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B9D81C" w14:textId="33B898DF" w:rsidR="0016147A" w:rsidRDefault="002347B9">
      <w:pPr>
        <w:pStyle w:val="Heading1"/>
        <w:jc w:val="center"/>
      </w:pPr>
      <w:r>
        <w:t>Expressions (General) Stem Lesson Ladder</w:t>
      </w:r>
    </w:p>
    <w:p w14:paraId="5CB9D82E" w14:textId="77777777" w:rsidR="0016147A" w:rsidRDefault="006B3963">
      <w:pPr>
        <w:pStyle w:val="Heading2"/>
      </w:pPr>
      <w:bookmarkStart w:id="0" w:name="_akjvyfbrdoyj" w:colFirst="0" w:colLast="0"/>
      <w:bookmarkStart w:id="1" w:name="_6o4zvd5wnqce" w:colFirst="0" w:colLast="0"/>
      <w:bookmarkEnd w:id="0"/>
      <w:bookmarkEnd w:id="1"/>
      <w:r>
        <w:t>PROGRESSION</w:t>
      </w:r>
    </w:p>
    <w:tbl>
      <w:tblPr>
        <w:tblStyle w:val="TableGrid"/>
        <w:tblW w:w="0" w:type="auto"/>
        <w:tblLook w:val="04A0" w:firstRow="1" w:lastRow="0" w:firstColumn="1" w:lastColumn="0" w:noHBand="0" w:noVBand="1"/>
      </w:tblPr>
      <w:tblGrid>
        <w:gridCol w:w="2052"/>
        <w:gridCol w:w="19183"/>
      </w:tblGrid>
      <w:tr w:rsidR="00842473" w:rsidRPr="000370C7" w14:paraId="63C92A3E" w14:textId="77777777" w:rsidTr="44FA64C8">
        <w:tc>
          <w:tcPr>
            <w:tcW w:w="2052" w:type="dxa"/>
            <w:shd w:val="clear" w:color="auto" w:fill="E1EBF7"/>
            <w:vAlign w:val="center"/>
          </w:tcPr>
          <w:p w14:paraId="6E05D85A" w14:textId="7C25FE3D" w:rsidR="00605985" w:rsidRPr="00682DE4" w:rsidRDefault="00C83EAB" w:rsidP="005823B5">
            <w:pPr>
              <w:jc w:val="center"/>
              <w:rPr>
                <w:b/>
                <w:bCs/>
                <w:sz w:val="22"/>
                <w:szCs w:val="22"/>
              </w:rPr>
            </w:pPr>
            <w:r w:rsidRPr="00682DE4">
              <w:rPr>
                <w:b/>
                <w:bCs/>
                <w:sz w:val="22"/>
                <w:szCs w:val="22"/>
              </w:rPr>
              <w:t>Definitions</w:t>
            </w:r>
          </w:p>
        </w:tc>
        <w:tc>
          <w:tcPr>
            <w:tcW w:w="19183" w:type="dxa"/>
          </w:tcPr>
          <w:p w14:paraId="5C033B4F" w14:textId="77777777" w:rsidR="00605985" w:rsidRPr="00682DE4" w:rsidRDefault="00C83EAB" w:rsidP="00046954">
            <w:pPr>
              <w:rPr>
                <w:sz w:val="22"/>
                <w:szCs w:val="22"/>
              </w:rPr>
            </w:pPr>
            <w:r w:rsidRPr="00682DE4">
              <w:rPr>
                <w:b/>
                <w:bCs/>
                <w:sz w:val="22"/>
                <w:szCs w:val="22"/>
              </w:rPr>
              <w:t>expression</w:t>
            </w:r>
            <w:r w:rsidRPr="00682DE4">
              <w:rPr>
                <w:sz w:val="22"/>
                <w:szCs w:val="22"/>
              </w:rPr>
              <w:t xml:space="preserve"> — finite string built from numbers, operation symbols, parentheses, and letters; after assigning numbers to letters, it denotes a number.</w:t>
            </w:r>
          </w:p>
          <w:p w14:paraId="030719FF" w14:textId="77777777" w:rsidR="00605985" w:rsidRPr="00682DE4" w:rsidRDefault="00C83EAB" w:rsidP="00046954">
            <w:pPr>
              <w:rPr>
                <w:sz w:val="22"/>
                <w:szCs w:val="22"/>
              </w:rPr>
            </w:pPr>
            <w:r w:rsidRPr="00682DE4">
              <w:rPr>
                <w:b/>
                <w:bCs/>
                <w:sz w:val="22"/>
                <w:szCs w:val="22"/>
              </w:rPr>
              <w:t>numerical expression</w:t>
            </w:r>
            <w:r w:rsidRPr="00682DE4">
              <w:rPr>
                <w:sz w:val="22"/>
                <w:szCs w:val="22"/>
              </w:rPr>
              <w:t xml:space="preserve"> — expression with no letters.</w:t>
            </w:r>
          </w:p>
          <w:p w14:paraId="427D0C60" w14:textId="77777777" w:rsidR="00605985" w:rsidRPr="00682DE4" w:rsidRDefault="00C83EAB" w:rsidP="00046954">
            <w:pPr>
              <w:rPr>
                <w:sz w:val="22"/>
                <w:szCs w:val="22"/>
              </w:rPr>
            </w:pPr>
            <w:r w:rsidRPr="00682DE4">
              <w:rPr>
                <w:b/>
                <w:bCs/>
                <w:sz w:val="22"/>
                <w:szCs w:val="22"/>
              </w:rPr>
              <w:t>variable</w:t>
            </w:r>
            <w:r w:rsidRPr="00682DE4">
              <w:rPr>
                <w:sz w:val="22"/>
                <w:szCs w:val="22"/>
              </w:rPr>
              <w:t xml:space="preserve"> — a letter that represents a number</w:t>
            </w:r>
          </w:p>
          <w:p w14:paraId="52509651" w14:textId="13861E17" w:rsidR="00605985" w:rsidRPr="00682DE4" w:rsidRDefault="00C83EAB" w:rsidP="00046954">
            <w:pPr>
              <w:rPr>
                <w:sz w:val="22"/>
                <w:szCs w:val="22"/>
              </w:rPr>
            </w:pPr>
            <w:r w:rsidRPr="00682DE4">
              <w:rPr>
                <w:b/>
                <w:bCs/>
                <w:sz w:val="22"/>
                <w:szCs w:val="22"/>
              </w:rPr>
              <w:t>term / coefficient</w:t>
            </w:r>
            <w:r w:rsidRPr="00682DE4">
              <w:rPr>
                <w:sz w:val="22"/>
                <w:szCs w:val="22"/>
              </w:rPr>
              <w:t xml:space="preserve"> — in a sum, each addend is a </w:t>
            </w:r>
            <w:r w:rsidRPr="00682DE4">
              <w:rPr>
                <w:i/>
                <w:iCs/>
                <w:sz w:val="22"/>
                <w:szCs w:val="22"/>
              </w:rPr>
              <w:t>term</w:t>
            </w:r>
            <w:r w:rsidRPr="00682DE4">
              <w:rPr>
                <w:sz w:val="22"/>
                <w:szCs w:val="22"/>
              </w:rPr>
              <w:t xml:space="preserve">; in a product like </w:t>
            </w:r>
            <m:oMath>
              <m:r>
                <w:rPr>
                  <w:rFonts w:ascii="Cambria Math" w:hAnsi="Cambria Math"/>
                  <w:sz w:val="22"/>
                  <w:szCs w:val="22"/>
                </w:rPr>
                <m:t>ax</m:t>
              </m:r>
            </m:oMath>
            <w:r w:rsidRPr="00682DE4">
              <w:rPr>
                <w:sz w:val="22"/>
                <w:szCs w:val="22"/>
              </w:rPr>
              <w:t xml:space="preserve">, </w:t>
            </w:r>
            <m:oMath>
              <m:r>
                <w:rPr>
                  <w:rFonts w:ascii="Cambria Math" w:hAnsi="Cambria Math"/>
                  <w:sz w:val="22"/>
                  <w:szCs w:val="22"/>
                </w:rPr>
                <m:t>a</m:t>
              </m:r>
            </m:oMath>
            <w:r w:rsidRPr="00682DE4">
              <w:rPr>
                <w:rFonts w:eastAsiaTheme="minorEastAsia"/>
                <w:sz w:val="22"/>
                <w:szCs w:val="22"/>
              </w:rPr>
              <w:t xml:space="preserve"> </w:t>
            </w:r>
            <w:r w:rsidRPr="00682DE4">
              <w:rPr>
                <w:sz w:val="22"/>
                <w:szCs w:val="22"/>
              </w:rPr>
              <w:t xml:space="preserve">is the </w:t>
            </w:r>
            <w:r w:rsidRPr="00682DE4">
              <w:rPr>
                <w:i/>
                <w:iCs/>
                <w:sz w:val="22"/>
                <w:szCs w:val="22"/>
              </w:rPr>
              <w:t>coefficient</w:t>
            </w:r>
            <w:r w:rsidRPr="00682DE4">
              <w:rPr>
                <w:sz w:val="22"/>
                <w:szCs w:val="22"/>
              </w:rPr>
              <w:t xml:space="preserve"> (numeric factor, not the variable).</w:t>
            </w:r>
          </w:p>
          <w:p w14:paraId="78A3914A" w14:textId="77777777" w:rsidR="00605985" w:rsidRPr="00682DE4" w:rsidRDefault="00C83EAB" w:rsidP="00046954">
            <w:pPr>
              <w:rPr>
                <w:sz w:val="22"/>
                <w:szCs w:val="22"/>
              </w:rPr>
            </w:pPr>
            <w:r w:rsidRPr="00682DE4">
              <w:rPr>
                <w:b/>
                <w:bCs/>
                <w:sz w:val="22"/>
                <w:szCs w:val="22"/>
              </w:rPr>
              <w:t>equation</w:t>
            </w:r>
            <w:r w:rsidRPr="00682DE4">
              <w:rPr>
                <w:sz w:val="22"/>
                <w:szCs w:val="22"/>
              </w:rPr>
              <w:t xml:space="preserve"> — statement asserting two expressions are equal (true/false relative to a stated domain).</w:t>
            </w:r>
          </w:p>
          <w:p w14:paraId="3609CB5B" w14:textId="2210E0D9" w:rsidR="00605985" w:rsidRPr="00682DE4" w:rsidRDefault="00C83EAB" w:rsidP="00046954">
            <w:pPr>
              <w:rPr>
                <w:sz w:val="22"/>
                <w:szCs w:val="22"/>
              </w:rPr>
            </w:pPr>
            <w:r w:rsidRPr="00682DE4">
              <w:rPr>
                <w:b/>
                <w:bCs/>
                <w:sz w:val="22"/>
                <w:szCs w:val="22"/>
              </w:rPr>
              <w:t>identity</w:t>
            </w:r>
            <w:r w:rsidRPr="00682DE4">
              <w:rPr>
                <w:sz w:val="22"/>
                <w:szCs w:val="22"/>
              </w:rPr>
              <w:t xml:space="preserve"> — </w:t>
            </w:r>
            <w:r w:rsidR="007200F3">
              <w:rPr>
                <w:sz w:val="22"/>
                <w:szCs w:val="22"/>
              </w:rPr>
              <w:t xml:space="preserve">an </w:t>
            </w:r>
            <w:r w:rsidRPr="00682DE4">
              <w:rPr>
                <w:sz w:val="22"/>
                <w:szCs w:val="22"/>
              </w:rPr>
              <w:t xml:space="preserve">equation </w:t>
            </w:r>
            <w:r w:rsidR="007200F3">
              <w:rPr>
                <w:sz w:val="22"/>
                <w:szCs w:val="22"/>
              </w:rPr>
              <w:t xml:space="preserve">that is </w:t>
            </w:r>
            <w:r w:rsidRPr="00682DE4">
              <w:rPr>
                <w:sz w:val="22"/>
                <w:szCs w:val="22"/>
              </w:rPr>
              <w:t xml:space="preserve">true for </w:t>
            </w:r>
            <w:r w:rsidRPr="00682DE4">
              <w:rPr>
                <w:b/>
                <w:bCs/>
                <w:sz w:val="22"/>
                <w:szCs w:val="22"/>
              </w:rPr>
              <w:t>all</w:t>
            </w:r>
            <w:r w:rsidRPr="00682DE4">
              <w:rPr>
                <w:sz w:val="22"/>
                <w:szCs w:val="22"/>
              </w:rPr>
              <w:t xml:space="preserve"> values in a stated “large” domain.</w:t>
            </w:r>
          </w:p>
          <w:p w14:paraId="30CB251F" w14:textId="77777777" w:rsidR="00605985" w:rsidRPr="00682DE4" w:rsidRDefault="00C83EAB" w:rsidP="00046954">
            <w:pPr>
              <w:rPr>
                <w:sz w:val="22"/>
                <w:szCs w:val="22"/>
              </w:rPr>
            </w:pPr>
            <w:r w:rsidRPr="00682DE4">
              <w:rPr>
                <w:b/>
                <w:bCs/>
                <w:sz w:val="22"/>
                <w:szCs w:val="22"/>
              </w:rPr>
              <w:t>equivalent expressions</w:t>
            </w:r>
            <w:r w:rsidRPr="00682DE4">
              <w:rPr>
                <w:sz w:val="22"/>
                <w:szCs w:val="22"/>
              </w:rPr>
              <w:t xml:space="preserve"> — two expressions that are equal for all allowed values (i.e., define an identity).</w:t>
            </w:r>
          </w:p>
          <w:p w14:paraId="7C5BDF8A" w14:textId="17930994" w:rsidR="00605985" w:rsidRPr="00682DE4" w:rsidRDefault="00C83EAB" w:rsidP="00046954">
            <w:pPr>
              <w:rPr>
                <w:sz w:val="22"/>
                <w:szCs w:val="22"/>
              </w:rPr>
            </w:pPr>
            <w:r w:rsidRPr="00682DE4">
              <w:rPr>
                <w:b/>
                <w:bCs/>
                <w:sz w:val="22"/>
                <w:szCs w:val="22"/>
              </w:rPr>
              <w:t>substitution &amp; evaluation</w:t>
            </w:r>
            <w:r w:rsidRPr="00682DE4">
              <w:rPr>
                <w:sz w:val="22"/>
                <w:szCs w:val="22"/>
              </w:rPr>
              <w:t xml:space="preserve"> — assign numbers to letters from the domain and compute.</w:t>
            </w:r>
          </w:p>
          <w:p w14:paraId="6B9BA3B2" w14:textId="77777777" w:rsidR="00605985" w:rsidRPr="00682DE4" w:rsidRDefault="00C83EAB" w:rsidP="00046954">
            <w:pPr>
              <w:rPr>
                <w:sz w:val="22"/>
                <w:szCs w:val="22"/>
              </w:rPr>
            </w:pPr>
            <w:r w:rsidRPr="00682DE4">
              <w:rPr>
                <w:b/>
                <w:bCs/>
                <w:sz w:val="22"/>
                <w:szCs w:val="22"/>
              </w:rPr>
              <w:t>domain</w:t>
            </w:r>
            <w:r w:rsidRPr="00682DE4">
              <w:rPr>
                <w:sz w:val="22"/>
                <w:szCs w:val="22"/>
              </w:rPr>
              <w:t xml:space="preserve"> — the set from which values may be taken (declare it; operations must be defined there).</w:t>
            </w:r>
          </w:p>
          <w:p w14:paraId="4CE3D987" w14:textId="77777777" w:rsidR="00605985" w:rsidRPr="00682DE4" w:rsidRDefault="00C83EAB" w:rsidP="00046954">
            <w:pPr>
              <w:rPr>
                <w:sz w:val="22"/>
                <w:szCs w:val="22"/>
              </w:rPr>
            </w:pPr>
            <w:r w:rsidRPr="00682DE4">
              <w:rPr>
                <w:b/>
                <w:bCs/>
                <w:sz w:val="22"/>
                <w:szCs w:val="22"/>
              </w:rPr>
              <w:t>properties of operations</w:t>
            </w:r>
            <w:r w:rsidRPr="00682DE4">
              <w:rPr>
                <w:sz w:val="22"/>
                <w:szCs w:val="22"/>
              </w:rPr>
              <w:t xml:space="preserve"> — commutativity/associativity of + and ×; distributivity of × over + (stated for the number system in use).</w:t>
            </w:r>
          </w:p>
          <w:p w14:paraId="5C1CDF3E" w14:textId="201B1865" w:rsidR="00605985" w:rsidRPr="00682DE4" w:rsidRDefault="00C83EAB" w:rsidP="00046954">
            <w:pPr>
              <w:rPr>
                <w:sz w:val="22"/>
                <w:szCs w:val="22"/>
              </w:rPr>
            </w:pPr>
            <w:r w:rsidRPr="00682DE4">
              <w:rPr>
                <w:b/>
                <w:bCs/>
                <w:sz w:val="22"/>
                <w:szCs w:val="22"/>
              </w:rPr>
              <w:t>whole-number exponent</w:t>
            </w:r>
            <w:r w:rsidRPr="00682DE4">
              <w:rPr>
                <w:sz w:val="22"/>
                <w:szCs w:val="22"/>
              </w:rPr>
              <w:t xml:space="preserve"> — for base </w:t>
            </w:r>
            <m:oMath>
              <m:r>
                <w:rPr>
                  <w:rFonts w:ascii="Cambria Math" w:hAnsi="Cambria Math"/>
                  <w:sz w:val="22"/>
                  <w:szCs w:val="22"/>
                </w:rPr>
                <m:t>a</m:t>
              </m:r>
            </m:oMath>
            <w:r w:rsidRPr="00682DE4">
              <w:rPr>
                <w:sz w:val="22"/>
                <w:szCs w:val="22"/>
              </w:rPr>
              <w:t xml:space="preserve"> and integer </w:t>
            </w:r>
            <m:oMath>
              <m:r>
                <w:rPr>
                  <w:rFonts w:ascii="Cambria Math" w:hAnsi="Cambria Math"/>
                  <w:sz w:val="22"/>
                  <w:szCs w:val="22"/>
                </w:rPr>
                <m:t>n≥1</m:t>
              </m:r>
            </m:oMath>
            <w:r w:rsidRPr="00682DE4">
              <w:rPr>
                <w:sz w:val="22"/>
                <w:szCs w:val="22"/>
              </w:rPr>
              <w:t xml:space="preserve">: </w:t>
            </w:r>
            <m:oMath>
              <m:sSup>
                <m:sSupPr>
                  <m:ctrlPr>
                    <w:rPr>
                      <w:rFonts w:ascii="Cambria Math" w:hAnsi="Cambria Math"/>
                      <w:sz w:val="22"/>
                      <w:szCs w:val="22"/>
                    </w:rPr>
                  </m:ctrlPr>
                </m:sSupPr>
                <m:e>
                  <m:r>
                    <w:rPr>
                      <w:rFonts w:ascii="Cambria Math" w:hAnsi="Cambria Math"/>
                      <w:sz w:val="22"/>
                      <w:szCs w:val="22"/>
                    </w:rPr>
                    <m:t>a</m:t>
                  </m:r>
                </m:e>
                <m:sup>
                  <m:r>
                    <w:rPr>
                      <w:rFonts w:ascii="Cambria Math" w:hAnsi="Cambria Math"/>
                      <w:sz w:val="22"/>
                      <w:szCs w:val="22"/>
                    </w:rPr>
                    <m:t>n</m:t>
                  </m:r>
                </m:sup>
              </m:sSup>
            </m:oMath>
            <w:r w:rsidRPr="00682DE4">
              <w:rPr>
                <w:sz w:val="22"/>
                <w:szCs w:val="22"/>
              </w:rPr>
              <w:t xml:space="preserve"> is the product of </w:t>
            </w:r>
            <m:oMath>
              <m:r>
                <w:rPr>
                  <w:rFonts w:ascii="Cambria Math" w:hAnsi="Cambria Math"/>
                  <w:sz w:val="22"/>
                  <w:szCs w:val="22"/>
                </w:rPr>
                <m:t>n</m:t>
              </m:r>
            </m:oMath>
            <w:r w:rsidRPr="00682DE4">
              <w:rPr>
                <w:sz w:val="22"/>
                <w:szCs w:val="22"/>
              </w:rPr>
              <w:t xml:space="preserve"> copies of </w:t>
            </w:r>
            <m:oMath>
              <m:r>
                <w:rPr>
                  <w:rFonts w:ascii="Cambria Math" w:hAnsi="Cambria Math"/>
                  <w:sz w:val="22"/>
                  <w:szCs w:val="22"/>
                </w:rPr>
                <m:t>a</m:t>
              </m:r>
            </m:oMath>
            <w:r w:rsidRPr="00682DE4">
              <w:rPr>
                <w:sz w:val="22"/>
                <w:szCs w:val="22"/>
              </w:rPr>
              <w:t xml:space="preserve">; </w:t>
            </w:r>
            <w:r>
              <w:rPr>
                <w:sz w:val="22"/>
                <w:szCs w:val="22"/>
              </w:rPr>
              <w:t>define</w:t>
            </w:r>
            <w:r w:rsidRPr="00682DE4">
              <w:rPr>
                <w:sz w:val="22"/>
                <w:szCs w:val="22"/>
              </w:rPr>
              <w:t xml:space="preserve"> </w:t>
            </w:r>
            <m:oMath>
              <m:sSup>
                <m:sSupPr>
                  <m:ctrlPr>
                    <w:rPr>
                      <w:rFonts w:ascii="Cambria Math" w:hAnsi="Cambria Math"/>
                      <w:sz w:val="22"/>
                      <w:szCs w:val="22"/>
                    </w:rPr>
                  </m:ctrlPr>
                </m:sSupPr>
                <m:e>
                  <m:r>
                    <w:rPr>
                      <w:rFonts w:ascii="Cambria Math" w:hAnsi="Cambria Math"/>
                      <w:sz w:val="22"/>
                      <w:szCs w:val="22"/>
                    </w:rPr>
                    <m:t>a</m:t>
                  </m:r>
                </m:e>
                <m:sup>
                  <m:r>
                    <w:rPr>
                      <w:rFonts w:ascii="Cambria Math" w:hAnsi="Cambria Math"/>
                      <w:sz w:val="22"/>
                      <w:szCs w:val="22"/>
                    </w:rPr>
                    <m:t>0</m:t>
                  </m:r>
                </m:sup>
              </m:sSup>
              <m:r>
                <w:rPr>
                  <w:rFonts w:ascii="Cambria Math" w:hAnsi="Cambria Math"/>
                  <w:sz w:val="22"/>
                  <w:szCs w:val="22"/>
                </w:rPr>
                <m:t>=1</m:t>
              </m:r>
            </m:oMath>
            <w:r w:rsidRPr="00682DE4">
              <w:rPr>
                <w:rFonts w:eastAsiaTheme="minorEastAsia"/>
                <w:sz w:val="22"/>
                <w:szCs w:val="22"/>
              </w:rPr>
              <w:t xml:space="preserve"> </w:t>
            </w:r>
            <w:r w:rsidRPr="00682DE4">
              <w:rPr>
                <w:sz w:val="22"/>
                <w:szCs w:val="22"/>
              </w:rPr>
              <w:t xml:space="preserve">for </w:t>
            </w:r>
            <m:oMath>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0</m:t>
              </m:r>
            </m:oMath>
            <w:r w:rsidRPr="00682DE4">
              <w:rPr>
                <w:sz w:val="22"/>
                <w:szCs w:val="22"/>
              </w:rPr>
              <w:t xml:space="preserve">. </w:t>
            </w:r>
            <m:oMath>
              <m:r>
                <w:rPr>
                  <w:rFonts w:ascii="Cambria Math" w:hAnsi="Cambria Math"/>
                  <w:sz w:val="22"/>
                  <w:szCs w:val="22"/>
                </w:rPr>
                <m:t>n</m:t>
              </m:r>
            </m:oMath>
            <w:r w:rsidRPr="00682DE4">
              <w:rPr>
                <w:sz w:val="22"/>
                <w:szCs w:val="22"/>
              </w:rPr>
              <w:t xml:space="preserve"> is the exponent.</w:t>
            </w:r>
          </w:p>
          <w:p w14:paraId="7149DDD1" w14:textId="4F742D23" w:rsidR="00605985" w:rsidRPr="00682DE4" w:rsidRDefault="00C83EAB">
            <w:pPr>
              <w:rPr>
                <w:sz w:val="22"/>
                <w:szCs w:val="22"/>
              </w:rPr>
            </w:pPr>
            <w:r w:rsidRPr="00682DE4">
              <w:rPr>
                <w:b/>
                <w:bCs/>
                <w:sz w:val="22"/>
                <w:szCs w:val="22"/>
              </w:rPr>
              <w:t>order of operations</w:t>
            </w:r>
            <w:r w:rsidRPr="00682DE4">
              <w:rPr>
                <w:sz w:val="22"/>
                <w:szCs w:val="22"/>
              </w:rPr>
              <w:t xml:space="preserve"> — parsing convention to avoid extra parentheses; a tool</w:t>
            </w:r>
            <w:r>
              <w:rPr>
                <w:sz w:val="22"/>
                <w:szCs w:val="22"/>
              </w:rPr>
              <w:t xml:space="preserve"> and convention</w:t>
            </w:r>
            <w:r w:rsidRPr="00682DE4">
              <w:rPr>
                <w:sz w:val="22"/>
                <w:szCs w:val="22"/>
              </w:rPr>
              <w:t>, not a theorem.</w:t>
            </w:r>
          </w:p>
        </w:tc>
      </w:tr>
      <w:tr w:rsidR="00842473" w:rsidRPr="000370C7" w14:paraId="49F0286D" w14:textId="77777777" w:rsidTr="44FA64C8">
        <w:tc>
          <w:tcPr>
            <w:tcW w:w="2052" w:type="dxa"/>
            <w:shd w:val="clear" w:color="auto" w:fill="E1EBF7"/>
            <w:vAlign w:val="center"/>
          </w:tcPr>
          <w:p w14:paraId="6B991D14" w14:textId="5F9DC485" w:rsidR="00605985" w:rsidRPr="00682DE4" w:rsidRDefault="00C83EAB" w:rsidP="005823B5">
            <w:pPr>
              <w:jc w:val="center"/>
              <w:rPr>
                <w:b/>
                <w:bCs/>
                <w:sz w:val="22"/>
                <w:szCs w:val="22"/>
              </w:rPr>
            </w:pPr>
            <w:r w:rsidRPr="00682DE4">
              <w:rPr>
                <w:b/>
                <w:bCs/>
                <w:sz w:val="22"/>
                <w:szCs w:val="22"/>
              </w:rPr>
              <w:t>Essential Foundational Knowledge (Roots)</w:t>
            </w:r>
          </w:p>
        </w:tc>
        <w:tc>
          <w:tcPr>
            <w:tcW w:w="19183" w:type="dxa"/>
          </w:tcPr>
          <w:p w14:paraId="2CE12CBB" w14:textId="77777777" w:rsidR="00605985" w:rsidRPr="00682DE4" w:rsidRDefault="00C83EAB" w:rsidP="00280BA7">
            <w:pPr>
              <w:pStyle w:val="ListParagraph"/>
              <w:numPr>
                <w:ilvl w:val="0"/>
                <w:numId w:val="1"/>
              </w:numPr>
              <w:spacing w:before="240" w:after="240" w:line="279" w:lineRule="auto"/>
              <w:rPr>
                <w:rFonts w:ascii="Aptos" w:eastAsia="Aptos" w:hAnsi="Aptos" w:cs="Aptos"/>
                <w:b/>
                <w:bCs/>
                <w:sz w:val="22"/>
                <w:szCs w:val="22"/>
              </w:rPr>
            </w:pPr>
            <w:r w:rsidRPr="00682DE4">
              <w:rPr>
                <w:rFonts w:ascii="Aptos" w:eastAsia="Aptos" w:hAnsi="Aptos" w:cs="Aptos"/>
                <w:b/>
                <w:bCs/>
                <w:sz w:val="22"/>
                <w:szCs w:val="22"/>
              </w:rPr>
              <w:t xml:space="preserve">Equality &amp; Expressions - </w:t>
            </w:r>
            <w:r w:rsidRPr="00682DE4">
              <w:rPr>
                <w:rFonts w:ascii="Aptos" w:eastAsia="Aptos" w:hAnsi="Aptos" w:cs="Aptos"/>
                <w:sz w:val="22"/>
                <w:szCs w:val="22"/>
              </w:rPr>
              <w:t>Equal sign asserts a truth claim. Is not a “command to compute”</w:t>
            </w:r>
          </w:p>
          <w:p w14:paraId="557DC0B9" w14:textId="77777777" w:rsidR="00605985" w:rsidRPr="00682DE4" w:rsidRDefault="00C83EAB" w:rsidP="00280BA7">
            <w:pPr>
              <w:pStyle w:val="ListParagraph"/>
              <w:numPr>
                <w:ilvl w:val="0"/>
                <w:numId w:val="1"/>
              </w:numPr>
              <w:spacing w:before="240" w:after="240" w:line="279" w:lineRule="auto"/>
              <w:rPr>
                <w:rFonts w:ascii="Aptos" w:eastAsia="Aptos" w:hAnsi="Aptos" w:cs="Aptos"/>
                <w:b/>
                <w:bCs/>
                <w:sz w:val="22"/>
                <w:szCs w:val="22"/>
              </w:rPr>
            </w:pPr>
            <w:r w:rsidRPr="00682DE4">
              <w:rPr>
                <w:rFonts w:ascii="Aptos" w:eastAsia="Aptos" w:hAnsi="Aptos" w:cs="Aptos"/>
                <w:b/>
                <w:bCs/>
                <w:sz w:val="22"/>
                <w:szCs w:val="22"/>
              </w:rPr>
              <w:t>Properties of Operations (Number → Fraction → Rational)</w:t>
            </w:r>
          </w:p>
          <w:p w14:paraId="54575B4A" w14:textId="77777777" w:rsidR="00605985" w:rsidRPr="00682DE4" w:rsidRDefault="00C83EAB" w:rsidP="00280BA7">
            <w:pPr>
              <w:pStyle w:val="ListParagraph"/>
              <w:numPr>
                <w:ilvl w:val="1"/>
                <w:numId w:val="1"/>
              </w:numPr>
              <w:spacing w:before="240" w:after="240" w:line="279" w:lineRule="auto"/>
              <w:rPr>
                <w:rFonts w:ascii="Aptos" w:eastAsia="Aptos" w:hAnsi="Aptos" w:cs="Aptos"/>
                <w:sz w:val="22"/>
                <w:szCs w:val="22"/>
              </w:rPr>
            </w:pPr>
            <w:r w:rsidRPr="00682DE4">
              <w:rPr>
                <w:rFonts w:ascii="Aptos" w:eastAsia="Aptos" w:hAnsi="Aptos" w:cs="Aptos"/>
                <w:sz w:val="22"/>
                <w:szCs w:val="22"/>
              </w:rPr>
              <w:t>Commutative and associative laws for addition/multiplication.</w:t>
            </w:r>
          </w:p>
          <w:p w14:paraId="3655F6CE" w14:textId="77777777" w:rsidR="00605985" w:rsidRPr="00682DE4" w:rsidRDefault="00C83EAB" w:rsidP="00280BA7">
            <w:pPr>
              <w:pStyle w:val="ListParagraph"/>
              <w:numPr>
                <w:ilvl w:val="1"/>
                <w:numId w:val="1"/>
              </w:numPr>
              <w:spacing w:before="240" w:after="240" w:line="279" w:lineRule="auto"/>
              <w:rPr>
                <w:rFonts w:ascii="Aptos" w:eastAsia="Aptos" w:hAnsi="Aptos" w:cs="Aptos"/>
                <w:sz w:val="22"/>
                <w:szCs w:val="22"/>
              </w:rPr>
            </w:pPr>
            <w:r w:rsidRPr="00682DE4">
              <w:rPr>
                <w:rFonts w:ascii="Aptos" w:eastAsia="Aptos" w:hAnsi="Aptos" w:cs="Aptos"/>
                <w:sz w:val="22"/>
                <w:szCs w:val="22"/>
              </w:rPr>
              <w:t>Distributive law of multiplication over addition.</w:t>
            </w:r>
          </w:p>
          <w:p w14:paraId="1AEA1D45" w14:textId="77777777" w:rsidR="00605985" w:rsidRPr="00682DE4" w:rsidRDefault="00C83EAB" w:rsidP="00280BA7">
            <w:pPr>
              <w:pStyle w:val="ListParagraph"/>
              <w:numPr>
                <w:ilvl w:val="1"/>
                <w:numId w:val="1"/>
              </w:numPr>
              <w:spacing w:before="240" w:after="240" w:line="279" w:lineRule="auto"/>
              <w:rPr>
                <w:rFonts w:ascii="Aptos" w:eastAsia="Aptos" w:hAnsi="Aptos" w:cs="Aptos"/>
                <w:sz w:val="22"/>
                <w:szCs w:val="22"/>
              </w:rPr>
            </w:pPr>
            <w:r w:rsidRPr="00682DE4">
              <w:rPr>
                <w:rFonts w:ascii="Aptos" w:eastAsia="Aptos" w:hAnsi="Aptos" w:cs="Aptos"/>
                <w:sz w:val="22"/>
                <w:szCs w:val="22"/>
              </w:rPr>
              <w:t>Extended explicitly from whole numbers to fractions and then to rational numbers.</w:t>
            </w:r>
          </w:p>
          <w:p w14:paraId="2271B124" w14:textId="77777777" w:rsidR="00605985" w:rsidRPr="00682DE4" w:rsidRDefault="00C83EAB" w:rsidP="00280BA7">
            <w:pPr>
              <w:pStyle w:val="ListParagraph"/>
              <w:numPr>
                <w:ilvl w:val="0"/>
                <w:numId w:val="1"/>
              </w:numPr>
              <w:spacing w:before="240" w:after="240" w:line="279" w:lineRule="auto"/>
              <w:rPr>
                <w:rFonts w:ascii="Aptos" w:eastAsia="Aptos" w:hAnsi="Aptos" w:cs="Aptos"/>
                <w:b/>
                <w:bCs/>
                <w:sz w:val="22"/>
                <w:szCs w:val="22"/>
              </w:rPr>
            </w:pPr>
            <w:r w:rsidRPr="00682DE4">
              <w:rPr>
                <w:rFonts w:ascii="Aptos" w:eastAsia="Aptos" w:hAnsi="Aptos" w:cs="Aptos"/>
                <w:b/>
                <w:bCs/>
                <w:sz w:val="22"/>
                <w:szCs w:val="22"/>
              </w:rPr>
              <w:t>Whole number exponents with base 10</w:t>
            </w:r>
          </w:p>
          <w:p w14:paraId="7EA57A15" w14:textId="77777777" w:rsidR="00605985" w:rsidRPr="00682DE4" w:rsidRDefault="00C83EAB" w:rsidP="00280BA7">
            <w:pPr>
              <w:pStyle w:val="ListParagraph"/>
              <w:numPr>
                <w:ilvl w:val="1"/>
                <w:numId w:val="1"/>
              </w:numPr>
              <w:spacing w:before="240" w:after="240" w:line="279" w:lineRule="auto"/>
              <w:rPr>
                <w:rFonts w:ascii="Aptos" w:eastAsia="Aptos" w:hAnsi="Aptos" w:cs="Aptos"/>
                <w:sz w:val="22"/>
                <w:szCs w:val="22"/>
              </w:rPr>
            </w:pPr>
            <w:r w:rsidRPr="00682DE4">
              <w:rPr>
                <w:rFonts w:ascii="Aptos" w:eastAsia="Aptos" w:hAnsi="Aptos" w:cs="Aptos"/>
                <w:sz w:val="22"/>
                <w:szCs w:val="22"/>
              </w:rPr>
              <w:t xml:space="preserve">Definition: for base </w:t>
            </w:r>
            <m:oMath>
              <m:r>
                <w:rPr>
                  <w:rFonts w:ascii="Cambria Math" w:eastAsia="Cambria Math" w:hAnsi="Cambria Math" w:cs="Cambria Math"/>
                  <w:sz w:val="22"/>
                  <w:szCs w:val="22"/>
                  <w:lang w:val=""/>
                </w:rPr>
                <m:t>10</m:t>
              </m:r>
              <m:r>
                <w:rPr>
                  <w:rFonts w:ascii="Cambria Math" w:eastAsia="Aptos" w:hAnsi="Cambria Math" w:cs="Aptos"/>
                  <w:sz w:val="22"/>
                  <w:szCs w:val="22"/>
                </w:rPr>
                <m:t xml:space="preserve"> </m:t>
              </m:r>
            </m:oMath>
            <w:r w:rsidRPr="00682DE4">
              <w:rPr>
                <w:rFonts w:ascii="Aptos" w:eastAsia="Aptos" w:hAnsi="Aptos" w:cs="Aptos"/>
                <w:sz w:val="22"/>
                <w:szCs w:val="22"/>
              </w:rPr>
              <w:t xml:space="preserve"> and whole number </w:t>
            </w:r>
            <m:oMath>
              <m:r>
                <w:rPr>
                  <w:rFonts w:ascii="Cambria Math" w:eastAsia="Cambria Math" w:hAnsi="Cambria Math" w:cs="Cambria Math"/>
                  <w:sz w:val="22"/>
                  <w:szCs w:val="22"/>
                  <w:lang w:val=""/>
                </w:rPr>
                <m:t>n≥1</m:t>
              </m:r>
            </m:oMath>
            <w:r w:rsidRPr="00682DE4">
              <w:rPr>
                <w:rFonts w:ascii="Cambria Math" w:eastAsia="Cambria Math" w:hAnsi="Cambria Math" w:cs="Cambria Math"/>
                <w:i/>
                <w:iCs/>
                <w:sz w:val="22"/>
                <w:szCs w:val="22"/>
                <w:lang w:val=""/>
              </w:rPr>
              <w:t xml:space="preserve">, </w:t>
            </w:r>
            <m:oMath>
              <m:sSup>
                <m:sSupPr>
                  <m:ctrlPr>
                    <w:rPr>
                      <w:rFonts w:ascii="Cambria Math" w:eastAsia="Cambria Math" w:hAnsi="Cambria Math" w:cs="Cambria Math"/>
                      <w:i/>
                      <w:iCs/>
                      <w:sz w:val="22"/>
                      <w:szCs w:val="22"/>
                      <w:lang w:val=""/>
                    </w:rPr>
                  </m:ctrlPr>
                </m:sSupPr>
                <m:e>
                  <m:r>
                    <w:rPr>
                      <w:rFonts w:ascii="Cambria Math" w:eastAsia="Cambria Math" w:hAnsi="Cambria Math" w:cs="Cambria Math"/>
                      <w:sz w:val="22"/>
                      <w:szCs w:val="22"/>
                      <w:lang w:val=""/>
                    </w:rPr>
                    <m:t>10</m:t>
                  </m:r>
                </m:e>
                <m:sup>
                  <m:r>
                    <w:rPr>
                      <w:rFonts w:ascii="Cambria Math" w:eastAsia="Cambria Math" w:hAnsi="Cambria Math" w:cs="Cambria Math"/>
                      <w:sz w:val="22"/>
                      <w:szCs w:val="22"/>
                      <w:lang w:val=""/>
                    </w:rPr>
                    <m:t>n</m:t>
                  </m:r>
                </m:sup>
              </m:sSup>
            </m:oMath>
            <w:r w:rsidRPr="00682DE4">
              <w:rPr>
                <w:rFonts w:ascii="Aptos" w:eastAsia="Aptos" w:hAnsi="Aptos" w:cs="Aptos"/>
                <w:sz w:val="22"/>
                <w:szCs w:val="22"/>
              </w:rPr>
              <w:t xml:space="preserve"> is repeated multiplication.</w:t>
            </w:r>
          </w:p>
          <w:p w14:paraId="2D4966D3" w14:textId="77777777" w:rsidR="00605985" w:rsidRPr="00682DE4" w:rsidRDefault="00C83EAB" w:rsidP="00280BA7">
            <w:pPr>
              <w:pStyle w:val="ListParagraph"/>
              <w:numPr>
                <w:ilvl w:val="0"/>
                <w:numId w:val="1"/>
              </w:numPr>
              <w:spacing w:before="240" w:after="240" w:line="279" w:lineRule="auto"/>
              <w:rPr>
                <w:rFonts w:ascii="Aptos" w:eastAsia="Aptos" w:hAnsi="Aptos" w:cs="Aptos"/>
                <w:b/>
                <w:bCs/>
                <w:i/>
                <w:iCs/>
                <w:sz w:val="22"/>
                <w:szCs w:val="22"/>
              </w:rPr>
            </w:pPr>
            <w:r w:rsidRPr="00682DE4">
              <w:rPr>
                <w:b/>
                <w:bCs/>
                <w:sz w:val="22"/>
                <w:szCs w:val="22"/>
              </w:rPr>
              <w:t>Have seen a variable</w:t>
            </w:r>
            <w:r w:rsidRPr="00682DE4">
              <w:rPr>
                <w:b/>
                <w:bCs/>
                <w:i/>
                <w:iCs/>
                <w:sz w:val="22"/>
                <w:szCs w:val="22"/>
              </w:rPr>
              <w:t xml:space="preserve"> </w:t>
            </w:r>
          </w:p>
          <w:p w14:paraId="73FA7568" w14:textId="77777777" w:rsidR="00605985" w:rsidRPr="00682DE4" w:rsidRDefault="00C83EAB" w:rsidP="00280BA7">
            <w:pPr>
              <w:pStyle w:val="ListParagraph"/>
              <w:numPr>
                <w:ilvl w:val="1"/>
                <w:numId w:val="1"/>
              </w:numPr>
              <w:spacing w:before="240" w:after="240" w:line="279" w:lineRule="auto"/>
              <w:rPr>
                <w:rFonts w:ascii="Aptos" w:eastAsia="Aptos" w:hAnsi="Aptos" w:cs="Aptos"/>
                <w:sz w:val="22"/>
                <w:szCs w:val="22"/>
              </w:rPr>
            </w:pPr>
            <w:r w:rsidRPr="00682DE4">
              <w:rPr>
                <w:sz w:val="22"/>
                <w:szCs w:val="22"/>
              </w:rPr>
              <w:t>letter used as a placeholder for numbers in a set</w:t>
            </w:r>
          </w:p>
          <w:p w14:paraId="6BFD7F66" w14:textId="57C3DFA7" w:rsidR="00605985" w:rsidRPr="00682DE4" w:rsidRDefault="00C83EAB" w:rsidP="00280BA7">
            <w:pPr>
              <w:pStyle w:val="ListParagraph"/>
              <w:numPr>
                <w:ilvl w:val="1"/>
                <w:numId w:val="1"/>
              </w:numPr>
              <w:spacing w:before="240" w:after="240" w:line="279" w:lineRule="auto"/>
              <w:rPr>
                <w:rFonts w:ascii="Aptos" w:eastAsia="Aptos" w:hAnsi="Aptos" w:cs="Aptos"/>
                <w:sz w:val="22"/>
                <w:szCs w:val="22"/>
              </w:rPr>
            </w:pPr>
            <w:r w:rsidRPr="00682DE4">
              <w:rPr>
                <w:sz w:val="22"/>
                <w:szCs w:val="22"/>
              </w:rPr>
              <w:t>“variable” low-drama—just “a letter we will later assign numbers to,” avoid silliness like “a quantity that varies.”</w:t>
            </w:r>
          </w:p>
        </w:tc>
      </w:tr>
      <w:tr w:rsidR="00842473" w:rsidRPr="00660E86" w14:paraId="16D906D3" w14:textId="77777777" w:rsidTr="44FA64C8">
        <w:tc>
          <w:tcPr>
            <w:tcW w:w="2052" w:type="dxa"/>
            <w:shd w:val="clear" w:color="auto" w:fill="E1EBF7"/>
            <w:vAlign w:val="center"/>
          </w:tcPr>
          <w:p w14:paraId="57EAFE23" w14:textId="1974BD06" w:rsidR="00605985" w:rsidRPr="00682DE4" w:rsidRDefault="00C83EAB" w:rsidP="005823B5">
            <w:pPr>
              <w:jc w:val="center"/>
              <w:rPr>
                <w:b/>
                <w:bCs/>
                <w:sz w:val="22"/>
                <w:szCs w:val="22"/>
              </w:rPr>
            </w:pPr>
            <w:r w:rsidRPr="00682DE4">
              <w:rPr>
                <w:b/>
                <w:bCs/>
                <w:sz w:val="22"/>
                <w:szCs w:val="22"/>
              </w:rPr>
              <w:t>Leads to</w:t>
            </w:r>
          </w:p>
        </w:tc>
        <w:tc>
          <w:tcPr>
            <w:tcW w:w="19183" w:type="dxa"/>
          </w:tcPr>
          <w:p w14:paraId="43543CBF" w14:textId="77777777" w:rsidR="00605985" w:rsidRPr="00682DE4" w:rsidRDefault="00C83EAB" w:rsidP="00280BA7">
            <w:pPr>
              <w:pStyle w:val="ListParagraph"/>
              <w:numPr>
                <w:ilvl w:val="0"/>
                <w:numId w:val="3"/>
              </w:numPr>
              <w:spacing w:before="240" w:after="240" w:line="279" w:lineRule="auto"/>
              <w:rPr>
                <w:rFonts w:ascii="Aptos" w:eastAsia="Aptos" w:hAnsi="Aptos" w:cs="Aptos"/>
                <w:b/>
                <w:bCs/>
                <w:sz w:val="22"/>
                <w:szCs w:val="22"/>
              </w:rPr>
            </w:pPr>
            <w:r w:rsidRPr="00682DE4">
              <w:rPr>
                <w:rFonts w:ascii="Aptos" w:eastAsia="Aptos" w:hAnsi="Aptos" w:cs="Aptos"/>
                <w:b/>
                <w:bCs/>
                <w:sz w:val="22"/>
                <w:szCs w:val="22"/>
              </w:rPr>
              <w:t>Polynomial Arithmetic &amp; Identities</w:t>
            </w:r>
          </w:p>
          <w:p w14:paraId="11AB37BE" w14:textId="05AAA773" w:rsidR="00605985" w:rsidRPr="00682DE4" w:rsidRDefault="00C83EAB" w:rsidP="00280BA7">
            <w:pPr>
              <w:pStyle w:val="ListParagraph"/>
              <w:numPr>
                <w:ilvl w:val="1"/>
                <w:numId w:val="3"/>
              </w:numPr>
              <w:spacing w:before="240" w:after="240" w:line="279" w:lineRule="auto"/>
              <w:rPr>
                <w:rFonts w:ascii="Aptos" w:eastAsia="Aptos" w:hAnsi="Aptos" w:cs="Aptos"/>
                <w:sz w:val="22"/>
                <w:szCs w:val="22"/>
              </w:rPr>
            </w:pPr>
            <w:r w:rsidRPr="00682DE4">
              <w:rPr>
                <w:rFonts w:ascii="Aptos" w:eastAsia="Aptos" w:hAnsi="Aptos" w:cs="Aptos"/>
                <w:sz w:val="22"/>
                <w:szCs w:val="22"/>
              </w:rPr>
              <w:t>Structured use of distributivity and associativity for multi-term expressions; factoring as application of distributi</w:t>
            </w:r>
            <w:r>
              <w:rPr>
                <w:rFonts w:ascii="Aptos" w:eastAsia="Aptos" w:hAnsi="Aptos" w:cs="Aptos"/>
                <w:sz w:val="22"/>
                <w:szCs w:val="22"/>
              </w:rPr>
              <w:t>ve law</w:t>
            </w:r>
            <w:r w:rsidRPr="00682DE4">
              <w:rPr>
                <w:rFonts w:ascii="Aptos" w:eastAsia="Aptos" w:hAnsi="Aptos" w:cs="Aptos"/>
                <w:sz w:val="22"/>
                <w:szCs w:val="22"/>
              </w:rPr>
              <w:t>.</w:t>
            </w:r>
          </w:p>
          <w:p w14:paraId="70862B05" w14:textId="77777777" w:rsidR="00605985" w:rsidRPr="00682DE4" w:rsidRDefault="00C83EAB" w:rsidP="00280BA7">
            <w:pPr>
              <w:pStyle w:val="ListParagraph"/>
              <w:numPr>
                <w:ilvl w:val="0"/>
                <w:numId w:val="3"/>
              </w:numPr>
              <w:spacing w:before="240" w:after="240" w:line="279" w:lineRule="auto"/>
              <w:rPr>
                <w:rFonts w:ascii="Aptos" w:eastAsia="Aptos" w:hAnsi="Aptos" w:cs="Aptos"/>
                <w:b/>
                <w:bCs/>
                <w:sz w:val="22"/>
                <w:szCs w:val="22"/>
              </w:rPr>
            </w:pPr>
            <w:r w:rsidRPr="00682DE4">
              <w:rPr>
                <w:rFonts w:ascii="Aptos" w:eastAsia="Aptos" w:hAnsi="Aptos" w:cs="Aptos"/>
                <w:b/>
                <w:bCs/>
                <w:sz w:val="22"/>
                <w:szCs w:val="22"/>
              </w:rPr>
              <w:t>Equations and Inequalities</w:t>
            </w:r>
          </w:p>
          <w:p w14:paraId="662D4517" w14:textId="77777777" w:rsidR="00605985" w:rsidRPr="00682DE4" w:rsidRDefault="00C83EAB" w:rsidP="00280BA7">
            <w:pPr>
              <w:pStyle w:val="ListParagraph"/>
              <w:numPr>
                <w:ilvl w:val="1"/>
                <w:numId w:val="3"/>
              </w:numPr>
              <w:spacing w:before="240" w:after="240" w:line="279" w:lineRule="auto"/>
              <w:rPr>
                <w:rFonts w:ascii="Aptos" w:eastAsia="Aptos" w:hAnsi="Aptos" w:cs="Aptos"/>
                <w:sz w:val="22"/>
                <w:szCs w:val="22"/>
              </w:rPr>
            </w:pPr>
            <w:r w:rsidRPr="00682DE4">
              <w:rPr>
                <w:rFonts w:ascii="Aptos" w:eastAsia="Aptos" w:hAnsi="Aptos" w:cs="Aptos"/>
                <w:sz w:val="22"/>
                <w:szCs w:val="22"/>
              </w:rPr>
              <w:t>Solving by equality-preserving steps grounded in the laws; linear first, then quadratic by factoring.</w:t>
            </w:r>
          </w:p>
          <w:p w14:paraId="71C0814F" w14:textId="77777777" w:rsidR="00605985" w:rsidRPr="00682DE4" w:rsidRDefault="00C83EAB" w:rsidP="00280BA7">
            <w:pPr>
              <w:pStyle w:val="ListParagraph"/>
              <w:numPr>
                <w:ilvl w:val="0"/>
                <w:numId w:val="3"/>
              </w:numPr>
              <w:spacing w:before="240" w:after="240" w:line="279" w:lineRule="auto"/>
              <w:rPr>
                <w:rFonts w:ascii="Aptos" w:eastAsia="Aptos" w:hAnsi="Aptos" w:cs="Aptos"/>
                <w:b/>
                <w:bCs/>
                <w:sz w:val="22"/>
                <w:szCs w:val="22"/>
              </w:rPr>
            </w:pPr>
            <w:r w:rsidRPr="00682DE4">
              <w:rPr>
                <w:rFonts w:ascii="Aptos" w:eastAsia="Aptos" w:hAnsi="Aptos" w:cs="Aptos"/>
                <w:b/>
                <w:bCs/>
                <w:sz w:val="22"/>
                <w:szCs w:val="22"/>
              </w:rPr>
              <w:t>Extended Exponent Work</w:t>
            </w:r>
          </w:p>
          <w:p w14:paraId="012D9A81" w14:textId="77777777" w:rsidR="00605985" w:rsidRPr="00682DE4" w:rsidRDefault="00C83EAB" w:rsidP="00280BA7">
            <w:pPr>
              <w:pStyle w:val="ListParagraph"/>
              <w:numPr>
                <w:ilvl w:val="1"/>
                <w:numId w:val="3"/>
              </w:numPr>
              <w:spacing w:before="240" w:after="240" w:line="279" w:lineRule="auto"/>
              <w:rPr>
                <w:rFonts w:ascii="Aptos" w:eastAsia="Aptos" w:hAnsi="Aptos" w:cs="Aptos"/>
                <w:sz w:val="22"/>
                <w:szCs w:val="22"/>
              </w:rPr>
            </w:pPr>
            <w:r w:rsidRPr="00682DE4">
              <w:rPr>
                <w:rFonts w:ascii="Aptos" w:eastAsia="Aptos" w:hAnsi="Aptos" w:cs="Aptos"/>
                <w:sz w:val="22"/>
                <w:szCs w:val="22"/>
              </w:rPr>
              <w:t>Zero/negative exponents justified; later extensions to rational exponents after ratio/radical development.</w:t>
            </w:r>
          </w:p>
          <w:p w14:paraId="4D8D026E" w14:textId="77777777" w:rsidR="00605985" w:rsidRPr="00682DE4" w:rsidRDefault="00C83EAB" w:rsidP="00280BA7">
            <w:pPr>
              <w:pStyle w:val="ListParagraph"/>
              <w:numPr>
                <w:ilvl w:val="0"/>
                <w:numId w:val="3"/>
              </w:numPr>
              <w:spacing w:before="240" w:after="240" w:line="279" w:lineRule="auto"/>
              <w:rPr>
                <w:rFonts w:ascii="Aptos" w:eastAsia="Aptos" w:hAnsi="Aptos" w:cs="Aptos"/>
                <w:b/>
                <w:bCs/>
                <w:sz w:val="22"/>
                <w:szCs w:val="22"/>
              </w:rPr>
            </w:pPr>
            <w:r w:rsidRPr="00682DE4">
              <w:rPr>
                <w:rFonts w:ascii="Aptos" w:eastAsia="Aptos" w:hAnsi="Aptos" w:cs="Aptos"/>
                <w:b/>
                <w:bCs/>
                <w:sz w:val="22"/>
                <w:szCs w:val="22"/>
              </w:rPr>
              <w:t>Functions &amp; Structure</w:t>
            </w:r>
          </w:p>
          <w:p w14:paraId="6D247122" w14:textId="08127B96" w:rsidR="00605985" w:rsidRPr="00682DE4" w:rsidRDefault="00C83EAB" w:rsidP="00280BA7">
            <w:pPr>
              <w:pStyle w:val="ListParagraph"/>
              <w:numPr>
                <w:ilvl w:val="1"/>
                <w:numId w:val="3"/>
              </w:numPr>
              <w:spacing w:before="240" w:after="240" w:line="279" w:lineRule="auto"/>
              <w:rPr>
                <w:rFonts w:ascii="Aptos" w:eastAsia="Aptos" w:hAnsi="Aptos" w:cs="Aptos"/>
                <w:sz w:val="22"/>
                <w:szCs w:val="22"/>
              </w:rPr>
            </w:pPr>
            <w:r w:rsidRPr="00682DE4">
              <w:rPr>
                <w:rFonts w:ascii="Aptos" w:eastAsia="Aptos" w:hAnsi="Aptos" w:cs="Aptos"/>
                <w:sz w:val="22"/>
                <w:szCs w:val="22"/>
              </w:rPr>
              <w:t>choosing equivalent forms for purpose (evaluation, growth, factoring) and making use of structure in problem solving.</w:t>
            </w:r>
          </w:p>
        </w:tc>
      </w:tr>
      <w:tr w:rsidR="00842473" w14:paraId="52C42546" w14:textId="77777777" w:rsidTr="44FA64C8">
        <w:trPr>
          <w:trHeight w:val="548"/>
        </w:trPr>
        <w:tc>
          <w:tcPr>
            <w:tcW w:w="2052" w:type="dxa"/>
            <w:shd w:val="clear" w:color="auto" w:fill="E1EBF7"/>
            <w:vAlign w:val="center"/>
          </w:tcPr>
          <w:p w14:paraId="5542C4C4" w14:textId="7867262F" w:rsidR="00605985" w:rsidRPr="00682DE4" w:rsidRDefault="00C83EAB" w:rsidP="005823B5">
            <w:pPr>
              <w:jc w:val="center"/>
              <w:rPr>
                <w:b/>
                <w:bCs/>
                <w:sz w:val="22"/>
                <w:szCs w:val="22"/>
              </w:rPr>
            </w:pPr>
            <w:r w:rsidRPr="00682DE4">
              <w:rPr>
                <w:b/>
                <w:bCs/>
                <w:sz w:val="22"/>
                <w:szCs w:val="22"/>
              </w:rPr>
              <w:t>Big Ideas</w:t>
            </w:r>
          </w:p>
        </w:tc>
        <w:tc>
          <w:tcPr>
            <w:tcW w:w="19183" w:type="dxa"/>
          </w:tcPr>
          <w:p w14:paraId="0D9DB2D7" w14:textId="77777777" w:rsidR="00A13FFD" w:rsidRDefault="00A13FFD" w:rsidP="00A52DE5">
            <w:pPr>
              <w:pStyle w:val="ListParagraph"/>
              <w:numPr>
                <w:ilvl w:val="0"/>
                <w:numId w:val="4"/>
              </w:numPr>
              <w:rPr>
                <w:sz w:val="22"/>
                <w:szCs w:val="22"/>
              </w:rPr>
            </w:pPr>
            <w:r>
              <w:rPr>
                <w:sz w:val="22"/>
                <w:szCs w:val="22"/>
              </w:rPr>
              <w:t>the point of this stem is twofold:</w:t>
            </w:r>
          </w:p>
          <w:p w14:paraId="796F1358" w14:textId="1FE574ED" w:rsidR="00A13FFD" w:rsidRDefault="00A13FFD" w:rsidP="00A13FFD">
            <w:pPr>
              <w:pStyle w:val="ListParagraph"/>
              <w:numPr>
                <w:ilvl w:val="1"/>
                <w:numId w:val="4"/>
              </w:numPr>
              <w:rPr>
                <w:sz w:val="22"/>
                <w:szCs w:val="22"/>
              </w:rPr>
            </w:pPr>
            <w:r>
              <w:rPr>
                <w:sz w:val="22"/>
                <w:szCs w:val="22"/>
              </w:rPr>
              <w:t>get (more) used to seeing letters in math</w:t>
            </w:r>
            <w:r w:rsidR="00D62589">
              <w:rPr>
                <w:sz w:val="22"/>
                <w:szCs w:val="22"/>
              </w:rPr>
              <w:t xml:space="preserve"> – always state domain of a variable!</w:t>
            </w:r>
          </w:p>
          <w:p w14:paraId="65E78293" w14:textId="0E4D9861" w:rsidR="00A13FFD" w:rsidRDefault="00A13FFD" w:rsidP="00A13FFD">
            <w:pPr>
              <w:pStyle w:val="ListParagraph"/>
              <w:numPr>
                <w:ilvl w:val="1"/>
                <w:numId w:val="4"/>
              </w:numPr>
              <w:rPr>
                <w:sz w:val="22"/>
                <w:szCs w:val="22"/>
              </w:rPr>
            </w:pPr>
            <w:r>
              <w:rPr>
                <w:sz w:val="22"/>
                <w:szCs w:val="22"/>
              </w:rPr>
              <w:t xml:space="preserve">fluency in service of other stems </w:t>
            </w:r>
          </w:p>
          <w:p w14:paraId="24BC0420" w14:textId="269C91FF" w:rsidR="00D62589" w:rsidRDefault="00D62589" w:rsidP="00A13FFD">
            <w:pPr>
              <w:pStyle w:val="ListParagraph"/>
              <w:numPr>
                <w:ilvl w:val="1"/>
                <w:numId w:val="4"/>
              </w:numPr>
              <w:rPr>
                <w:sz w:val="22"/>
                <w:szCs w:val="22"/>
              </w:rPr>
            </w:pPr>
            <w:r>
              <w:rPr>
                <w:sz w:val="22"/>
                <w:szCs w:val="22"/>
              </w:rPr>
              <w:t>(the two bullets above are why most of the nodes are blue)</w:t>
            </w:r>
          </w:p>
          <w:p w14:paraId="30F33DE0" w14:textId="65F815F4" w:rsidR="00A52DE5" w:rsidRPr="00A52DE5" w:rsidRDefault="00C83EAB" w:rsidP="00A52DE5">
            <w:pPr>
              <w:pStyle w:val="ListParagraph"/>
              <w:numPr>
                <w:ilvl w:val="0"/>
                <w:numId w:val="4"/>
              </w:numPr>
              <w:rPr>
                <w:sz w:val="22"/>
                <w:szCs w:val="22"/>
              </w:rPr>
            </w:pPr>
            <w:r w:rsidRPr="00682DE4">
              <w:rPr>
                <w:sz w:val="22"/>
                <w:szCs w:val="22"/>
              </w:rPr>
              <w:t>Variables are letters that stand for numbers.</w:t>
            </w:r>
            <w:r w:rsidR="00A52DE5">
              <w:rPr>
                <w:sz w:val="22"/>
                <w:szCs w:val="22"/>
              </w:rPr>
              <w:t xml:space="preserve"> Sometimes it’s a single unknown number, but more generally it’s a set of numbers.</w:t>
            </w:r>
          </w:p>
          <w:p w14:paraId="073FA432" w14:textId="580BC698" w:rsidR="00A52DE5" w:rsidRPr="007200F3" w:rsidRDefault="00A52DE5" w:rsidP="007200F3">
            <w:pPr>
              <w:pStyle w:val="ListParagraph"/>
              <w:numPr>
                <w:ilvl w:val="0"/>
                <w:numId w:val="4"/>
              </w:numPr>
              <w:rPr>
                <w:rFonts w:asciiTheme="minorHAnsi" w:eastAsiaTheme="minorHAnsi" w:hAnsiTheme="minorHAnsi" w:cstheme="minorBidi"/>
                <w:sz w:val="22"/>
                <w:szCs w:val="22"/>
              </w:rPr>
            </w:pPr>
            <w:r>
              <w:rPr>
                <w:sz w:val="22"/>
                <w:szCs w:val="22"/>
              </w:rPr>
              <w:t xml:space="preserve">It often serves a purpose to rewrite an expression as an </w:t>
            </w:r>
            <w:r w:rsidR="007200F3">
              <w:rPr>
                <w:sz w:val="22"/>
                <w:szCs w:val="22"/>
              </w:rPr>
              <w:t>equivalent</w:t>
            </w:r>
            <w:r>
              <w:rPr>
                <w:sz w:val="22"/>
                <w:szCs w:val="22"/>
              </w:rPr>
              <w:t xml:space="preserve"> expression, to solve an equation for example. </w:t>
            </w:r>
            <w:r w:rsidR="00C83EAB" w:rsidRPr="00682DE4">
              <w:rPr>
                <w:sz w:val="22"/>
                <w:szCs w:val="22"/>
              </w:rPr>
              <w:t xml:space="preserve">Every rewrite of an expression has a </w:t>
            </w:r>
            <w:r>
              <w:rPr>
                <w:sz w:val="22"/>
                <w:szCs w:val="22"/>
              </w:rPr>
              <w:t>justification</w:t>
            </w:r>
            <w:r w:rsidRPr="00682DE4">
              <w:rPr>
                <w:sz w:val="22"/>
                <w:szCs w:val="22"/>
              </w:rPr>
              <w:t xml:space="preserve"> </w:t>
            </w:r>
            <w:r w:rsidR="00C83EAB" w:rsidRPr="00682DE4">
              <w:rPr>
                <w:sz w:val="22"/>
                <w:szCs w:val="22"/>
              </w:rPr>
              <w:t>(commutative, associative, distributive, etc.)</w:t>
            </w:r>
            <w:r>
              <w:rPr>
                <w:sz w:val="22"/>
                <w:szCs w:val="22"/>
              </w:rPr>
              <w:t>, and it also has a purpose. The purposes are things like – simplification, isolating the variable etc.</w:t>
            </w:r>
          </w:p>
          <w:p w14:paraId="33C85BA3" w14:textId="59D9AFBA" w:rsidR="00A52DE5" w:rsidRPr="007200F3" w:rsidRDefault="00C83EAB" w:rsidP="00A52DE5">
            <w:pPr>
              <w:pStyle w:val="ListParagraph"/>
              <w:numPr>
                <w:ilvl w:val="0"/>
                <w:numId w:val="4"/>
              </w:numPr>
              <w:rPr>
                <w:sz w:val="22"/>
                <w:szCs w:val="22"/>
              </w:rPr>
            </w:pPr>
            <w:r w:rsidRPr="007200F3">
              <w:rPr>
                <w:sz w:val="22"/>
                <w:szCs w:val="22"/>
              </w:rPr>
              <w:t xml:space="preserve">“Collecting/combining like terms” </w:t>
            </w:r>
            <w:r w:rsidR="00A52DE5" w:rsidRPr="007200F3">
              <w:rPr>
                <w:sz w:val="22"/>
                <w:szCs w:val="22"/>
              </w:rPr>
              <w:t xml:space="preserve">uses </w:t>
            </w:r>
            <w:r w:rsidRPr="007200F3">
              <w:rPr>
                <w:sz w:val="22"/>
                <w:szCs w:val="22"/>
              </w:rPr>
              <w:t>the distributive property, not a slogan. Expanding and factoring are both the distributive property.</w:t>
            </w:r>
          </w:p>
          <w:p w14:paraId="6DD5FA3A" w14:textId="77777777" w:rsidR="008D01AB" w:rsidRDefault="00A52DE5" w:rsidP="00A52DE5">
            <w:pPr>
              <w:pStyle w:val="ListParagraph"/>
              <w:numPr>
                <w:ilvl w:val="0"/>
                <w:numId w:val="4"/>
              </w:numPr>
              <w:rPr>
                <w:sz w:val="22"/>
                <w:szCs w:val="22"/>
              </w:rPr>
            </w:pPr>
            <w:r w:rsidRPr="008D01AB">
              <w:t xml:space="preserve">There are </w:t>
            </w:r>
            <w:r w:rsidR="007200F3">
              <w:t>several</w:t>
            </w:r>
            <w:r w:rsidRPr="008D01AB">
              <w:t xml:space="preserve"> main situations where we want to rewrite expressions.</w:t>
            </w:r>
            <w:r w:rsidRPr="00A52DE5">
              <w:rPr>
                <w:sz w:val="22"/>
                <w:szCs w:val="22"/>
              </w:rPr>
              <w:t xml:space="preserve"> </w:t>
            </w:r>
          </w:p>
          <w:p w14:paraId="5F61B3E3" w14:textId="77777777" w:rsidR="008D01AB" w:rsidRDefault="00A52DE5" w:rsidP="008D01AB">
            <w:pPr>
              <w:pStyle w:val="ListParagraph"/>
              <w:numPr>
                <w:ilvl w:val="1"/>
                <w:numId w:val="4"/>
              </w:numPr>
              <w:rPr>
                <w:sz w:val="22"/>
                <w:szCs w:val="22"/>
              </w:rPr>
            </w:pPr>
            <w:r w:rsidRPr="00A52DE5">
              <w:rPr>
                <w:sz w:val="22"/>
                <w:szCs w:val="22"/>
              </w:rPr>
              <w:t xml:space="preserve">1. When solving </w:t>
            </w:r>
            <w:proofErr w:type="gramStart"/>
            <w:r w:rsidRPr="00A52DE5">
              <w:rPr>
                <w:sz w:val="22"/>
                <w:szCs w:val="22"/>
              </w:rPr>
              <w:t>equations</w:t>
            </w:r>
            <w:proofErr w:type="gramEnd"/>
            <w:r w:rsidRPr="00A52DE5">
              <w:rPr>
                <w:sz w:val="22"/>
                <w:szCs w:val="22"/>
              </w:rPr>
              <w:t xml:space="preserve"> we rewrite expressions to help us isolate the variable </w:t>
            </w:r>
          </w:p>
          <w:p w14:paraId="052A11AF" w14:textId="77777777" w:rsidR="008D01AB" w:rsidRDefault="00A52DE5" w:rsidP="008D01AB">
            <w:pPr>
              <w:pStyle w:val="ListParagraph"/>
              <w:numPr>
                <w:ilvl w:val="1"/>
                <w:numId w:val="4"/>
              </w:numPr>
              <w:rPr>
                <w:sz w:val="22"/>
                <w:szCs w:val="22"/>
              </w:rPr>
            </w:pPr>
            <w:r w:rsidRPr="00A52DE5">
              <w:rPr>
                <w:sz w:val="22"/>
                <w:szCs w:val="22"/>
              </w:rPr>
              <w:t xml:space="preserve">2.  </w:t>
            </w:r>
            <w:r>
              <w:rPr>
                <w:sz w:val="22"/>
                <w:szCs w:val="22"/>
              </w:rPr>
              <w:t xml:space="preserve">When we formulate an expression for a quantity in a context, usually to define a function that models the quantitative situation </w:t>
            </w:r>
          </w:p>
          <w:p w14:paraId="520DCA33" w14:textId="1F48AFC5" w:rsidR="00A52DE5" w:rsidRPr="008D01AB" w:rsidRDefault="00A52DE5" w:rsidP="008D01AB">
            <w:pPr>
              <w:pStyle w:val="ListParagraph"/>
              <w:numPr>
                <w:ilvl w:val="1"/>
                <w:numId w:val="4"/>
              </w:numPr>
              <w:rPr>
                <w:sz w:val="22"/>
                <w:szCs w:val="22"/>
              </w:rPr>
            </w:pPr>
            <w:r>
              <w:rPr>
                <w:sz w:val="22"/>
                <w:szCs w:val="22"/>
              </w:rPr>
              <w:t>3. In the unit on expressions</w:t>
            </w:r>
            <w:r w:rsidR="007200F3">
              <w:rPr>
                <w:sz w:val="22"/>
                <w:szCs w:val="22"/>
              </w:rPr>
              <w:t>,</w:t>
            </w:r>
            <w:r>
              <w:rPr>
                <w:sz w:val="22"/>
                <w:szCs w:val="22"/>
              </w:rPr>
              <w:t xml:space="preserve"> the book makes us do </w:t>
            </w:r>
            <w:proofErr w:type="gramStart"/>
            <w:r>
              <w:rPr>
                <w:sz w:val="22"/>
                <w:szCs w:val="22"/>
              </w:rPr>
              <w:t>it</w:t>
            </w:r>
            <w:proofErr w:type="gramEnd"/>
            <w:r>
              <w:rPr>
                <w:sz w:val="22"/>
                <w:szCs w:val="22"/>
              </w:rPr>
              <w:t xml:space="preserve"> so we learn</w:t>
            </w:r>
            <w:r w:rsidR="007200F3">
              <w:rPr>
                <w:sz w:val="22"/>
                <w:szCs w:val="22"/>
              </w:rPr>
              <w:t xml:space="preserve"> </w:t>
            </w:r>
            <w:r w:rsidR="008D01AB" w:rsidRPr="008D01AB">
              <w:rPr>
                <w:rFonts w:asciiTheme="minorHAnsi" w:eastAsiaTheme="minorHAnsi" w:hAnsiTheme="minorHAnsi" w:cstheme="minorBidi"/>
              </w:rPr>
              <w:sym w:font="Wingdings" w:char="F04A"/>
            </w:r>
            <w:r w:rsidR="007200F3">
              <w:rPr>
                <w:sz w:val="22"/>
                <w:szCs w:val="22"/>
              </w:rPr>
              <w:t xml:space="preserve"> (in this stem, we’re mostly focusing on #3</w:t>
            </w:r>
            <w:r w:rsidR="00A13FFD">
              <w:rPr>
                <w:sz w:val="22"/>
                <w:szCs w:val="22"/>
              </w:rPr>
              <w:t xml:space="preserve">, which is why </w:t>
            </w:r>
            <w:r w:rsidR="00A13FFD">
              <w:rPr>
                <w:i/>
                <w:iCs/>
                <w:sz w:val="22"/>
                <w:szCs w:val="22"/>
              </w:rPr>
              <w:t>most</w:t>
            </w:r>
            <w:r w:rsidR="00A13FFD">
              <w:rPr>
                <w:sz w:val="22"/>
                <w:szCs w:val="22"/>
              </w:rPr>
              <w:t xml:space="preserve"> of the nodes are “blue”. Students need targeted practice with the </w:t>
            </w:r>
            <w:proofErr w:type="gramStart"/>
            <w:r w:rsidR="00A13FFD">
              <w:rPr>
                <w:sz w:val="22"/>
                <w:szCs w:val="22"/>
              </w:rPr>
              <w:t>particular thingies</w:t>
            </w:r>
            <w:proofErr w:type="gramEnd"/>
            <w:r w:rsidR="00A13FFD">
              <w:rPr>
                <w:sz w:val="22"/>
                <w:szCs w:val="22"/>
              </w:rPr>
              <w:t>, but that practice is in service to purposes 1 and 2</w:t>
            </w:r>
            <w:proofErr w:type="gramStart"/>
            <w:r w:rsidR="00A13FFD">
              <w:rPr>
                <w:sz w:val="22"/>
                <w:szCs w:val="22"/>
              </w:rPr>
              <w:t xml:space="preserve">. </w:t>
            </w:r>
            <w:r w:rsidR="008D01AB">
              <w:rPr>
                <w:sz w:val="22"/>
                <w:szCs w:val="22"/>
              </w:rPr>
              <w:t>)</w:t>
            </w:r>
            <w:proofErr w:type="gramEnd"/>
            <w:r w:rsidR="007200F3">
              <w:rPr>
                <w:sz w:val="22"/>
                <w:szCs w:val="22"/>
              </w:rPr>
              <w:t xml:space="preserve"> </w:t>
            </w:r>
          </w:p>
          <w:p w14:paraId="09E49A89" w14:textId="77777777" w:rsidR="00A52DE5" w:rsidRPr="00A52DE5" w:rsidRDefault="00A52DE5" w:rsidP="00A52DE5"/>
          <w:p w14:paraId="7D836E3D" w14:textId="046DCE74" w:rsidR="00A52DE5" w:rsidRPr="00A52DE5" w:rsidRDefault="00A52DE5" w:rsidP="00A52DE5"/>
        </w:tc>
      </w:tr>
      <w:tr w:rsidR="00842473" w14:paraId="6C3065B0" w14:textId="77777777" w:rsidTr="44FA64C8">
        <w:trPr>
          <w:trHeight w:val="548"/>
        </w:trPr>
        <w:tc>
          <w:tcPr>
            <w:tcW w:w="2052" w:type="dxa"/>
            <w:shd w:val="clear" w:color="auto" w:fill="E1EBF7"/>
            <w:vAlign w:val="center"/>
          </w:tcPr>
          <w:p w14:paraId="36CEFDC7" w14:textId="59C20771" w:rsidR="00605985" w:rsidRPr="00682DE4" w:rsidRDefault="00C83EAB" w:rsidP="005823B5">
            <w:pPr>
              <w:jc w:val="center"/>
              <w:rPr>
                <w:b/>
                <w:bCs/>
                <w:sz w:val="22"/>
                <w:szCs w:val="22"/>
              </w:rPr>
            </w:pPr>
            <w:r w:rsidRPr="00682DE4">
              <w:rPr>
                <w:b/>
                <w:bCs/>
                <w:sz w:val="22"/>
                <w:szCs w:val="22"/>
              </w:rPr>
              <w:lastRenderedPageBreak/>
              <w:t>Other Information</w:t>
            </w:r>
          </w:p>
        </w:tc>
        <w:tc>
          <w:tcPr>
            <w:tcW w:w="19183" w:type="dxa"/>
          </w:tcPr>
          <w:p w14:paraId="478DD737" w14:textId="77777777" w:rsidR="00605985" w:rsidRDefault="00C83EAB" w:rsidP="001F79CF">
            <w:pPr>
              <w:spacing w:line="279" w:lineRule="auto"/>
              <w:rPr>
                <w:ins w:id="2" w:author="Danielle Stantoznik" w:date="2026-07-22T12:38:00Z" w16du:dateUtc="2026-07-22T17:38:00Z"/>
                <w:sz w:val="22"/>
                <w:szCs w:val="22"/>
              </w:rPr>
            </w:pPr>
            <w:r w:rsidRPr="001F79CF">
              <w:rPr>
                <w:sz w:val="22"/>
                <w:szCs w:val="22"/>
              </w:rPr>
              <w:t>What’s in this stem is used everywhere, in everything, throughout mathematics. This stem is here to spotlight and consolidate and provide opportunity for fluency. Anticipate that learning tasks here can/should/will be revisited often as student needs dictate. Perhaps at least each time that the universe of numbers they’re dealing with expands</w:t>
            </w:r>
            <w:r>
              <w:rPr>
                <w:sz w:val="22"/>
                <w:szCs w:val="22"/>
              </w:rPr>
              <w:t>.</w:t>
            </w:r>
            <w:r w:rsidRPr="001F79CF">
              <w:rPr>
                <w:sz w:val="22"/>
                <w:szCs w:val="22"/>
              </w:rPr>
              <w:t xml:space="preserve"> Stay inside the stated number system. whole → fraction → rational. if you widen the domain, </w:t>
            </w:r>
            <w:r w:rsidRPr="001F79CF">
              <w:rPr>
                <w:i/>
                <w:iCs/>
                <w:sz w:val="22"/>
                <w:szCs w:val="22"/>
              </w:rPr>
              <w:t>say it first</w:t>
            </w:r>
            <w:r w:rsidRPr="001F79CF">
              <w:rPr>
                <w:sz w:val="22"/>
                <w:szCs w:val="22"/>
              </w:rPr>
              <w:t>.</w:t>
            </w:r>
            <w:r>
              <w:rPr>
                <w:sz w:val="22"/>
                <w:szCs w:val="22"/>
              </w:rPr>
              <w:t xml:space="preserve"> </w:t>
            </w:r>
            <w:r w:rsidRPr="001F79CF">
              <w:rPr>
                <w:sz w:val="22"/>
                <w:szCs w:val="22"/>
              </w:rPr>
              <w:t xml:space="preserve">They will be practicing and using the content here in all the other stems throughout their math learning. </w:t>
            </w:r>
          </w:p>
          <w:p w14:paraId="64273F23" w14:textId="77777777" w:rsidR="00A52DE5" w:rsidRDefault="00A52DE5" w:rsidP="001F79CF">
            <w:pPr>
              <w:spacing w:line="279" w:lineRule="auto"/>
              <w:rPr>
                <w:sz w:val="22"/>
                <w:szCs w:val="22"/>
              </w:rPr>
            </w:pPr>
          </w:p>
          <w:p w14:paraId="4009F5EF" w14:textId="1C9CB4DE" w:rsidR="00A52DE5" w:rsidRDefault="008D01AB" w:rsidP="001F79CF">
            <w:pPr>
              <w:spacing w:line="279" w:lineRule="auto"/>
              <w:rPr>
                <w:ins w:id="3" w:author="Danielle Stantoznik" w:date="2026-07-22T12:46:00Z" w16du:dateUtc="2026-07-22T17:46:00Z"/>
                <w:sz w:val="22"/>
                <w:szCs w:val="22"/>
              </w:rPr>
            </w:pPr>
            <w:r>
              <w:rPr>
                <w:sz w:val="22"/>
                <w:szCs w:val="22"/>
              </w:rPr>
              <w:t xml:space="preserve">Phil: </w:t>
            </w:r>
          </w:p>
          <w:p w14:paraId="4BD408F4" w14:textId="3FE33B10" w:rsidR="00A52DE5" w:rsidRPr="008D01AB" w:rsidRDefault="00A52DE5" w:rsidP="001F79CF">
            <w:pPr>
              <w:pStyle w:val="ListParagraph"/>
              <w:numPr>
                <w:ilvl w:val="0"/>
                <w:numId w:val="55"/>
              </w:numPr>
              <w:spacing w:line="279" w:lineRule="auto"/>
              <w:rPr>
                <w:rFonts w:asciiTheme="minorHAnsi" w:eastAsiaTheme="minorHAnsi" w:hAnsiTheme="minorHAnsi" w:cstheme="minorBidi"/>
              </w:rPr>
            </w:pPr>
            <w:r w:rsidRPr="008D01AB">
              <w:rPr>
                <w:rFonts w:asciiTheme="minorHAnsi" w:eastAsiaTheme="minorHAnsi" w:hAnsiTheme="minorHAnsi" w:cstheme="minorBidi"/>
              </w:rPr>
              <w:t xml:space="preserve">Important expressions and likely difficulties in 6-9: expressions involving the distributive property because of </w:t>
            </w:r>
            <w:r w:rsidR="008D01AB" w:rsidRPr="008D01AB">
              <w:rPr>
                <w:rFonts w:asciiTheme="minorHAnsi" w:eastAsiaTheme="minorHAnsi" w:hAnsiTheme="minorHAnsi" w:cstheme="minorBidi"/>
              </w:rPr>
              <w:t>equivalent</w:t>
            </w:r>
            <w:r w:rsidRPr="008D01AB">
              <w:rPr>
                <w:rFonts w:asciiTheme="minorHAnsi" w:eastAsiaTheme="minorHAnsi" w:hAnsiTheme="minorHAnsi" w:cstheme="minorBidi"/>
              </w:rPr>
              <w:t xml:space="preserve"> expressions and equations there are many routes to a solution – some are more efficient that others, but all (legal) routes are equally valid</w:t>
            </w:r>
            <w:r w:rsidR="0078794A">
              <w:t>. [this is why we avoid the phrase “one/</w:t>
            </w:r>
            <w:proofErr w:type="spellStart"/>
            <w:r w:rsidR="0078794A">
              <w:t>two step</w:t>
            </w:r>
            <w:proofErr w:type="spellEnd"/>
            <w:r w:rsidR="0078794A">
              <w:t xml:space="preserve"> equations” -</w:t>
            </w:r>
            <w:proofErr w:type="spellStart"/>
            <w:r w:rsidR="0078794A">
              <w:t>danielle</w:t>
            </w:r>
            <w:proofErr w:type="spellEnd"/>
            <w:r w:rsidR="0078794A">
              <w:t>]</w:t>
            </w:r>
          </w:p>
          <w:p w14:paraId="455EB2C4" w14:textId="65C7A4A2" w:rsidR="00A52DE5" w:rsidRPr="008D01AB" w:rsidRDefault="00A52DE5" w:rsidP="00A52DE5">
            <w:pPr>
              <w:pStyle w:val="ListParagraph"/>
              <w:numPr>
                <w:ilvl w:val="0"/>
                <w:numId w:val="55"/>
              </w:numPr>
              <w:spacing w:line="279" w:lineRule="auto"/>
              <w:rPr>
                <w:rFonts w:asciiTheme="minorHAnsi" w:eastAsiaTheme="minorHAnsi" w:hAnsiTheme="minorHAnsi" w:cstheme="minorBidi"/>
              </w:rPr>
            </w:pPr>
            <w:r w:rsidRPr="008D01AB">
              <w:rPr>
                <w:rFonts w:asciiTheme="minorHAnsi" w:eastAsiaTheme="minorHAnsi" w:hAnsiTheme="minorHAnsi" w:cstheme="minorBidi"/>
              </w:rPr>
              <w:t xml:space="preserve">Likely difficulties: there are many that arise with signed numbers because of notational confusion with the sign of a number and the symbol for the subtraction operation. Even students who get correct answers benefit from practice and discussion of these difficulties. Discussion helps them understand the source and avoidance of the difficulty (worked examples). Another common difficulty is multiplying and dividing both sides of an equation by the same expression. Which usually involves the distributive property. </w:t>
            </w:r>
            <w:proofErr w:type="spellStart"/>
            <w:proofErr w:type="gramStart"/>
            <w:r w:rsidRPr="008D01AB">
              <w:rPr>
                <w:rFonts w:asciiTheme="minorHAnsi" w:eastAsiaTheme="minorHAnsi" w:hAnsiTheme="minorHAnsi" w:cstheme="minorBidi"/>
              </w:rPr>
              <w:t>Its</w:t>
            </w:r>
            <w:proofErr w:type="spellEnd"/>
            <w:proofErr w:type="gramEnd"/>
            <w:r w:rsidRPr="008D01AB">
              <w:rPr>
                <w:rFonts w:asciiTheme="minorHAnsi" w:eastAsiaTheme="minorHAnsi" w:hAnsiTheme="minorHAnsi" w:cstheme="minorBidi"/>
              </w:rPr>
              <w:t xml:space="preserve"> common for students to accidentally “forget” to distribute to every term even though they know they’re supposed to.</w:t>
            </w:r>
          </w:p>
          <w:p w14:paraId="3EFEE2BC" w14:textId="51153A27" w:rsidR="00A52DE5" w:rsidRPr="008D01AB" w:rsidRDefault="00A52DE5" w:rsidP="00A52DE5">
            <w:pPr>
              <w:pStyle w:val="ListParagraph"/>
              <w:numPr>
                <w:ilvl w:val="0"/>
                <w:numId w:val="55"/>
              </w:numPr>
              <w:spacing w:line="279" w:lineRule="auto"/>
              <w:rPr>
                <w:rFonts w:asciiTheme="minorHAnsi" w:eastAsiaTheme="minorHAnsi" w:hAnsiTheme="minorHAnsi" w:cstheme="minorBidi"/>
              </w:rPr>
            </w:pPr>
            <w:r w:rsidRPr="008D01AB">
              <w:rPr>
                <w:rFonts w:asciiTheme="minorHAnsi" w:eastAsiaTheme="minorHAnsi" w:hAnsiTheme="minorHAnsi" w:cstheme="minorBidi"/>
              </w:rPr>
              <w:t xml:space="preserve">Linear expressions are the most important ones in these grade levels </w:t>
            </w:r>
          </w:p>
          <w:p w14:paraId="3DEA9954" w14:textId="56866F4B" w:rsidR="00A52DE5" w:rsidRPr="008D01AB" w:rsidRDefault="00A52DE5" w:rsidP="008D01AB">
            <w:pPr>
              <w:pStyle w:val="ListParagraph"/>
              <w:numPr>
                <w:ilvl w:val="0"/>
                <w:numId w:val="55"/>
              </w:numPr>
              <w:spacing w:line="279" w:lineRule="auto"/>
              <w:rPr>
                <w:rFonts w:asciiTheme="minorHAnsi" w:eastAsiaTheme="minorHAnsi" w:hAnsiTheme="minorHAnsi" w:cstheme="minorBidi"/>
              </w:rPr>
            </w:pPr>
            <w:r w:rsidRPr="008D01AB">
              <w:rPr>
                <w:rFonts w:asciiTheme="minorHAnsi" w:eastAsiaTheme="minorHAnsi" w:hAnsiTheme="minorHAnsi" w:cstheme="minorBidi"/>
              </w:rPr>
              <w:t xml:space="preserve">Translating word problems into expressions and equations is an important skill that needs to be practiced </w:t>
            </w:r>
            <w:r w:rsidR="008D01AB">
              <w:t>outside of</w:t>
            </w:r>
            <w:r w:rsidRPr="008D01AB">
              <w:rPr>
                <w:rFonts w:asciiTheme="minorHAnsi" w:eastAsiaTheme="minorHAnsi" w:hAnsiTheme="minorHAnsi" w:cstheme="minorBidi"/>
              </w:rPr>
              <w:t xml:space="preserve"> solving equations and answering the problem. </w:t>
            </w:r>
          </w:p>
        </w:tc>
      </w:tr>
      <w:tr w:rsidR="00A52DE5" w14:paraId="6CEEB14C" w14:textId="77777777" w:rsidTr="44FA64C8">
        <w:trPr>
          <w:trHeight w:val="548"/>
          <w:ins w:id="4" w:author="Danielle Stantoznik" w:date="2026-07-22T12:46:00Z"/>
        </w:trPr>
        <w:tc>
          <w:tcPr>
            <w:tcW w:w="2052" w:type="dxa"/>
            <w:shd w:val="clear" w:color="auto" w:fill="E1EBF7"/>
            <w:vAlign w:val="center"/>
          </w:tcPr>
          <w:p w14:paraId="15D7AF60" w14:textId="77777777" w:rsidR="00A52DE5" w:rsidRPr="00682DE4" w:rsidRDefault="00A52DE5" w:rsidP="005823B5">
            <w:pPr>
              <w:jc w:val="center"/>
              <w:rPr>
                <w:ins w:id="5" w:author="Danielle Stantoznik" w:date="2026-07-22T12:46:00Z" w16du:dateUtc="2026-07-22T17:46:00Z"/>
                <w:b/>
                <w:bCs/>
              </w:rPr>
            </w:pPr>
          </w:p>
        </w:tc>
        <w:tc>
          <w:tcPr>
            <w:tcW w:w="19183" w:type="dxa"/>
          </w:tcPr>
          <w:p w14:paraId="0E6FAA8E" w14:textId="77777777" w:rsidR="00A52DE5" w:rsidRPr="001F79CF" w:rsidRDefault="00A52DE5" w:rsidP="001F79CF">
            <w:pPr>
              <w:spacing w:line="279" w:lineRule="auto"/>
              <w:rPr>
                <w:ins w:id="6" w:author="Danielle Stantoznik" w:date="2026-07-22T12:46:00Z" w16du:dateUtc="2026-07-22T17:46:00Z"/>
              </w:rPr>
            </w:pPr>
          </w:p>
        </w:tc>
      </w:tr>
    </w:tbl>
    <w:p w14:paraId="39CE40EA" w14:textId="77777777" w:rsidR="00842473" w:rsidRPr="00842473" w:rsidRDefault="00842473" w:rsidP="00842473"/>
    <w:p w14:paraId="06B5D968" w14:textId="77777777" w:rsidR="00086B12" w:rsidRPr="00086B12" w:rsidRDefault="00086B12" w:rsidP="004C1825">
      <w:pPr>
        <w:rPr>
          <w:b/>
          <w:bCs/>
          <w:color w:val="0070C0"/>
          <w:sz w:val="28"/>
          <w:szCs w:val="28"/>
        </w:rPr>
      </w:pPr>
    </w:p>
    <w:p w14:paraId="3B4259FF" w14:textId="77777777" w:rsidR="00B66661" w:rsidRDefault="00B66661" w:rsidP="00B66661">
      <w:pPr>
        <w:pStyle w:val="Heading3"/>
      </w:pPr>
    </w:p>
    <w:p w14:paraId="77693290" w14:textId="77777777" w:rsidR="00B66661" w:rsidRDefault="00B66661">
      <w:pPr>
        <w:rPr>
          <w:b/>
          <w:bCs/>
          <w:sz w:val="28"/>
          <w:szCs w:val="28"/>
        </w:rPr>
      </w:pPr>
      <w:r>
        <w:br w:type="page"/>
      </w:r>
    </w:p>
    <w:p w14:paraId="12AA4109" w14:textId="11C84AB5" w:rsidR="00B66661" w:rsidRDefault="00B66661" w:rsidP="00B66661">
      <w:pPr>
        <w:pStyle w:val="Heading3"/>
        <w:rPr>
          <w:lang w:val="en-US"/>
        </w:rPr>
      </w:pPr>
      <w:r>
        <w:lastRenderedPageBreak/>
        <w:t xml:space="preserve">Concept/Skill: Evaluate </w:t>
      </w:r>
      <w:r w:rsidR="00263758">
        <w:t xml:space="preserve">and rewrite </w:t>
      </w:r>
      <w:r>
        <w:t>numerical expressions with grouping symbols and whole number exponents.</w:t>
      </w:r>
    </w:p>
    <w:p w14:paraId="288DB2AA" w14:textId="77777777" w:rsidR="00B66661" w:rsidRPr="00913543" w:rsidRDefault="00B66661" w:rsidP="00B66661"/>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B66661" w14:paraId="32750C76" w14:textId="77777777" w:rsidTr="00D007EF">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F0BE6AB" w14:textId="77777777" w:rsidR="00B66661" w:rsidRPr="00B34128" w:rsidRDefault="00B66661" w:rsidP="004B1292">
            <w:pPr>
              <w:jc w:val="center"/>
              <w:rPr>
                <w:b/>
                <w:bCs/>
              </w:rPr>
            </w:pPr>
            <w:r w:rsidRPr="0067092A">
              <w:rPr>
                <w:b/>
                <w:bC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669D0FD3" w14:textId="7E03D9C2" w:rsidR="00B66661" w:rsidRPr="00682DE4" w:rsidRDefault="00B66661" w:rsidP="004B1292">
            <w:r w:rsidRPr="00682DE4">
              <w:rPr>
                <w:rFonts w:ascii="Aptos" w:eastAsia="Aptos" w:hAnsi="Aptos" w:cs="Aptos"/>
                <w:b/>
                <w:bCs/>
              </w:rPr>
              <w:t xml:space="preserve">Work with Grouping &amp; Whole-Number Exponents (with </w:t>
            </w:r>
            <w:r>
              <w:rPr>
                <w:rFonts w:ascii="Aptos" w:eastAsia="Aptos" w:hAnsi="Aptos" w:cs="Aptos"/>
                <w:b/>
                <w:bCs/>
              </w:rPr>
              <w:t>c</w:t>
            </w:r>
            <w:r w:rsidRPr="00682DE4">
              <w:rPr>
                <w:rFonts w:ascii="Aptos" w:eastAsia="Aptos" w:hAnsi="Aptos" w:cs="Aptos"/>
                <w:b/>
                <w:bCs/>
              </w:rPr>
              <w:t>onventions</w:t>
            </w:r>
            <w:r>
              <w:rPr>
                <w:rFonts w:ascii="Aptos" w:eastAsia="Aptos" w:hAnsi="Aptos" w:cs="Aptos"/>
                <w:b/>
                <w:bCs/>
              </w:rPr>
              <w:t>)</w:t>
            </w:r>
            <w:r w:rsidRPr="00682DE4">
              <w:rPr>
                <w:rFonts w:ascii="Aptos" w:eastAsia="Aptos" w:hAnsi="Aptos" w:cs="Aptos"/>
                <w:b/>
                <w:bCs/>
              </w:rPr>
              <w:t xml:space="preserve">: </w:t>
            </w:r>
            <w:r w:rsidRPr="00682DE4">
              <w:t xml:space="preserve">Rewrite expressions with exponents and grouping symbols. </w:t>
            </w:r>
          </w:p>
        </w:tc>
      </w:tr>
      <w:tr w:rsidR="00B66661" w14:paraId="56741E47" w14:textId="77777777" w:rsidTr="00D007EF">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F6BD98B" w14:textId="77777777" w:rsidR="00B66661" w:rsidRPr="00B34128" w:rsidRDefault="00B66661" w:rsidP="004B1292">
            <w:pPr>
              <w:jc w:val="center"/>
              <w:rPr>
                <w:b/>
                <w:bCs/>
              </w:rPr>
            </w:pPr>
            <w:r w:rsidRPr="0067092A">
              <w:rPr>
                <w:b/>
                <w:bC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778578B1" w14:textId="0D94B5C7" w:rsidR="00B66661" w:rsidRPr="00682DE4" w:rsidRDefault="000B7226" w:rsidP="004B1292">
            <w:r w:rsidRPr="00682DE4">
              <w:rPr>
                <w:noProof/>
              </w:rPr>
              <w:drawing>
                <wp:inline distT="0" distB="0" distL="0" distR="0" wp14:anchorId="1339FC4E" wp14:editId="3290F150">
                  <wp:extent cx="4114800" cy="2530045"/>
                  <wp:effectExtent l="19050" t="19050" r="19050" b="22860"/>
                  <wp:docPr id="10352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7665" name=""/>
                          <pic:cNvPicPr/>
                        </pic:nvPicPr>
                        <pic:blipFill>
                          <a:blip r:embed="rId9"/>
                          <a:stretch>
                            <a:fillRect/>
                          </a:stretch>
                        </pic:blipFill>
                        <pic:spPr>
                          <a:xfrm>
                            <a:off x="0" y="0"/>
                            <a:ext cx="4114800" cy="2530045"/>
                          </a:xfrm>
                          <a:prstGeom prst="rect">
                            <a:avLst/>
                          </a:prstGeom>
                          <a:ln>
                            <a:solidFill>
                              <a:schemeClr val="bg1">
                                <a:lumMod val="50000"/>
                              </a:schemeClr>
                            </a:solidFill>
                          </a:ln>
                        </pic:spPr>
                      </pic:pic>
                    </a:graphicData>
                  </a:graphic>
                </wp:inline>
              </w:drawing>
            </w:r>
            <w:r w:rsidR="00A025AB" w:rsidRPr="00682DE4">
              <w:rPr>
                <w:noProof/>
              </w:rPr>
              <w:drawing>
                <wp:inline distT="0" distB="0" distL="0" distR="0" wp14:anchorId="0098E238" wp14:editId="042B2E60">
                  <wp:extent cx="1645920" cy="772160"/>
                  <wp:effectExtent l="19050" t="19050" r="11430" b="27940"/>
                  <wp:docPr id="126261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46089" name="Picture 1"/>
                          <pic:cNvPicPr/>
                        </pic:nvPicPr>
                        <pic:blipFill rotWithShape="1">
                          <a:blip r:embed="rId10">
                            <a:extLst>
                              <a:ext uri="{28A0092B-C50C-407E-A947-70E740481C1C}">
                                <a14:useLocalDpi xmlns:a14="http://schemas.microsoft.com/office/drawing/2010/main" val="0"/>
                              </a:ext>
                            </a:extLst>
                          </a:blip>
                          <a:srcRect b="31531"/>
                          <a:stretch>
                            <a:fillRect/>
                          </a:stretch>
                        </pic:blipFill>
                        <pic:spPr bwMode="auto">
                          <a:xfrm>
                            <a:off x="0" y="0"/>
                            <a:ext cx="1645920" cy="77216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tc>
      </w:tr>
      <w:tr w:rsidR="000B7226" w14:paraId="5B7CAB94" w14:textId="77777777" w:rsidTr="002813A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FBA6CEC" w14:textId="77777777" w:rsidR="000B7226" w:rsidRPr="0067092A" w:rsidRDefault="000B7226" w:rsidP="000B7226">
            <w:pPr>
              <w:jc w:val="center"/>
              <w:rPr>
                <w:b/>
              </w:rPr>
            </w:pPr>
            <w:r>
              <w:rPr>
                <w:b/>
              </w:rPr>
              <w:t>Knowledge Graph Node</w:t>
            </w:r>
          </w:p>
        </w:tc>
        <w:tc>
          <w:tcPr>
            <w:tcW w:w="4032" w:type="dxa"/>
            <w:shd w:val="clear" w:color="auto" w:fill="C6D9F1" w:themeFill="text2" w:themeFillTint="33"/>
            <w:tcMar>
              <w:top w:w="100" w:type="dxa"/>
              <w:left w:w="100" w:type="dxa"/>
              <w:bottom w:w="100" w:type="dxa"/>
              <w:right w:w="100" w:type="dxa"/>
            </w:tcMar>
          </w:tcPr>
          <w:p w14:paraId="6DF17F7C" w14:textId="4D9BCD87" w:rsidR="000B7226" w:rsidRDefault="000B7226" w:rsidP="002813A8">
            <w:pPr>
              <w:widowControl w:val="0"/>
              <w:pBdr>
                <w:top w:val="nil"/>
                <w:left w:val="nil"/>
                <w:bottom w:val="nil"/>
                <w:right w:val="nil"/>
                <w:between w:val="nil"/>
              </w:pBdr>
              <w:shd w:val="clear" w:color="auto" w:fill="C6D9F1" w:themeFill="text2" w:themeFillTint="33"/>
            </w:pPr>
            <w:r>
              <w:t>Evaluate numerical expressions with</w:t>
            </w:r>
            <w:r w:rsidR="00EF1377">
              <w:t>out</w:t>
            </w:r>
            <w:r>
              <w:t xml:space="preserve"> exponents or grouping symbols.</w:t>
            </w:r>
          </w:p>
        </w:tc>
        <w:tc>
          <w:tcPr>
            <w:tcW w:w="4032" w:type="dxa"/>
            <w:shd w:val="clear" w:color="auto" w:fill="C6D9F1" w:themeFill="text2" w:themeFillTint="33"/>
            <w:tcMar>
              <w:top w:w="100" w:type="dxa"/>
              <w:left w:w="100" w:type="dxa"/>
              <w:bottom w:w="100" w:type="dxa"/>
              <w:right w:w="100" w:type="dxa"/>
            </w:tcMar>
          </w:tcPr>
          <w:p w14:paraId="64B4AB82" w14:textId="77777777" w:rsidR="000B7226" w:rsidRDefault="000B7226" w:rsidP="002813A8">
            <w:pPr>
              <w:widowControl w:val="0"/>
              <w:pBdr>
                <w:top w:val="nil"/>
                <w:left w:val="nil"/>
                <w:bottom w:val="nil"/>
                <w:right w:val="nil"/>
                <w:between w:val="nil"/>
              </w:pBdr>
              <w:shd w:val="clear" w:color="auto" w:fill="C6D9F1" w:themeFill="text2" w:themeFillTint="33"/>
            </w:pPr>
            <w:r w:rsidRPr="009A024F">
              <w:t xml:space="preserve">Evaluate numerical expressions with </w:t>
            </w:r>
            <w:r>
              <w:t>grouping symbols</w:t>
            </w:r>
            <w:r w:rsidRPr="009A024F">
              <w:t>.</w:t>
            </w:r>
          </w:p>
        </w:tc>
        <w:tc>
          <w:tcPr>
            <w:tcW w:w="4032" w:type="dxa"/>
            <w:tcBorders>
              <w:right w:val="single" w:sz="4" w:space="0" w:color="auto"/>
            </w:tcBorders>
            <w:shd w:val="clear" w:color="auto" w:fill="C6D9F1" w:themeFill="text2" w:themeFillTint="33"/>
            <w:tcMar>
              <w:top w:w="100" w:type="dxa"/>
              <w:left w:w="100" w:type="dxa"/>
              <w:bottom w:w="100" w:type="dxa"/>
              <w:right w:w="100" w:type="dxa"/>
            </w:tcMar>
          </w:tcPr>
          <w:p w14:paraId="022496FC" w14:textId="2289B2DA" w:rsidR="000B7226" w:rsidRDefault="001D46D4" w:rsidP="000B7226">
            <w:r w:rsidRPr="00E517BA">
              <w:t>Translate between expressions that use repeated multiplication and expressions that use exponential notation</w:t>
            </w:r>
            <w:r>
              <w:t>.</w:t>
            </w:r>
          </w:p>
        </w:tc>
        <w:tc>
          <w:tcPr>
            <w:tcW w:w="403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0C10595" w14:textId="252CD0F8" w:rsidR="000B7226" w:rsidRDefault="000B7226" w:rsidP="000B7226">
            <w:r>
              <w:t xml:space="preserve">Evaluate numerical expressions </w:t>
            </w:r>
            <w:r w:rsidR="00B43BAE">
              <w:t xml:space="preserve">with </w:t>
            </w:r>
            <w:r>
              <w:t>whole-number exponents.</w:t>
            </w:r>
          </w:p>
        </w:tc>
        <w:tc>
          <w:tcPr>
            <w:tcW w:w="4032"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17FFFC47" w14:textId="77777777" w:rsidR="000B7226" w:rsidRDefault="000B7226" w:rsidP="000B7226">
            <w:r w:rsidRPr="009A024F">
              <w:t xml:space="preserve">Evaluate numerical expressions with </w:t>
            </w:r>
            <w:r>
              <w:t xml:space="preserve">whole-number </w:t>
            </w:r>
            <w:r w:rsidRPr="009A024F">
              <w:t>exponents</w:t>
            </w:r>
            <w:r>
              <w:t xml:space="preserve"> and grouping symbols.</w:t>
            </w:r>
          </w:p>
        </w:tc>
        <w:tc>
          <w:tcPr>
            <w:tcW w:w="403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27DDD6C" w14:textId="73B43F85" w:rsidR="000B7226" w:rsidRDefault="00D102F8" w:rsidP="000B7226">
            <w:r>
              <w:t>Deter</w:t>
            </w:r>
            <w:r w:rsidR="00A6249D">
              <w:t xml:space="preserve">mine whether </w:t>
            </w:r>
            <w:r w:rsidR="000B7226">
              <w:t>numerical expressions are equ</w:t>
            </w:r>
            <w:r w:rsidR="00500731">
              <w:t>ivalent</w:t>
            </w:r>
            <w:r w:rsidR="000B7226">
              <w:t>.</w:t>
            </w:r>
          </w:p>
        </w:tc>
        <w:tc>
          <w:tcPr>
            <w:tcW w:w="4032"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tcPr>
          <w:p w14:paraId="41A469D3" w14:textId="1D1495B5" w:rsidR="000B7226" w:rsidRDefault="000B7226" w:rsidP="000B7226">
            <w:r>
              <w:t>Justify</w:t>
            </w:r>
            <w:r w:rsidR="00C6219F">
              <w:t xml:space="preserve"> </w:t>
            </w:r>
            <w:r>
              <w:t>w</w:t>
            </w:r>
            <w:r w:rsidR="00A9589C">
              <w:t>hether</w:t>
            </w:r>
            <w:r>
              <w:t xml:space="preserve"> two numerical expressions are </w:t>
            </w:r>
            <w:r w:rsidR="00500731">
              <w:t>equiva</w:t>
            </w:r>
            <w:r w:rsidR="0031222E">
              <w:t>lent</w:t>
            </w:r>
            <w:r>
              <w:t>.</w:t>
            </w:r>
          </w:p>
        </w:tc>
      </w:tr>
      <w:tr w:rsidR="000B7226" w14:paraId="1DCE3494" w14:textId="77777777" w:rsidTr="00D007E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8CF2421" w14:textId="77777777" w:rsidR="000B7226" w:rsidRPr="00FB7EAC" w:rsidRDefault="000B7226" w:rsidP="000B7226">
            <w:pPr>
              <w:jc w:val="center"/>
              <w:rPr>
                <w:b/>
              </w:rPr>
            </w:pPr>
            <w:r>
              <w:rPr>
                <w:b/>
              </w:rPr>
              <w:t>Node Note</w:t>
            </w:r>
          </w:p>
        </w:tc>
        <w:tc>
          <w:tcPr>
            <w:tcW w:w="4032" w:type="dxa"/>
            <w:tcMar>
              <w:top w:w="100" w:type="dxa"/>
              <w:left w:w="100" w:type="dxa"/>
              <w:bottom w:w="100" w:type="dxa"/>
              <w:right w:w="100" w:type="dxa"/>
            </w:tcMar>
          </w:tcPr>
          <w:p w14:paraId="1DA9FE40" w14:textId="2625F7C1" w:rsidR="000B7226" w:rsidRPr="000D3E7D" w:rsidRDefault="000B7226" w:rsidP="000B7226">
            <w:pPr>
              <w:rPr>
                <w:color w:val="1D1C1D"/>
              </w:rPr>
            </w:pPr>
            <w:r>
              <w:rPr>
                <w:color w:val="1D1C1D"/>
              </w:rPr>
              <w:t>This may already appear in a stem</w:t>
            </w:r>
            <w:r w:rsidR="00F06415">
              <w:rPr>
                <w:color w:val="1D1C1D"/>
              </w:rPr>
              <w:t xml:space="preserve"> with whole numbers</w:t>
            </w:r>
            <w:r>
              <w:rPr>
                <w:color w:val="1D1C1D"/>
              </w:rPr>
              <w:t xml:space="preserve"> for lower grades and come before distributive property concept.</w:t>
            </w:r>
          </w:p>
        </w:tc>
        <w:tc>
          <w:tcPr>
            <w:tcW w:w="4032" w:type="dxa"/>
            <w:tcMar>
              <w:top w:w="100" w:type="dxa"/>
              <w:left w:w="100" w:type="dxa"/>
              <w:bottom w:w="100" w:type="dxa"/>
              <w:right w:w="100" w:type="dxa"/>
            </w:tcMar>
          </w:tcPr>
          <w:p w14:paraId="1D8BA52F" w14:textId="0227ADC3" w:rsidR="000B7226" w:rsidRDefault="000B7226" w:rsidP="000B7226">
            <w:pPr>
              <w:widowControl w:val="0"/>
              <w:pBdr>
                <w:top w:val="nil"/>
                <w:left w:val="nil"/>
                <w:bottom w:val="nil"/>
                <w:right w:val="nil"/>
                <w:between w:val="nil"/>
              </w:pBdr>
            </w:pPr>
            <w:r>
              <w:rPr>
                <w:color w:val="1D1C1D"/>
              </w:rPr>
              <w:t>This may already appear in a stem</w:t>
            </w:r>
            <w:r w:rsidR="00F06415">
              <w:rPr>
                <w:color w:val="1D1C1D"/>
              </w:rPr>
              <w:t xml:space="preserve"> with whole numbers</w:t>
            </w:r>
            <w:r>
              <w:rPr>
                <w:color w:val="1D1C1D"/>
              </w:rPr>
              <w:t xml:space="preserve"> for lower grades and come before distributive property concept.</w:t>
            </w:r>
          </w:p>
        </w:tc>
        <w:tc>
          <w:tcPr>
            <w:tcW w:w="4032" w:type="dxa"/>
            <w:tcBorders>
              <w:right w:val="single" w:sz="4" w:space="0" w:color="auto"/>
            </w:tcBorders>
            <w:tcMar>
              <w:top w:w="100" w:type="dxa"/>
              <w:left w:w="100" w:type="dxa"/>
              <w:bottom w:w="100" w:type="dxa"/>
              <w:right w:w="100" w:type="dxa"/>
            </w:tcMar>
          </w:tcPr>
          <w:p w14:paraId="114CBDF0" w14:textId="015BFB3F" w:rsidR="000B7226" w:rsidRPr="0034486E" w:rsidRDefault="000B7226" w:rsidP="000B7226"/>
        </w:tc>
        <w:tc>
          <w:tcPr>
            <w:tcW w:w="4032" w:type="dxa"/>
            <w:tcBorders>
              <w:top w:val="single" w:sz="4" w:space="0" w:color="auto"/>
              <w:left w:val="single" w:sz="4" w:space="0" w:color="auto"/>
              <w:bottom w:val="single" w:sz="4" w:space="0" w:color="auto"/>
              <w:right w:val="single" w:sz="4" w:space="0" w:color="auto"/>
            </w:tcBorders>
          </w:tcPr>
          <w:p w14:paraId="481F6D10" w14:textId="77777777" w:rsidR="000B7226" w:rsidRDefault="000B7226" w:rsidP="000B7226">
            <w:pPr>
              <w:rPr>
                <w:color w:val="FF0000"/>
              </w:rPr>
            </w:pPr>
          </w:p>
        </w:tc>
        <w:tc>
          <w:tcPr>
            <w:tcW w:w="4032" w:type="dxa"/>
            <w:tcBorders>
              <w:top w:val="single" w:sz="4" w:space="0" w:color="auto"/>
              <w:left w:val="single" w:sz="4" w:space="0" w:color="auto"/>
              <w:bottom w:val="single" w:sz="4" w:space="0" w:color="auto"/>
              <w:right w:val="single" w:sz="4" w:space="0" w:color="auto"/>
            </w:tcBorders>
          </w:tcPr>
          <w:p w14:paraId="78A7E696" w14:textId="77777777" w:rsidR="000B7226" w:rsidRPr="7BD64134" w:rsidRDefault="000B7226" w:rsidP="000B7226">
            <w:pPr>
              <w:widowControl w:val="0"/>
              <w:pBdr>
                <w:top w:val="nil"/>
                <w:left w:val="nil"/>
                <w:bottom w:val="nil"/>
                <w:right w:val="nil"/>
                <w:between w:val="nil"/>
              </w:pBdr>
              <w:rPr>
                <w:color w:val="FF0000"/>
              </w:rPr>
            </w:pPr>
          </w:p>
        </w:tc>
        <w:tc>
          <w:tcPr>
            <w:tcW w:w="4032" w:type="dxa"/>
            <w:tcBorders>
              <w:top w:val="single" w:sz="4" w:space="0" w:color="auto"/>
              <w:left w:val="single" w:sz="4" w:space="0" w:color="auto"/>
              <w:bottom w:val="single" w:sz="4" w:space="0" w:color="auto"/>
              <w:right w:val="single" w:sz="4" w:space="0" w:color="auto"/>
            </w:tcBorders>
          </w:tcPr>
          <w:p w14:paraId="5C45F849" w14:textId="77777777" w:rsidR="000B7226" w:rsidRPr="7BD64134" w:rsidRDefault="000B7226" w:rsidP="000B7226">
            <w:pPr>
              <w:widowControl w:val="0"/>
              <w:pBdr>
                <w:top w:val="nil"/>
                <w:left w:val="nil"/>
                <w:bottom w:val="nil"/>
                <w:right w:val="nil"/>
                <w:between w:val="nil"/>
              </w:pBdr>
              <w:rPr>
                <w:color w:val="FF0000"/>
              </w:rPr>
            </w:pPr>
          </w:p>
        </w:tc>
        <w:tc>
          <w:tcPr>
            <w:tcW w:w="4032" w:type="dxa"/>
            <w:gridSpan w:val="2"/>
            <w:tcBorders>
              <w:top w:val="single" w:sz="4" w:space="0" w:color="auto"/>
              <w:left w:val="single" w:sz="4" w:space="0" w:color="auto"/>
              <w:bottom w:val="single" w:sz="4" w:space="0" w:color="auto"/>
              <w:right w:val="single" w:sz="4" w:space="0" w:color="auto"/>
            </w:tcBorders>
          </w:tcPr>
          <w:p w14:paraId="0352E2AA" w14:textId="77777777" w:rsidR="000B7226" w:rsidRPr="7BD64134" w:rsidRDefault="000B7226" w:rsidP="000B7226">
            <w:pPr>
              <w:widowControl w:val="0"/>
              <w:pBdr>
                <w:top w:val="nil"/>
                <w:left w:val="nil"/>
                <w:bottom w:val="nil"/>
                <w:right w:val="nil"/>
                <w:between w:val="nil"/>
              </w:pBdr>
              <w:rPr>
                <w:color w:val="FF0000"/>
              </w:rPr>
            </w:pPr>
          </w:p>
        </w:tc>
      </w:tr>
      <w:tr w:rsidR="000B7226" w14:paraId="31B93A10" w14:textId="77777777" w:rsidTr="00D007E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AC3DAAD" w14:textId="77777777" w:rsidR="000B7226" w:rsidRPr="00FB7EAC" w:rsidRDefault="000B7226" w:rsidP="000B7226">
            <w:pPr>
              <w:jc w:val="center"/>
              <w:rPr>
                <w:b/>
              </w:rPr>
            </w:pPr>
            <w:r w:rsidRPr="00FB7EAC">
              <w:rPr>
                <w:b/>
              </w:rPr>
              <w:t>Terminology</w:t>
            </w:r>
          </w:p>
        </w:tc>
        <w:tc>
          <w:tcPr>
            <w:tcW w:w="4032" w:type="dxa"/>
            <w:tcMar>
              <w:top w:w="100" w:type="dxa"/>
              <w:left w:w="100" w:type="dxa"/>
              <w:bottom w:w="100" w:type="dxa"/>
              <w:right w:w="100" w:type="dxa"/>
            </w:tcMar>
          </w:tcPr>
          <w:p w14:paraId="7AF1C93F" w14:textId="77777777" w:rsidR="000B7226" w:rsidRPr="00682DE4" w:rsidRDefault="000B7226" w:rsidP="000B7226">
            <w:r w:rsidRPr="00682DE4">
              <w:rPr>
                <w:b/>
                <w:bCs/>
              </w:rPr>
              <w:t>expression</w:t>
            </w:r>
            <w:r w:rsidRPr="00682DE4">
              <w:t xml:space="preserve"> — finite string built from numbers, operation symbols, parentheses, and letters; after assigning numbers to letters, it denotes a number.</w:t>
            </w:r>
          </w:p>
          <w:p w14:paraId="3C2279F3" w14:textId="77777777" w:rsidR="000B7226" w:rsidRDefault="000B7226" w:rsidP="000B7226">
            <w:r w:rsidRPr="00682DE4">
              <w:rPr>
                <w:b/>
                <w:bCs/>
              </w:rPr>
              <w:t>numerical expression</w:t>
            </w:r>
            <w:r w:rsidRPr="00682DE4">
              <w:t xml:space="preserve"> — expression with no letters.</w:t>
            </w:r>
          </w:p>
          <w:p w14:paraId="200634CE" w14:textId="77777777" w:rsidR="000B7226" w:rsidRDefault="000B7226" w:rsidP="000B7226">
            <w:r w:rsidRPr="44FA64C8">
              <w:rPr>
                <w:b/>
              </w:rPr>
              <w:t>properties of operations</w:t>
            </w:r>
            <w:r w:rsidRPr="44FA64C8">
              <w:t xml:space="preserve"> — commutativity/associativity of + and ×; distributivity of × over + (stated for the number system in use).</w:t>
            </w:r>
          </w:p>
          <w:p w14:paraId="16A8DF37" w14:textId="11AD3B4B" w:rsidR="000B7226" w:rsidRPr="00493DC1" w:rsidRDefault="000B7226" w:rsidP="000B7226">
            <w:r w:rsidRPr="00682DE4">
              <w:rPr>
                <w:b/>
                <w:bCs/>
              </w:rPr>
              <w:t>order of operations</w:t>
            </w:r>
            <w:r w:rsidRPr="00682DE4">
              <w:t xml:space="preserve"> — parsing convention to avoid extra parentheses; a tool</w:t>
            </w:r>
            <w:r>
              <w:t xml:space="preserve"> and convention</w:t>
            </w:r>
            <w:r w:rsidRPr="00682DE4">
              <w:t>, not a theorem.</w:t>
            </w:r>
          </w:p>
        </w:tc>
        <w:tc>
          <w:tcPr>
            <w:tcW w:w="4032" w:type="dxa"/>
            <w:tcMar>
              <w:top w:w="100" w:type="dxa"/>
              <w:left w:w="100" w:type="dxa"/>
              <w:bottom w:w="100" w:type="dxa"/>
              <w:right w:w="100" w:type="dxa"/>
            </w:tcMar>
          </w:tcPr>
          <w:p w14:paraId="6787F594" w14:textId="77777777" w:rsidR="000B7226" w:rsidRDefault="000B7226" w:rsidP="000B7226">
            <w:pPr>
              <w:widowControl w:val="0"/>
              <w:pBdr>
                <w:top w:val="nil"/>
                <w:left w:val="nil"/>
                <w:bottom w:val="nil"/>
                <w:right w:val="nil"/>
                <w:between w:val="nil"/>
              </w:pBdr>
            </w:pPr>
          </w:p>
        </w:tc>
        <w:tc>
          <w:tcPr>
            <w:tcW w:w="4032" w:type="dxa"/>
            <w:tcBorders>
              <w:right w:val="single" w:sz="4" w:space="0" w:color="auto"/>
            </w:tcBorders>
            <w:tcMar>
              <w:top w:w="100" w:type="dxa"/>
              <w:left w:w="100" w:type="dxa"/>
              <w:bottom w:w="100" w:type="dxa"/>
              <w:right w:w="100" w:type="dxa"/>
            </w:tcMar>
          </w:tcPr>
          <w:p w14:paraId="65E51C3C" w14:textId="77777777" w:rsidR="000B7226" w:rsidRDefault="000B7226" w:rsidP="000B7226">
            <w:r w:rsidRPr="00682DE4">
              <w:rPr>
                <w:b/>
                <w:bCs/>
              </w:rPr>
              <w:t>whole-number exponent</w:t>
            </w:r>
            <w:r w:rsidRPr="00682DE4">
              <w:t xml:space="preserve"> — for base </w:t>
            </w:r>
            <m:oMath>
              <m:r>
                <w:rPr>
                  <w:rFonts w:ascii="Cambria Math" w:hAnsi="Cambria Math"/>
                </w:rPr>
                <m:t>a</m:t>
              </m:r>
            </m:oMath>
            <w:r w:rsidRPr="00682DE4">
              <w:t xml:space="preserve"> and integer </w:t>
            </w:r>
            <m:oMath>
              <m:r>
                <w:rPr>
                  <w:rFonts w:ascii="Cambria Math" w:hAnsi="Cambria Math"/>
                </w:rPr>
                <m:t>n≥1</m:t>
              </m:r>
            </m:oMath>
            <w:r w:rsidRPr="00682DE4">
              <w:t xml:space="preserve">: </w:t>
            </w:r>
            <m:oMath>
              <m:sSup>
                <m:sSupPr>
                  <m:ctrlPr>
                    <w:rPr>
                      <w:rFonts w:ascii="Cambria Math" w:hAnsi="Cambria Math"/>
                    </w:rPr>
                  </m:ctrlPr>
                </m:sSupPr>
                <m:e>
                  <m:r>
                    <w:rPr>
                      <w:rFonts w:ascii="Cambria Math" w:hAnsi="Cambria Math"/>
                    </w:rPr>
                    <m:t>a</m:t>
                  </m:r>
                </m:e>
                <m:sup>
                  <m:r>
                    <w:rPr>
                      <w:rFonts w:ascii="Cambria Math" w:hAnsi="Cambria Math"/>
                    </w:rPr>
                    <m:t>n</m:t>
                  </m:r>
                </m:sup>
              </m:sSup>
            </m:oMath>
            <w:r w:rsidRPr="00682DE4">
              <w:t xml:space="preserve"> is the product of </w:t>
            </w:r>
            <m:oMath>
              <m:r>
                <w:rPr>
                  <w:rFonts w:ascii="Cambria Math" w:hAnsi="Cambria Math"/>
                </w:rPr>
                <m:t>n</m:t>
              </m:r>
            </m:oMath>
            <w:r w:rsidRPr="00682DE4">
              <w:t xml:space="preserve"> copies of </w:t>
            </w:r>
            <m:oMath>
              <m:r>
                <w:rPr>
                  <w:rFonts w:ascii="Cambria Math" w:hAnsi="Cambria Math"/>
                </w:rPr>
                <m:t>a</m:t>
              </m:r>
            </m:oMath>
            <w:r w:rsidRPr="00682DE4">
              <w:t xml:space="preserve">; </w:t>
            </w:r>
            <w:r>
              <w:t>define</w:t>
            </w:r>
            <w:r w:rsidRPr="00682DE4">
              <w:t xml:space="preserve"> </w:t>
            </w:r>
            <m:oMath>
              <m:sSup>
                <m:sSupPr>
                  <m:ctrlPr>
                    <w:rPr>
                      <w:rFonts w:ascii="Cambria Math" w:hAnsi="Cambria Math"/>
                    </w:rPr>
                  </m:ctrlPr>
                </m:sSupPr>
                <m:e>
                  <m:r>
                    <w:rPr>
                      <w:rFonts w:ascii="Cambria Math" w:hAnsi="Cambria Math"/>
                    </w:rPr>
                    <m:t>a</m:t>
                  </m:r>
                </m:e>
                <m:sup>
                  <m:r>
                    <w:rPr>
                      <w:rFonts w:ascii="Cambria Math" w:hAnsi="Cambria Math"/>
                    </w:rPr>
                    <m:t>0</m:t>
                  </m:r>
                </m:sup>
              </m:sSup>
              <m:r>
                <w:rPr>
                  <w:rFonts w:ascii="Cambria Math" w:hAnsi="Cambria Math"/>
                </w:rPr>
                <m:t>=1</m:t>
              </m:r>
            </m:oMath>
            <w:r w:rsidRPr="00682DE4">
              <w:rPr>
                <w:rFonts w:eastAsiaTheme="minorEastAsia"/>
              </w:rPr>
              <w:t xml:space="preserve"> </w:t>
            </w:r>
            <w:r w:rsidRPr="00682DE4">
              <w:t xml:space="preserve">for </w:t>
            </w:r>
            <m:oMath>
              <m:r>
                <w:rPr>
                  <w:rFonts w:ascii="Cambria Math" w:hAnsi="Cambria Math"/>
                </w:rPr>
                <m:t>a</m:t>
              </m:r>
              <m:r>
                <m:rPr>
                  <m:sty m:val="p"/>
                </m:rPr>
                <w:rPr>
                  <w:rFonts w:ascii="Cambria Math" w:hAnsi="Cambria Math"/>
                </w:rPr>
                <m:t>≠</m:t>
              </m:r>
              <m:r>
                <w:rPr>
                  <w:rFonts w:ascii="Cambria Math" w:hAnsi="Cambria Math"/>
                </w:rPr>
                <m:t>0</m:t>
              </m:r>
            </m:oMath>
            <w:r w:rsidRPr="00682DE4">
              <w:t xml:space="preserve">. </w:t>
            </w:r>
            <m:oMath>
              <m:r>
                <w:rPr>
                  <w:rFonts w:ascii="Cambria Math" w:hAnsi="Cambria Math"/>
                </w:rPr>
                <m:t>n</m:t>
              </m:r>
            </m:oMath>
            <w:r w:rsidRPr="00682DE4">
              <w:t xml:space="preserve"> is the exponent.</w:t>
            </w:r>
          </w:p>
        </w:tc>
        <w:tc>
          <w:tcPr>
            <w:tcW w:w="4032" w:type="dxa"/>
            <w:tcBorders>
              <w:top w:val="single" w:sz="4" w:space="0" w:color="auto"/>
              <w:left w:val="single" w:sz="4" w:space="0" w:color="auto"/>
              <w:bottom w:val="single" w:sz="4" w:space="0" w:color="auto"/>
              <w:right w:val="single" w:sz="4" w:space="0" w:color="auto"/>
            </w:tcBorders>
          </w:tcPr>
          <w:p w14:paraId="21791219" w14:textId="77777777" w:rsidR="000B7226" w:rsidRDefault="000B7226" w:rsidP="000B7226">
            <w:pPr>
              <w:rPr>
                <w:color w:val="FF0000"/>
              </w:rPr>
            </w:pPr>
          </w:p>
        </w:tc>
        <w:tc>
          <w:tcPr>
            <w:tcW w:w="4032" w:type="dxa"/>
            <w:tcBorders>
              <w:top w:val="single" w:sz="4" w:space="0" w:color="auto"/>
              <w:left w:val="single" w:sz="4" w:space="0" w:color="auto"/>
              <w:bottom w:val="single" w:sz="4" w:space="0" w:color="auto"/>
              <w:right w:val="single" w:sz="4" w:space="0" w:color="auto"/>
            </w:tcBorders>
          </w:tcPr>
          <w:p w14:paraId="3CB81CED" w14:textId="77777777" w:rsidR="000B7226" w:rsidRPr="7BD64134" w:rsidRDefault="000B7226" w:rsidP="000B7226">
            <w:pPr>
              <w:widowControl w:val="0"/>
              <w:pBdr>
                <w:top w:val="nil"/>
                <w:left w:val="nil"/>
                <w:bottom w:val="nil"/>
                <w:right w:val="nil"/>
                <w:between w:val="nil"/>
              </w:pBdr>
              <w:rPr>
                <w:color w:val="FF0000"/>
              </w:rPr>
            </w:pPr>
          </w:p>
        </w:tc>
        <w:tc>
          <w:tcPr>
            <w:tcW w:w="4032" w:type="dxa"/>
            <w:tcBorders>
              <w:top w:val="single" w:sz="4" w:space="0" w:color="auto"/>
              <w:left w:val="single" w:sz="4" w:space="0" w:color="auto"/>
              <w:bottom w:val="single" w:sz="4" w:space="0" w:color="auto"/>
              <w:right w:val="single" w:sz="4" w:space="0" w:color="auto"/>
            </w:tcBorders>
          </w:tcPr>
          <w:p w14:paraId="7E3A93C0" w14:textId="5CB00725" w:rsidR="000B7226" w:rsidRPr="7BD64134" w:rsidRDefault="000B7226" w:rsidP="000B7226">
            <w:pPr>
              <w:widowControl w:val="0"/>
              <w:pBdr>
                <w:top w:val="nil"/>
                <w:left w:val="nil"/>
                <w:bottom w:val="nil"/>
                <w:right w:val="nil"/>
                <w:between w:val="nil"/>
              </w:pBdr>
              <w:rPr>
                <w:color w:val="FF0000"/>
              </w:rPr>
            </w:pPr>
          </w:p>
        </w:tc>
        <w:tc>
          <w:tcPr>
            <w:tcW w:w="4032" w:type="dxa"/>
            <w:gridSpan w:val="2"/>
            <w:tcBorders>
              <w:top w:val="single" w:sz="4" w:space="0" w:color="auto"/>
              <w:left w:val="single" w:sz="4" w:space="0" w:color="auto"/>
              <w:bottom w:val="single" w:sz="4" w:space="0" w:color="auto"/>
              <w:right w:val="single" w:sz="4" w:space="0" w:color="auto"/>
            </w:tcBorders>
          </w:tcPr>
          <w:p w14:paraId="28431CEB" w14:textId="77777777" w:rsidR="000B7226" w:rsidRPr="7BD64134" w:rsidRDefault="000B7226" w:rsidP="000B7226">
            <w:pPr>
              <w:widowControl w:val="0"/>
              <w:pBdr>
                <w:top w:val="nil"/>
                <w:left w:val="nil"/>
                <w:bottom w:val="nil"/>
                <w:right w:val="nil"/>
                <w:between w:val="nil"/>
              </w:pBdr>
              <w:rPr>
                <w:color w:val="FF0000"/>
              </w:rPr>
            </w:pPr>
          </w:p>
        </w:tc>
      </w:tr>
      <w:tr w:rsidR="000B7226" w14:paraId="2998E3B9" w14:textId="77777777" w:rsidTr="00D007E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9F557B9" w14:textId="77777777" w:rsidR="000B7226" w:rsidRPr="0067092A" w:rsidRDefault="000B7226" w:rsidP="000B7226">
            <w:pPr>
              <w:jc w:val="center"/>
              <w:rPr>
                <w:b/>
              </w:rPr>
            </w:pPr>
            <w:r w:rsidRPr="0067092A">
              <w:rPr>
                <w:b/>
              </w:rPr>
              <w:t xml:space="preserve">Mathematical Models </w:t>
            </w:r>
          </w:p>
        </w:tc>
        <w:tc>
          <w:tcPr>
            <w:tcW w:w="4032" w:type="dxa"/>
            <w:tcMar>
              <w:top w:w="100" w:type="dxa"/>
              <w:left w:w="100" w:type="dxa"/>
              <w:bottom w:w="100" w:type="dxa"/>
              <w:right w:w="100" w:type="dxa"/>
            </w:tcMar>
          </w:tcPr>
          <w:p w14:paraId="44331ADD" w14:textId="77777777" w:rsidR="000B7226" w:rsidRDefault="000B7226" w:rsidP="000B7226">
            <w:pPr>
              <w:widowControl w:val="0"/>
              <w:pBdr>
                <w:top w:val="nil"/>
                <w:left w:val="nil"/>
                <w:bottom w:val="nil"/>
                <w:right w:val="nil"/>
                <w:between w:val="nil"/>
              </w:pBdr>
            </w:pPr>
          </w:p>
        </w:tc>
        <w:tc>
          <w:tcPr>
            <w:tcW w:w="4032" w:type="dxa"/>
            <w:tcMar>
              <w:top w:w="100" w:type="dxa"/>
              <w:left w:w="100" w:type="dxa"/>
              <w:bottom w:w="100" w:type="dxa"/>
              <w:right w:w="100" w:type="dxa"/>
            </w:tcMar>
          </w:tcPr>
          <w:p w14:paraId="779A7523" w14:textId="77777777" w:rsidR="000B7226" w:rsidRDefault="000B7226" w:rsidP="000B7226">
            <w:pPr>
              <w:widowControl w:val="0"/>
            </w:pPr>
          </w:p>
        </w:tc>
        <w:tc>
          <w:tcPr>
            <w:tcW w:w="4032" w:type="dxa"/>
            <w:tcBorders>
              <w:right w:val="single" w:sz="4" w:space="0" w:color="auto"/>
            </w:tcBorders>
            <w:tcMar>
              <w:top w:w="100" w:type="dxa"/>
              <w:left w:w="100" w:type="dxa"/>
              <w:bottom w:w="100" w:type="dxa"/>
              <w:right w:w="100" w:type="dxa"/>
            </w:tcMar>
          </w:tcPr>
          <w:p w14:paraId="7B8CAC48" w14:textId="77777777" w:rsidR="000B7226" w:rsidRDefault="000B7226" w:rsidP="000B7226">
            <w:pPr>
              <w:widowControl w:val="0"/>
            </w:pPr>
          </w:p>
        </w:tc>
        <w:tc>
          <w:tcPr>
            <w:tcW w:w="4032" w:type="dxa"/>
            <w:tcBorders>
              <w:top w:val="single" w:sz="4" w:space="0" w:color="auto"/>
              <w:left w:val="single" w:sz="4" w:space="0" w:color="auto"/>
              <w:bottom w:val="single" w:sz="4" w:space="0" w:color="auto"/>
              <w:right w:val="single" w:sz="4" w:space="0" w:color="auto"/>
            </w:tcBorders>
          </w:tcPr>
          <w:p w14:paraId="5EBA4E00" w14:textId="77777777" w:rsidR="000B7226" w:rsidRDefault="000B7226" w:rsidP="000B7226">
            <w:pPr>
              <w:widowControl w:val="0"/>
            </w:pPr>
          </w:p>
        </w:tc>
        <w:tc>
          <w:tcPr>
            <w:tcW w:w="4032" w:type="dxa"/>
            <w:tcBorders>
              <w:top w:val="single" w:sz="4" w:space="0" w:color="auto"/>
              <w:left w:val="single" w:sz="4" w:space="0" w:color="auto"/>
              <w:bottom w:val="single" w:sz="4" w:space="0" w:color="auto"/>
              <w:right w:val="single" w:sz="4" w:space="0" w:color="auto"/>
            </w:tcBorders>
          </w:tcPr>
          <w:p w14:paraId="2C4F3BFB" w14:textId="77777777" w:rsidR="000B7226" w:rsidRDefault="000B7226" w:rsidP="000B7226">
            <w:pPr>
              <w:widowControl w:val="0"/>
            </w:pPr>
          </w:p>
        </w:tc>
        <w:tc>
          <w:tcPr>
            <w:tcW w:w="4032" w:type="dxa"/>
            <w:tcBorders>
              <w:top w:val="single" w:sz="4" w:space="0" w:color="auto"/>
              <w:left w:val="single" w:sz="4" w:space="0" w:color="auto"/>
              <w:bottom w:val="single" w:sz="4" w:space="0" w:color="auto"/>
              <w:right w:val="single" w:sz="4" w:space="0" w:color="auto"/>
            </w:tcBorders>
          </w:tcPr>
          <w:p w14:paraId="76BCC7D3" w14:textId="77777777" w:rsidR="000B7226" w:rsidRDefault="000B7226" w:rsidP="000B7226">
            <w:pPr>
              <w:widowControl w:val="0"/>
            </w:pPr>
          </w:p>
        </w:tc>
        <w:tc>
          <w:tcPr>
            <w:tcW w:w="4032" w:type="dxa"/>
            <w:gridSpan w:val="2"/>
            <w:tcBorders>
              <w:top w:val="single" w:sz="4" w:space="0" w:color="auto"/>
              <w:left w:val="single" w:sz="4" w:space="0" w:color="auto"/>
              <w:bottom w:val="single" w:sz="4" w:space="0" w:color="auto"/>
              <w:right w:val="single" w:sz="4" w:space="0" w:color="auto"/>
            </w:tcBorders>
          </w:tcPr>
          <w:p w14:paraId="434AD9F8" w14:textId="77777777" w:rsidR="000B7226" w:rsidRDefault="000B7226" w:rsidP="000B7226">
            <w:pPr>
              <w:widowControl w:val="0"/>
            </w:pPr>
          </w:p>
        </w:tc>
      </w:tr>
      <w:tr w:rsidR="00D007EF" w14:paraId="09E3D8FD" w14:textId="77777777" w:rsidTr="00D007E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96507DF" w14:textId="77777777" w:rsidR="00D007EF" w:rsidRPr="0067092A" w:rsidRDefault="00D007EF" w:rsidP="00D007EF">
            <w:pPr>
              <w:jc w:val="center"/>
              <w:rPr>
                <w:b/>
              </w:rPr>
            </w:pPr>
            <w:r w:rsidRPr="0067092A">
              <w:rPr>
                <w:b/>
              </w:rPr>
              <w:t>Strategies</w:t>
            </w:r>
          </w:p>
        </w:tc>
        <w:tc>
          <w:tcPr>
            <w:tcW w:w="4032" w:type="dxa"/>
            <w:tcMar>
              <w:top w:w="100" w:type="dxa"/>
              <w:left w:w="100" w:type="dxa"/>
              <w:bottom w:w="100" w:type="dxa"/>
              <w:right w:w="100" w:type="dxa"/>
            </w:tcMar>
          </w:tcPr>
          <w:p w14:paraId="63EBE3C8" w14:textId="500059FB" w:rsidR="00D007EF" w:rsidRDefault="00D007EF" w:rsidP="00D007EF">
            <w:pPr>
              <w:widowControl w:val="0"/>
              <w:pBdr>
                <w:top w:val="nil"/>
                <w:left w:val="nil"/>
                <w:bottom w:val="nil"/>
                <w:right w:val="nil"/>
                <w:between w:val="nil"/>
              </w:pBdr>
            </w:pPr>
            <w:r>
              <w:t>Properties of operations</w:t>
            </w:r>
          </w:p>
        </w:tc>
        <w:tc>
          <w:tcPr>
            <w:tcW w:w="4032" w:type="dxa"/>
            <w:tcMar>
              <w:top w:w="100" w:type="dxa"/>
              <w:left w:w="100" w:type="dxa"/>
              <w:bottom w:w="100" w:type="dxa"/>
              <w:right w:w="100" w:type="dxa"/>
            </w:tcMar>
          </w:tcPr>
          <w:p w14:paraId="6B8E4D77" w14:textId="70D7630D" w:rsidR="00D007EF" w:rsidRDefault="00D007EF" w:rsidP="00D007EF">
            <w:pPr>
              <w:widowControl w:val="0"/>
            </w:pPr>
            <w:r>
              <w:t>Properties of operations</w:t>
            </w:r>
          </w:p>
        </w:tc>
        <w:tc>
          <w:tcPr>
            <w:tcW w:w="4032" w:type="dxa"/>
            <w:tcBorders>
              <w:right w:val="single" w:sz="4" w:space="0" w:color="auto"/>
            </w:tcBorders>
            <w:tcMar>
              <w:top w:w="100" w:type="dxa"/>
              <w:left w:w="100" w:type="dxa"/>
              <w:bottom w:w="100" w:type="dxa"/>
              <w:right w:w="100" w:type="dxa"/>
            </w:tcMar>
          </w:tcPr>
          <w:p w14:paraId="4D3EB7F4" w14:textId="2D61A50C" w:rsidR="00D007EF" w:rsidRDefault="00D007EF" w:rsidP="00D007EF">
            <w:pPr>
              <w:widowControl w:val="0"/>
            </w:pPr>
            <w:r>
              <w:t>Properties of operations</w:t>
            </w:r>
          </w:p>
        </w:tc>
        <w:tc>
          <w:tcPr>
            <w:tcW w:w="4032" w:type="dxa"/>
            <w:tcBorders>
              <w:top w:val="single" w:sz="4" w:space="0" w:color="auto"/>
              <w:left w:val="single" w:sz="4" w:space="0" w:color="auto"/>
              <w:bottom w:val="single" w:sz="4" w:space="0" w:color="auto"/>
              <w:right w:val="single" w:sz="4" w:space="0" w:color="auto"/>
            </w:tcBorders>
          </w:tcPr>
          <w:p w14:paraId="7A23F0DE" w14:textId="1D150428" w:rsidR="00D007EF" w:rsidRDefault="00D007EF" w:rsidP="00D007EF">
            <w:pPr>
              <w:widowControl w:val="0"/>
            </w:pPr>
            <w:r>
              <w:t>Properties of operations</w:t>
            </w:r>
          </w:p>
        </w:tc>
        <w:tc>
          <w:tcPr>
            <w:tcW w:w="4032" w:type="dxa"/>
            <w:tcBorders>
              <w:top w:val="single" w:sz="4" w:space="0" w:color="auto"/>
              <w:left w:val="single" w:sz="4" w:space="0" w:color="auto"/>
              <w:bottom w:val="single" w:sz="4" w:space="0" w:color="auto"/>
              <w:right w:val="single" w:sz="4" w:space="0" w:color="auto"/>
            </w:tcBorders>
          </w:tcPr>
          <w:p w14:paraId="4FDC5DB3" w14:textId="45CAD426" w:rsidR="00D007EF" w:rsidRDefault="00D007EF" w:rsidP="00D007EF">
            <w:pPr>
              <w:widowControl w:val="0"/>
            </w:pPr>
            <w:r>
              <w:t>Properties of operations</w:t>
            </w:r>
          </w:p>
        </w:tc>
        <w:tc>
          <w:tcPr>
            <w:tcW w:w="4032" w:type="dxa"/>
            <w:tcBorders>
              <w:top w:val="single" w:sz="4" w:space="0" w:color="auto"/>
              <w:left w:val="single" w:sz="4" w:space="0" w:color="auto"/>
              <w:bottom w:val="single" w:sz="4" w:space="0" w:color="auto"/>
              <w:right w:val="single" w:sz="4" w:space="0" w:color="auto"/>
            </w:tcBorders>
          </w:tcPr>
          <w:p w14:paraId="540368FA" w14:textId="015E255C" w:rsidR="00D007EF" w:rsidRDefault="00D007EF" w:rsidP="00D007EF">
            <w:pPr>
              <w:widowControl w:val="0"/>
            </w:pPr>
            <w:r>
              <w:t>Properties of operations</w:t>
            </w:r>
          </w:p>
        </w:tc>
        <w:tc>
          <w:tcPr>
            <w:tcW w:w="4032" w:type="dxa"/>
            <w:gridSpan w:val="2"/>
            <w:tcBorders>
              <w:top w:val="single" w:sz="4" w:space="0" w:color="auto"/>
              <w:left w:val="single" w:sz="4" w:space="0" w:color="auto"/>
              <w:bottom w:val="single" w:sz="4" w:space="0" w:color="auto"/>
              <w:right w:val="single" w:sz="4" w:space="0" w:color="auto"/>
            </w:tcBorders>
          </w:tcPr>
          <w:p w14:paraId="21DF2D91" w14:textId="1DBE0C8D" w:rsidR="00D007EF" w:rsidRDefault="00D007EF" w:rsidP="00D007EF">
            <w:pPr>
              <w:widowControl w:val="0"/>
            </w:pPr>
            <w:r>
              <w:t>Properties of operations</w:t>
            </w:r>
          </w:p>
        </w:tc>
      </w:tr>
      <w:tr w:rsidR="00D007EF" w14:paraId="31DAD3DE" w14:textId="77777777" w:rsidTr="00D007E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5081610" w14:textId="77777777" w:rsidR="00D007EF" w:rsidRPr="002347B9" w:rsidRDefault="00D007EF" w:rsidP="00D007EF">
            <w:pPr>
              <w:jc w:val="center"/>
              <w:rPr>
                <w:b/>
              </w:rPr>
            </w:pPr>
            <w:r w:rsidRPr="0067092A">
              <w:rPr>
                <w:b/>
              </w:rPr>
              <w:t>Specifications</w:t>
            </w:r>
          </w:p>
        </w:tc>
        <w:tc>
          <w:tcPr>
            <w:tcW w:w="4032" w:type="dxa"/>
            <w:tcMar>
              <w:top w:w="100" w:type="dxa"/>
              <w:left w:w="100" w:type="dxa"/>
              <w:bottom w:w="100" w:type="dxa"/>
              <w:right w:w="100" w:type="dxa"/>
            </w:tcMar>
          </w:tcPr>
          <w:p w14:paraId="2243277A" w14:textId="15560A03" w:rsidR="00D007EF" w:rsidRDefault="00D007EF" w:rsidP="00D007EF">
            <w:pPr>
              <w:widowControl w:val="0"/>
              <w:pBdr>
                <w:top w:val="nil"/>
                <w:left w:val="nil"/>
                <w:bottom w:val="nil"/>
                <w:right w:val="nil"/>
                <w:between w:val="nil"/>
              </w:pBdr>
            </w:pPr>
          </w:p>
        </w:tc>
        <w:tc>
          <w:tcPr>
            <w:tcW w:w="4032" w:type="dxa"/>
            <w:tcMar>
              <w:top w:w="100" w:type="dxa"/>
              <w:left w:w="100" w:type="dxa"/>
              <w:bottom w:w="100" w:type="dxa"/>
              <w:right w:w="100" w:type="dxa"/>
            </w:tcMar>
          </w:tcPr>
          <w:p w14:paraId="054E27A0" w14:textId="70D0834D" w:rsidR="00D007EF" w:rsidRDefault="00D007EF" w:rsidP="00D007EF">
            <w:pPr>
              <w:widowControl w:val="0"/>
              <w:pBdr>
                <w:top w:val="nil"/>
                <w:left w:val="nil"/>
                <w:bottom w:val="nil"/>
                <w:right w:val="nil"/>
                <w:between w:val="nil"/>
              </w:pBdr>
            </w:pPr>
          </w:p>
        </w:tc>
        <w:tc>
          <w:tcPr>
            <w:tcW w:w="4032" w:type="dxa"/>
            <w:tcBorders>
              <w:right w:val="single" w:sz="4" w:space="0" w:color="auto"/>
            </w:tcBorders>
            <w:tcMar>
              <w:top w:w="100" w:type="dxa"/>
              <w:left w:w="100" w:type="dxa"/>
              <w:bottom w:w="100" w:type="dxa"/>
              <w:right w:w="100" w:type="dxa"/>
            </w:tcMar>
          </w:tcPr>
          <w:p w14:paraId="2252D05C" w14:textId="5480EB52" w:rsidR="00D007EF" w:rsidRDefault="00D007EF"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5E102BD7" w14:textId="229BF7DF" w:rsidR="00D007EF" w:rsidRDefault="00D007EF"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2D6ECFD1" w14:textId="78BA6AB1" w:rsidR="00D007EF" w:rsidRDefault="00D007EF"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0F27504F" w14:textId="6DCA0DEF" w:rsidR="00D007EF" w:rsidRDefault="00D007EF" w:rsidP="00D007EF">
            <w:pPr>
              <w:widowControl w:val="0"/>
              <w:pBdr>
                <w:top w:val="nil"/>
                <w:left w:val="nil"/>
                <w:bottom w:val="nil"/>
                <w:right w:val="nil"/>
                <w:between w:val="nil"/>
              </w:pBdr>
            </w:pPr>
            <w:r w:rsidRPr="00897139">
              <w:t>Consider prior concepts learned (such as exponents</w:t>
            </w:r>
            <w:r>
              <w:t>, distributive property</w:t>
            </w:r>
            <w:r w:rsidRPr="00897139">
              <w:t xml:space="preserve">) and grade level when making number choices (whole numbers, nonnegative rational numbers, integers, rational </w:t>
            </w:r>
            <w:r w:rsidRPr="00897139">
              <w:lastRenderedPageBreak/>
              <w:t>numbers)</w:t>
            </w:r>
          </w:p>
        </w:tc>
        <w:tc>
          <w:tcPr>
            <w:tcW w:w="4032" w:type="dxa"/>
            <w:gridSpan w:val="2"/>
            <w:tcBorders>
              <w:top w:val="single" w:sz="4" w:space="0" w:color="auto"/>
              <w:left w:val="single" w:sz="4" w:space="0" w:color="auto"/>
              <w:bottom w:val="single" w:sz="4" w:space="0" w:color="auto"/>
              <w:right w:val="single" w:sz="4" w:space="0" w:color="auto"/>
            </w:tcBorders>
          </w:tcPr>
          <w:p w14:paraId="72408FD5" w14:textId="29EAFE90" w:rsidR="00D007EF" w:rsidRDefault="00D007EF" w:rsidP="00D007EF">
            <w:pPr>
              <w:widowControl w:val="0"/>
              <w:pBdr>
                <w:top w:val="nil"/>
                <w:left w:val="nil"/>
                <w:bottom w:val="nil"/>
                <w:right w:val="nil"/>
                <w:between w:val="nil"/>
              </w:pBdr>
            </w:pPr>
          </w:p>
        </w:tc>
      </w:tr>
      <w:tr w:rsidR="00D007EF" w14:paraId="5634D01D" w14:textId="77777777" w:rsidTr="00D007E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2FEBE4C" w14:textId="77777777" w:rsidR="00D007EF" w:rsidRPr="0067092A" w:rsidRDefault="00D007EF" w:rsidP="00D007EF">
            <w:pPr>
              <w:jc w:val="center"/>
              <w:rPr>
                <w:b/>
              </w:rPr>
            </w:pPr>
            <w:r w:rsidRPr="0067092A">
              <w:rPr>
                <w:b/>
              </w:rPr>
              <w:t>Leaves to Include</w:t>
            </w:r>
          </w:p>
        </w:tc>
        <w:tc>
          <w:tcPr>
            <w:tcW w:w="4032" w:type="dxa"/>
            <w:tcMar>
              <w:top w:w="100" w:type="dxa"/>
              <w:left w:w="100" w:type="dxa"/>
              <w:bottom w:w="100" w:type="dxa"/>
              <w:right w:w="100" w:type="dxa"/>
            </w:tcMar>
          </w:tcPr>
          <w:p w14:paraId="71D72A7F" w14:textId="77777777" w:rsidR="00D007EF" w:rsidRDefault="00D007EF" w:rsidP="00D007EF">
            <w:pPr>
              <w:pStyle w:val="ListParagraph"/>
              <w:widowControl w:val="0"/>
              <w:numPr>
                <w:ilvl w:val="0"/>
                <w:numId w:val="11"/>
              </w:numPr>
              <w:pBdr>
                <w:top w:val="nil"/>
                <w:left w:val="nil"/>
                <w:bottom w:val="nil"/>
                <w:right w:val="nil"/>
                <w:between w:val="nil"/>
              </w:pBdr>
              <w:spacing w:after="0" w:line="240" w:lineRule="auto"/>
            </w:pPr>
            <w:r w:rsidRPr="00682DE4">
              <w:t>Order of operations as a convention</w:t>
            </w:r>
            <w:r>
              <w:t xml:space="preserve"> to make life easier</w:t>
            </w:r>
          </w:p>
        </w:tc>
        <w:tc>
          <w:tcPr>
            <w:tcW w:w="4032" w:type="dxa"/>
            <w:tcMar>
              <w:top w:w="100" w:type="dxa"/>
              <w:left w:w="100" w:type="dxa"/>
              <w:bottom w:w="100" w:type="dxa"/>
              <w:right w:w="100" w:type="dxa"/>
            </w:tcMar>
          </w:tcPr>
          <w:p w14:paraId="66862F83" w14:textId="77777777" w:rsidR="00D007EF" w:rsidRDefault="00D007EF" w:rsidP="00D007EF">
            <w:pPr>
              <w:pStyle w:val="ListParagraph"/>
              <w:widowControl w:val="0"/>
              <w:numPr>
                <w:ilvl w:val="0"/>
                <w:numId w:val="11"/>
              </w:numPr>
              <w:spacing w:after="0" w:line="240" w:lineRule="auto"/>
            </w:pPr>
            <w:r w:rsidRPr="00682DE4">
              <w:t>Order of operations as a convention</w:t>
            </w:r>
            <w:r>
              <w:t xml:space="preserve"> to make life easier</w:t>
            </w:r>
          </w:p>
        </w:tc>
        <w:tc>
          <w:tcPr>
            <w:tcW w:w="4032" w:type="dxa"/>
            <w:tcBorders>
              <w:right w:val="single" w:sz="4" w:space="0" w:color="auto"/>
            </w:tcBorders>
            <w:tcMar>
              <w:top w:w="100" w:type="dxa"/>
              <w:left w:w="100" w:type="dxa"/>
              <w:bottom w:w="100" w:type="dxa"/>
              <w:right w:w="100" w:type="dxa"/>
            </w:tcMar>
          </w:tcPr>
          <w:p w14:paraId="44D9ABA7" w14:textId="203ACE5C" w:rsidR="00D007EF" w:rsidRDefault="00D007EF" w:rsidP="00933CF1">
            <w:pPr>
              <w:pStyle w:val="ListParagraph"/>
              <w:widowControl w:val="0"/>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6D9AF131" w14:textId="77777777" w:rsidR="00D007EF" w:rsidRDefault="00D007EF" w:rsidP="00D007EF">
            <w:pPr>
              <w:pStyle w:val="ListParagraph"/>
              <w:widowControl w:val="0"/>
              <w:numPr>
                <w:ilvl w:val="0"/>
                <w:numId w:val="11"/>
              </w:numPr>
              <w:spacing w:after="0" w:line="240" w:lineRule="auto"/>
            </w:pPr>
            <w:r w:rsidRPr="00682DE4">
              <w:t>Order of operations as a convention</w:t>
            </w:r>
            <w:r>
              <w:t xml:space="preserve"> to make life easier</w:t>
            </w:r>
          </w:p>
        </w:tc>
        <w:tc>
          <w:tcPr>
            <w:tcW w:w="4032" w:type="dxa"/>
            <w:tcBorders>
              <w:top w:val="single" w:sz="4" w:space="0" w:color="auto"/>
              <w:left w:val="single" w:sz="4" w:space="0" w:color="auto"/>
              <w:bottom w:val="single" w:sz="4" w:space="0" w:color="auto"/>
              <w:right w:val="single" w:sz="4" w:space="0" w:color="auto"/>
            </w:tcBorders>
          </w:tcPr>
          <w:p w14:paraId="6C23E899" w14:textId="77777777" w:rsidR="00D007EF" w:rsidRDefault="00D007EF" w:rsidP="00D007EF">
            <w:pPr>
              <w:pStyle w:val="ListParagraph"/>
              <w:widowControl w:val="0"/>
              <w:numPr>
                <w:ilvl w:val="0"/>
                <w:numId w:val="11"/>
              </w:numPr>
              <w:spacing w:after="0" w:line="240" w:lineRule="auto"/>
            </w:pPr>
            <w:r w:rsidRPr="00682DE4">
              <w:t>Order of operations as a convention</w:t>
            </w:r>
            <w:r>
              <w:t xml:space="preserve"> to make life easier</w:t>
            </w:r>
          </w:p>
        </w:tc>
        <w:tc>
          <w:tcPr>
            <w:tcW w:w="4032" w:type="dxa"/>
            <w:tcBorders>
              <w:top w:val="single" w:sz="4" w:space="0" w:color="auto"/>
              <w:left w:val="single" w:sz="4" w:space="0" w:color="auto"/>
              <w:bottom w:val="single" w:sz="4" w:space="0" w:color="auto"/>
              <w:right w:val="single" w:sz="4" w:space="0" w:color="auto"/>
            </w:tcBorders>
          </w:tcPr>
          <w:p w14:paraId="389F22E7" w14:textId="7B857245" w:rsidR="00D007EF" w:rsidRDefault="00D007EF" w:rsidP="00D007EF">
            <w:pPr>
              <w:widowControl w:val="0"/>
            </w:pPr>
            <w:r w:rsidRPr="00682DE4">
              <w:t>Order of operations as a convention</w:t>
            </w:r>
            <w:r>
              <w:t xml:space="preserve"> to make life easier</w:t>
            </w:r>
          </w:p>
        </w:tc>
        <w:tc>
          <w:tcPr>
            <w:tcW w:w="4032" w:type="dxa"/>
            <w:gridSpan w:val="2"/>
            <w:tcBorders>
              <w:top w:val="single" w:sz="4" w:space="0" w:color="auto"/>
              <w:left w:val="single" w:sz="4" w:space="0" w:color="auto"/>
              <w:bottom w:val="single" w:sz="4" w:space="0" w:color="auto"/>
              <w:right w:val="single" w:sz="4" w:space="0" w:color="auto"/>
            </w:tcBorders>
          </w:tcPr>
          <w:p w14:paraId="4C0AD25B" w14:textId="77777777" w:rsidR="00D007EF" w:rsidRDefault="00D007EF" w:rsidP="00D007EF">
            <w:pPr>
              <w:spacing w:line="278" w:lineRule="auto"/>
              <w:ind w:left="314"/>
            </w:pPr>
          </w:p>
        </w:tc>
      </w:tr>
      <w:tr w:rsidR="00D007EF" w14:paraId="7B35AC3C" w14:textId="77777777" w:rsidTr="00D007E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320C752" w14:textId="77777777" w:rsidR="00D007EF" w:rsidRPr="0067092A" w:rsidRDefault="00D007EF" w:rsidP="00D007EF">
            <w:pPr>
              <w:jc w:val="center"/>
              <w:rPr>
                <w:b/>
              </w:rPr>
            </w:pPr>
            <w:r w:rsidRPr="0067092A">
              <w:rPr>
                <w:b/>
              </w:rPr>
              <w:t>Considerations</w:t>
            </w:r>
          </w:p>
        </w:tc>
        <w:tc>
          <w:tcPr>
            <w:tcW w:w="4032" w:type="dxa"/>
            <w:tcMar>
              <w:top w:w="100" w:type="dxa"/>
              <w:left w:w="100" w:type="dxa"/>
              <w:bottom w:w="100" w:type="dxa"/>
              <w:right w:w="100" w:type="dxa"/>
            </w:tcMar>
          </w:tcPr>
          <w:p w14:paraId="5B8B6603" w14:textId="77777777" w:rsidR="00D007EF" w:rsidRDefault="00D007EF" w:rsidP="00D007EF">
            <w:pPr>
              <w:numPr>
                <w:ilvl w:val="0"/>
                <w:numId w:val="5"/>
              </w:numPr>
              <w:tabs>
                <w:tab w:val="num" w:pos="1440"/>
              </w:tabs>
              <w:ind w:left="360"/>
              <w:rPr>
                <w:rFonts w:ascii="Aptos" w:eastAsia="Aptos" w:hAnsi="Aptos" w:cs="Aptos"/>
              </w:rPr>
            </w:pPr>
            <w:r w:rsidRPr="001D517A">
              <w:rPr>
                <w:rFonts w:ascii="Aptos" w:eastAsia="Aptos" w:hAnsi="Aptos" w:cs="Aptos"/>
              </w:rPr>
              <w:t>Guardrails:</w:t>
            </w:r>
          </w:p>
          <w:p w14:paraId="71CDD2EE" w14:textId="77777777" w:rsidR="00D007EF" w:rsidRPr="0007144F" w:rsidRDefault="00D007EF" w:rsidP="00D007EF">
            <w:pPr>
              <w:numPr>
                <w:ilvl w:val="1"/>
                <w:numId w:val="5"/>
              </w:numPr>
              <w:ind w:left="720"/>
              <w:rPr>
                <w:rFonts w:ascii="Aptos" w:eastAsia="Aptos" w:hAnsi="Aptos" w:cs="Aptos"/>
              </w:rPr>
            </w:pPr>
            <w:r w:rsidRPr="006D596F">
              <w:t>Every rewrite carries a named law: commutative, associative, distributive, definition (exponent), substitution.</w:t>
            </w:r>
          </w:p>
          <w:p w14:paraId="37FC28C7" w14:textId="692C2203" w:rsidR="00ED1498" w:rsidRPr="00263758" w:rsidRDefault="00ED1498" w:rsidP="00D007EF">
            <w:pPr>
              <w:numPr>
                <w:ilvl w:val="1"/>
                <w:numId w:val="5"/>
              </w:numPr>
              <w:ind w:left="720"/>
              <w:rPr>
                <w:rFonts w:ascii="Aptos" w:eastAsia="Aptos" w:hAnsi="Aptos" w:cs="Aptos"/>
              </w:rPr>
            </w:pPr>
            <w:r w:rsidRPr="00ED1498">
              <w:t>leverage writing division as multiplying by multiplicative inverse to help with the PEMDAS confusion. And later additive inverse v subtraction.</w:t>
            </w:r>
            <w:r w:rsidR="00051898">
              <w:t xml:space="preserve"> Those relationships explain why the MD and the AS work the way they do – build instruction around it </w:t>
            </w:r>
          </w:p>
          <w:p w14:paraId="1E1C00EE" w14:textId="77777777" w:rsidR="00263758" w:rsidRDefault="00263758" w:rsidP="00263758"/>
          <w:p w14:paraId="0DD55709" w14:textId="43899D34" w:rsidR="00263758" w:rsidRPr="003C61EF" w:rsidRDefault="00263758" w:rsidP="00263758">
            <w:pPr>
              <w:rPr>
                <w:rFonts w:ascii="Aptos" w:eastAsia="Aptos" w:hAnsi="Aptos" w:cs="Aptos"/>
              </w:rPr>
            </w:pPr>
            <w:r>
              <w:t>Numbers only this row, no letters in the expressions</w:t>
            </w:r>
          </w:p>
        </w:tc>
        <w:tc>
          <w:tcPr>
            <w:tcW w:w="4032" w:type="dxa"/>
            <w:tcMar>
              <w:top w:w="100" w:type="dxa"/>
              <w:left w:w="100" w:type="dxa"/>
              <w:bottom w:w="100" w:type="dxa"/>
              <w:right w:w="100" w:type="dxa"/>
            </w:tcMar>
          </w:tcPr>
          <w:p w14:paraId="4C78B4DB" w14:textId="77777777" w:rsidR="00D007EF" w:rsidRPr="00A7565B" w:rsidRDefault="00D007EF" w:rsidP="00D007EF">
            <w:pPr>
              <w:numPr>
                <w:ilvl w:val="0"/>
                <w:numId w:val="5"/>
              </w:numPr>
              <w:ind w:left="360"/>
              <w:rPr>
                <w:rFonts w:ascii="Aptos" w:eastAsia="Aptos" w:hAnsi="Aptos" w:cs="Aptos"/>
                <w:sz w:val="20"/>
                <w:szCs w:val="20"/>
              </w:rPr>
            </w:pPr>
            <w:r w:rsidRPr="44FA64C8">
              <w:rPr>
                <w:rFonts w:ascii="Aptos" w:eastAsia="Aptos" w:hAnsi="Aptos" w:cs="Aptos"/>
              </w:rPr>
              <w:t xml:space="preserve">Possible motivation for </w:t>
            </w:r>
            <w:proofErr w:type="spellStart"/>
            <w:r w:rsidRPr="44FA64C8">
              <w:rPr>
                <w:rFonts w:ascii="Aptos" w:eastAsia="Aptos" w:hAnsi="Aptos" w:cs="Aptos"/>
              </w:rPr>
              <w:t>OoO</w:t>
            </w:r>
            <w:proofErr w:type="spellEnd"/>
            <w:r w:rsidRPr="44FA64C8">
              <w:rPr>
                <w:rFonts w:ascii="Aptos" w:eastAsia="Aptos" w:hAnsi="Aptos" w:cs="Aptos"/>
              </w:rPr>
              <w:t xml:space="preserve">: look at this terrible expression! Wouldn’t it be nice if we didn’t have to write down all these parentheses??? </w:t>
            </w:r>
          </w:p>
          <w:p w14:paraId="4DBF256D" w14:textId="77777777" w:rsidR="00D007EF" w:rsidRPr="00A7565B" w:rsidRDefault="00D007EF" w:rsidP="00D007EF">
            <w:pPr>
              <w:numPr>
                <w:ilvl w:val="1"/>
                <w:numId w:val="5"/>
              </w:numPr>
              <w:ind w:left="792"/>
              <w:rPr>
                <w:rFonts w:ascii="Aptos" w:eastAsia="Aptos" w:hAnsi="Aptos" w:cs="Aptos"/>
              </w:rPr>
            </w:pPr>
            <w:r w:rsidRPr="00682DE4">
              <w:rPr>
                <w:rFonts w:ascii="Aptos" w:eastAsia="Aptos" w:hAnsi="Aptos" w:cs="Aptos"/>
              </w:rPr>
              <w:t xml:space="preserve">Avoid </w:t>
            </w:r>
            <w:r>
              <w:rPr>
                <w:rFonts w:ascii="Aptos" w:eastAsia="Aptos" w:hAnsi="Aptos" w:cs="Aptos"/>
              </w:rPr>
              <w:t xml:space="preserve">using </w:t>
            </w:r>
            <w:r w:rsidRPr="00682DE4">
              <w:rPr>
                <w:rFonts w:ascii="Aptos" w:eastAsia="Aptos" w:hAnsi="Aptos" w:cs="Aptos"/>
              </w:rPr>
              <w:t>PEMDAS</w:t>
            </w:r>
            <w:r>
              <w:rPr>
                <w:rFonts w:ascii="Aptos" w:eastAsia="Aptos" w:hAnsi="Aptos" w:cs="Aptos"/>
              </w:rPr>
              <w:t xml:space="preserve"> as a reason for step</w:t>
            </w:r>
          </w:p>
          <w:p w14:paraId="50B40A1D" w14:textId="77777777" w:rsidR="00D007EF" w:rsidRDefault="00D007EF" w:rsidP="00D007EF">
            <w:pPr>
              <w:widowControl w:val="0"/>
            </w:pPr>
          </w:p>
          <w:p w14:paraId="390BA7B5" w14:textId="25F4DFFD" w:rsidR="00263758" w:rsidRDefault="00263758" w:rsidP="00D007EF">
            <w:pPr>
              <w:widowControl w:val="0"/>
            </w:pPr>
            <w:r>
              <w:t>Numbers only this row, no letters in the expressions</w:t>
            </w:r>
          </w:p>
        </w:tc>
        <w:tc>
          <w:tcPr>
            <w:tcW w:w="4032" w:type="dxa"/>
            <w:tcBorders>
              <w:right w:val="single" w:sz="4" w:space="0" w:color="auto"/>
            </w:tcBorders>
            <w:tcMar>
              <w:top w:w="100" w:type="dxa"/>
              <w:left w:w="100" w:type="dxa"/>
              <w:bottom w:w="100" w:type="dxa"/>
              <w:right w:w="100" w:type="dxa"/>
            </w:tcMar>
          </w:tcPr>
          <w:p w14:paraId="0F2D8DD1" w14:textId="77777777" w:rsidR="00D007EF" w:rsidRDefault="00D007EF" w:rsidP="00D007EF">
            <w:pPr>
              <w:numPr>
                <w:ilvl w:val="0"/>
                <w:numId w:val="5"/>
              </w:numPr>
              <w:tabs>
                <w:tab w:val="clear" w:pos="720"/>
                <w:tab w:val="num" w:pos="404"/>
              </w:tabs>
              <w:ind w:left="314"/>
              <w:rPr>
                <w:rFonts w:ascii="Aptos" w:eastAsia="Aptos" w:hAnsi="Aptos" w:cs="Aptos"/>
              </w:rPr>
            </w:pPr>
            <w:r>
              <w:rPr>
                <w:rFonts w:ascii="Aptos" w:eastAsia="Aptos" w:hAnsi="Aptos" w:cs="Aptos"/>
              </w:rPr>
              <w:t>Pitfalls:</w:t>
            </w:r>
          </w:p>
          <w:p w14:paraId="61A65434" w14:textId="77777777" w:rsidR="00D007EF" w:rsidRDefault="00D007EF" w:rsidP="00D007EF">
            <w:pPr>
              <w:numPr>
                <w:ilvl w:val="1"/>
                <w:numId w:val="5"/>
              </w:numPr>
              <w:ind w:left="720"/>
              <w:rPr>
                <w:rFonts w:ascii="Aptos" w:eastAsia="Aptos" w:hAnsi="Aptos" w:cs="Aptos"/>
              </w:rPr>
            </w:pPr>
            <w:r>
              <w:rPr>
                <w:rFonts w:ascii="Aptos" w:eastAsia="Aptos" w:hAnsi="Aptos" w:cs="Aptos"/>
              </w:rPr>
              <w:t>J</w:t>
            </w:r>
            <w:r w:rsidRPr="00D519AA">
              <w:rPr>
                <w:rFonts w:ascii="Aptos" w:eastAsia="Aptos" w:hAnsi="Aptos" w:cs="Aptos"/>
              </w:rPr>
              <w:t>ump</w:t>
            </w:r>
            <w:r>
              <w:rPr>
                <w:rFonts w:ascii="Aptos" w:eastAsia="Aptos" w:hAnsi="Aptos" w:cs="Aptos"/>
              </w:rPr>
              <w:t>ing</w:t>
            </w:r>
            <w:r w:rsidRPr="00D519AA">
              <w:rPr>
                <w:rFonts w:ascii="Aptos" w:eastAsia="Aptos" w:hAnsi="Aptos" w:cs="Aptos"/>
              </w:rPr>
              <w:t xml:space="preserve"> from base 10 to arbitrary bases without restating definitions; laws used outside their stated conditions.</w:t>
            </w:r>
          </w:p>
          <w:p w14:paraId="44F94175" w14:textId="77777777" w:rsidR="00D007EF" w:rsidRDefault="00D007EF" w:rsidP="00D007EF">
            <w:pPr>
              <w:numPr>
                <w:ilvl w:val="0"/>
                <w:numId w:val="5"/>
              </w:numPr>
              <w:tabs>
                <w:tab w:val="num" w:pos="1440"/>
              </w:tabs>
              <w:ind w:left="360"/>
              <w:rPr>
                <w:rFonts w:ascii="Aptos" w:eastAsia="Aptos" w:hAnsi="Aptos" w:cs="Aptos"/>
              </w:rPr>
            </w:pPr>
            <w:r w:rsidRPr="001D517A">
              <w:rPr>
                <w:rFonts w:ascii="Aptos" w:eastAsia="Aptos" w:hAnsi="Aptos" w:cs="Aptos"/>
              </w:rPr>
              <w:t>Guardrails:</w:t>
            </w:r>
          </w:p>
          <w:p w14:paraId="2950F4EE" w14:textId="77777777" w:rsidR="00D007EF" w:rsidRPr="006D596F" w:rsidRDefault="00D007EF" w:rsidP="00D007EF">
            <w:pPr>
              <w:numPr>
                <w:ilvl w:val="1"/>
                <w:numId w:val="5"/>
              </w:numPr>
              <w:ind w:left="720"/>
              <w:rPr>
                <w:rFonts w:ascii="Aptos" w:eastAsia="Aptos" w:hAnsi="Aptos" w:cs="Aptos"/>
              </w:rPr>
            </w:pPr>
            <w:r w:rsidRPr="006D596F">
              <w:t>Every rewrite carries a named law: commutative, associative, distributive, definition (exponent), substitution.</w:t>
            </w:r>
          </w:p>
          <w:p w14:paraId="7C1C494C" w14:textId="77777777" w:rsidR="00D007EF" w:rsidRPr="00263758" w:rsidRDefault="00D007EF" w:rsidP="00D007EF">
            <w:pPr>
              <w:numPr>
                <w:ilvl w:val="1"/>
                <w:numId w:val="5"/>
              </w:numPr>
              <w:ind w:left="720"/>
              <w:rPr>
                <w:rFonts w:ascii="Aptos" w:eastAsia="Aptos" w:hAnsi="Aptos" w:cs="Aptos"/>
                <w:sz w:val="20"/>
                <w:szCs w:val="20"/>
              </w:rPr>
            </w:pPr>
            <w:r w:rsidRPr="44FA64C8">
              <w:t>Beyond whole-number exponents (base 10, arbitrary base ok if definition is restated). no negatives/</w:t>
            </w:r>
            <w:proofErr w:type="spellStart"/>
            <w:r w:rsidRPr="44FA64C8">
              <w:t>rationals</w:t>
            </w:r>
            <w:proofErr w:type="spellEnd"/>
            <w:r w:rsidRPr="44FA64C8">
              <w:t xml:space="preserve"> in exponents yet.</w:t>
            </w:r>
          </w:p>
          <w:p w14:paraId="4307FB07" w14:textId="77777777" w:rsidR="00263758" w:rsidRDefault="00263758" w:rsidP="00263758"/>
          <w:p w14:paraId="21D1169E" w14:textId="24362040" w:rsidR="00263758" w:rsidRPr="0085500C" w:rsidRDefault="00263758" w:rsidP="00263758">
            <w:pPr>
              <w:rPr>
                <w:rFonts w:ascii="Aptos" w:eastAsia="Aptos" w:hAnsi="Aptos" w:cs="Aptos"/>
                <w:sz w:val="20"/>
                <w:szCs w:val="20"/>
              </w:rPr>
            </w:pPr>
            <w:r>
              <w:t>Numbers only this row, no letters in the expressions</w:t>
            </w:r>
          </w:p>
        </w:tc>
        <w:tc>
          <w:tcPr>
            <w:tcW w:w="4032" w:type="dxa"/>
            <w:tcBorders>
              <w:top w:val="single" w:sz="4" w:space="0" w:color="auto"/>
              <w:left w:val="single" w:sz="4" w:space="0" w:color="auto"/>
              <w:bottom w:val="single" w:sz="4" w:space="0" w:color="auto"/>
              <w:right w:val="single" w:sz="4" w:space="0" w:color="auto"/>
            </w:tcBorders>
          </w:tcPr>
          <w:p w14:paraId="6D5D822A" w14:textId="77777777" w:rsidR="00D007EF" w:rsidRDefault="00D007EF" w:rsidP="00D007EF">
            <w:pPr>
              <w:numPr>
                <w:ilvl w:val="0"/>
                <w:numId w:val="5"/>
              </w:numPr>
              <w:tabs>
                <w:tab w:val="clear" w:pos="720"/>
                <w:tab w:val="num" w:pos="404"/>
              </w:tabs>
              <w:ind w:left="314"/>
              <w:rPr>
                <w:rFonts w:ascii="Aptos" w:eastAsia="Aptos" w:hAnsi="Aptos" w:cs="Aptos"/>
              </w:rPr>
            </w:pPr>
            <w:r w:rsidRPr="00682DE4">
              <w:rPr>
                <w:rFonts w:ascii="Aptos" w:eastAsia="Aptos" w:hAnsi="Aptos" w:cs="Aptos"/>
              </w:rPr>
              <w:t xml:space="preserve">Avoid </w:t>
            </w:r>
            <w:r>
              <w:rPr>
                <w:rFonts w:ascii="Aptos" w:eastAsia="Aptos" w:hAnsi="Aptos" w:cs="Aptos"/>
              </w:rPr>
              <w:t xml:space="preserve">using </w:t>
            </w:r>
            <w:r w:rsidRPr="00682DE4">
              <w:rPr>
                <w:rFonts w:ascii="Aptos" w:eastAsia="Aptos" w:hAnsi="Aptos" w:cs="Aptos"/>
              </w:rPr>
              <w:t>PEMDAS</w:t>
            </w:r>
            <w:r>
              <w:rPr>
                <w:rFonts w:ascii="Aptos" w:eastAsia="Aptos" w:hAnsi="Aptos" w:cs="Aptos"/>
              </w:rPr>
              <w:t xml:space="preserve"> as a reason for step</w:t>
            </w:r>
          </w:p>
          <w:p w14:paraId="00F523FE" w14:textId="3E49032D" w:rsidR="0078794A" w:rsidRPr="00A7565B" w:rsidRDefault="0078794A" w:rsidP="00D007EF">
            <w:pPr>
              <w:numPr>
                <w:ilvl w:val="0"/>
                <w:numId w:val="5"/>
              </w:numPr>
              <w:tabs>
                <w:tab w:val="clear" w:pos="720"/>
                <w:tab w:val="num" w:pos="404"/>
              </w:tabs>
              <w:ind w:left="314"/>
              <w:rPr>
                <w:rFonts w:ascii="Aptos" w:eastAsia="Aptos" w:hAnsi="Aptos" w:cs="Aptos"/>
              </w:rPr>
            </w:pPr>
            <w:r>
              <w:rPr>
                <w:rFonts w:ascii="Aptos" w:eastAsia="Aptos" w:hAnsi="Aptos" w:cs="Aptos"/>
              </w:rPr>
              <w:t xml:space="preserve">Students will have already seen 10 to whole number exponent in G5, but no harm in seeing it again here. </w:t>
            </w:r>
          </w:p>
          <w:p w14:paraId="408CE9A2" w14:textId="77777777" w:rsidR="00D007EF" w:rsidRDefault="00D007EF" w:rsidP="00D007EF"/>
          <w:p w14:paraId="07B2CCFC" w14:textId="77777777" w:rsidR="00263758" w:rsidRDefault="00263758" w:rsidP="00D007EF"/>
          <w:p w14:paraId="37576C23" w14:textId="716E9F4F" w:rsidR="00263758" w:rsidRDefault="00263758" w:rsidP="00D007EF">
            <w:r>
              <w:t>Numbers only this row, no letters in the expressions</w:t>
            </w:r>
          </w:p>
        </w:tc>
        <w:tc>
          <w:tcPr>
            <w:tcW w:w="4032" w:type="dxa"/>
            <w:tcBorders>
              <w:top w:val="single" w:sz="4" w:space="0" w:color="auto"/>
              <w:left w:val="single" w:sz="4" w:space="0" w:color="auto"/>
              <w:bottom w:val="single" w:sz="4" w:space="0" w:color="auto"/>
              <w:right w:val="single" w:sz="4" w:space="0" w:color="auto"/>
            </w:tcBorders>
          </w:tcPr>
          <w:p w14:paraId="2FDC3D54" w14:textId="77777777" w:rsidR="00D007EF" w:rsidRDefault="00D007EF" w:rsidP="00D007EF">
            <w:pPr>
              <w:numPr>
                <w:ilvl w:val="0"/>
                <w:numId w:val="5"/>
              </w:numPr>
              <w:tabs>
                <w:tab w:val="clear" w:pos="720"/>
                <w:tab w:val="num" w:pos="404"/>
              </w:tabs>
              <w:ind w:left="314"/>
              <w:rPr>
                <w:rFonts w:ascii="Aptos" w:eastAsia="Aptos" w:hAnsi="Aptos" w:cs="Aptos"/>
              </w:rPr>
            </w:pPr>
            <w:r w:rsidRPr="00682DE4">
              <w:rPr>
                <w:rFonts w:ascii="Aptos" w:eastAsia="Aptos" w:hAnsi="Aptos" w:cs="Aptos"/>
              </w:rPr>
              <w:t xml:space="preserve">Avoid </w:t>
            </w:r>
            <w:r>
              <w:rPr>
                <w:rFonts w:ascii="Aptos" w:eastAsia="Aptos" w:hAnsi="Aptos" w:cs="Aptos"/>
              </w:rPr>
              <w:t xml:space="preserve">using </w:t>
            </w:r>
            <w:r w:rsidRPr="00682DE4">
              <w:rPr>
                <w:rFonts w:ascii="Aptos" w:eastAsia="Aptos" w:hAnsi="Aptos" w:cs="Aptos"/>
              </w:rPr>
              <w:t>PEMDAS</w:t>
            </w:r>
            <w:r>
              <w:rPr>
                <w:rFonts w:ascii="Aptos" w:eastAsia="Aptos" w:hAnsi="Aptos" w:cs="Aptos"/>
              </w:rPr>
              <w:t xml:space="preserve"> as a reason for step</w:t>
            </w:r>
          </w:p>
          <w:p w14:paraId="7CC740A6" w14:textId="77777777" w:rsidR="00263758" w:rsidRDefault="00263758" w:rsidP="00263758">
            <w:pPr>
              <w:tabs>
                <w:tab w:val="num" w:pos="404"/>
              </w:tabs>
              <w:rPr>
                <w:rFonts w:ascii="Aptos" w:eastAsia="Aptos" w:hAnsi="Aptos" w:cs="Aptos"/>
              </w:rPr>
            </w:pPr>
          </w:p>
          <w:p w14:paraId="6B8BB91C" w14:textId="77777777" w:rsidR="00263758" w:rsidRDefault="00263758" w:rsidP="00263758">
            <w:pPr>
              <w:tabs>
                <w:tab w:val="num" w:pos="404"/>
              </w:tabs>
              <w:rPr>
                <w:rFonts w:ascii="Aptos" w:eastAsia="Aptos" w:hAnsi="Aptos" w:cs="Aptos"/>
              </w:rPr>
            </w:pPr>
          </w:p>
          <w:p w14:paraId="1A7D7418" w14:textId="59DB76B6" w:rsidR="00263758" w:rsidRPr="00A7565B" w:rsidRDefault="00263758" w:rsidP="00263758">
            <w:pPr>
              <w:tabs>
                <w:tab w:val="num" w:pos="404"/>
              </w:tabs>
              <w:rPr>
                <w:rFonts w:ascii="Aptos" w:eastAsia="Aptos" w:hAnsi="Aptos" w:cs="Aptos"/>
              </w:rPr>
            </w:pPr>
            <w:r>
              <w:t>Numbers only this row, no letters in the expressions</w:t>
            </w:r>
          </w:p>
          <w:p w14:paraId="2F29855A" w14:textId="77777777" w:rsidR="00D007EF" w:rsidRDefault="00D007EF" w:rsidP="00D007EF"/>
        </w:tc>
        <w:tc>
          <w:tcPr>
            <w:tcW w:w="4032" w:type="dxa"/>
            <w:tcBorders>
              <w:top w:val="single" w:sz="4" w:space="0" w:color="auto"/>
              <w:left w:val="single" w:sz="4" w:space="0" w:color="auto"/>
              <w:bottom w:val="single" w:sz="4" w:space="0" w:color="auto"/>
              <w:right w:val="single" w:sz="4" w:space="0" w:color="auto"/>
            </w:tcBorders>
          </w:tcPr>
          <w:p w14:paraId="497DC95C" w14:textId="77777777" w:rsidR="00D007EF" w:rsidRPr="00682DE4" w:rsidRDefault="00D007EF" w:rsidP="00D007EF">
            <w:pPr>
              <w:numPr>
                <w:ilvl w:val="0"/>
                <w:numId w:val="5"/>
              </w:numPr>
              <w:tabs>
                <w:tab w:val="clear" w:pos="720"/>
                <w:tab w:val="num" w:pos="404"/>
              </w:tabs>
              <w:spacing w:line="278" w:lineRule="auto"/>
              <w:ind w:left="314"/>
            </w:pPr>
            <w:r w:rsidRPr="00682DE4">
              <w:t>Throughout learning, students will be reintroduced to definitions and terminology. Be sure to use terms precisely.</w:t>
            </w:r>
          </w:p>
          <w:p w14:paraId="79A2B7D8" w14:textId="77777777" w:rsidR="00D007EF" w:rsidRPr="00682DE4" w:rsidRDefault="00D007EF" w:rsidP="00D007EF">
            <w:pPr>
              <w:numPr>
                <w:ilvl w:val="0"/>
                <w:numId w:val="5"/>
              </w:numPr>
              <w:tabs>
                <w:tab w:val="clear" w:pos="720"/>
                <w:tab w:val="num" w:pos="404"/>
              </w:tabs>
              <w:spacing w:line="278" w:lineRule="auto"/>
              <w:ind w:left="314"/>
            </w:pPr>
            <w:r w:rsidRPr="00682DE4">
              <w:t xml:space="preserve">Work </w:t>
            </w:r>
            <w:r w:rsidRPr="00682DE4">
              <w:rPr>
                <w:rFonts w:ascii="Aptos" w:eastAsia="Aptos" w:hAnsi="Aptos" w:cs="Aptos"/>
              </w:rPr>
              <w:t>first with numbers only (up to and including rational numbers) to get a handle on commutativity, associativity, and distributivity.</w:t>
            </w:r>
          </w:p>
          <w:p w14:paraId="7273C91C" w14:textId="77777777" w:rsidR="00D007EF" w:rsidRPr="00EC0821" w:rsidRDefault="00D007EF" w:rsidP="00D007EF">
            <w:pPr>
              <w:numPr>
                <w:ilvl w:val="0"/>
                <w:numId w:val="5"/>
              </w:numPr>
              <w:tabs>
                <w:tab w:val="clear" w:pos="720"/>
                <w:tab w:val="num" w:pos="404"/>
              </w:tabs>
              <w:spacing w:line="278" w:lineRule="auto"/>
              <w:ind w:left="314"/>
            </w:pPr>
            <w:r>
              <w:rPr>
                <w:rFonts w:ascii="Aptos" w:eastAsia="Aptos" w:hAnsi="Aptos" w:cs="Aptos"/>
              </w:rPr>
              <w:t>Do not treat expressions as equations (do not “solve it”).</w:t>
            </w:r>
          </w:p>
          <w:p w14:paraId="0E308A9F" w14:textId="77777777" w:rsidR="00D007EF" w:rsidRDefault="00D007EF" w:rsidP="00D007EF">
            <w:pPr>
              <w:rPr>
                <w:rFonts w:ascii="Aptos" w:eastAsia="Aptos" w:hAnsi="Aptos" w:cs="Aptos"/>
              </w:rPr>
            </w:pPr>
            <w:r w:rsidRPr="44FA64C8">
              <w:rPr>
                <w:rFonts w:ascii="Aptos" w:eastAsia="Aptos" w:hAnsi="Aptos" w:cs="Aptos"/>
              </w:rPr>
              <w:t>The equal sign shows that the expressions on both sides are the same point on the number line, not view it as a signal to “do something”.</w:t>
            </w:r>
          </w:p>
          <w:p w14:paraId="5688369F" w14:textId="77777777" w:rsidR="00263758" w:rsidRDefault="00263758" w:rsidP="00D007EF">
            <w:pPr>
              <w:rPr>
                <w:rFonts w:ascii="Aptos" w:eastAsia="Aptos" w:hAnsi="Aptos" w:cs="Aptos"/>
              </w:rPr>
            </w:pPr>
          </w:p>
          <w:p w14:paraId="66ED8C42" w14:textId="42A44827" w:rsidR="00263758" w:rsidRDefault="00263758" w:rsidP="00D007EF">
            <w:r>
              <w:t>Numbers only this row, no letters in the expressions</w:t>
            </w:r>
          </w:p>
        </w:tc>
        <w:tc>
          <w:tcPr>
            <w:tcW w:w="4032" w:type="dxa"/>
            <w:gridSpan w:val="2"/>
            <w:tcBorders>
              <w:top w:val="single" w:sz="4" w:space="0" w:color="auto"/>
              <w:left w:val="single" w:sz="4" w:space="0" w:color="auto"/>
              <w:bottom w:val="single" w:sz="4" w:space="0" w:color="auto"/>
              <w:right w:val="single" w:sz="4" w:space="0" w:color="auto"/>
            </w:tcBorders>
          </w:tcPr>
          <w:p w14:paraId="47F70291" w14:textId="77777777" w:rsidR="00D007EF" w:rsidRPr="00682DE4" w:rsidRDefault="00D007EF" w:rsidP="00D007EF">
            <w:pPr>
              <w:numPr>
                <w:ilvl w:val="0"/>
                <w:numId w:val="5"/>
              </w:numPr>
              <w:tabs>
                <w:tab w:val="clear" w:pos="720"/>
                <w:tab w:val="num" w:pos="404"/>
              </w:tabs>
              <w:spacing w:line="278" w:lineRule="auto"/>
              <w:ind w:left="314"/>
            </w:pPr>
            <w:r w:rsidRPr="00682DE4">
              <w:t>Throughout learning, students will be reintroduced to definitions and terminology. Be sure to use terms precisely.</w:t>
            </w:r>
          </w:p>
          <w:p w14:paraId="6A2A4FDC" w14:textId="77777777" w:rsidR="00D007EF" w:rsidRPr="00AC6F94" w:rsidRDefault="00D007EF" w:rsidP="00D007EF">
            <w:pPr>
              <w:numPr>
                <w:ilvl w:val="0"/>
                <w:numId w:val="5"/>
              </w:numPr>
              <w:tabs>
                <w:tab w:val="clear" w:pos="720"/>
                <w:tab w:val="num" w:pos="404"/>
              </w:tabs>
              <w:spacing w:line="278" w:lineRule="auto"/>
              <w:ind w:left="314"/>
            </w:pPr>
            <w:r w:rsidRPr="00682DE4">
              <w:t xml:space="preserve">Justify </w:t>
            </w:r>
            <w:r w:rsidRPr="00682DE4">
              <w:rPr>
                <w:rFonts w:ascii="Aptos" w:eastAsia="Aptos" w:hAnsi="Aptos" w:cs="Aptos"/>
              </w:rPr>
              <w:t>numeric rewrites with named laws.</w:t>
            </w:r>
          </w:p>
          <w:p w14:paraId="0DE393D2" w14:textId="77777777" w:rsidR="00D007EF" w:rsidRDefault="00D007EF" w:rsidP="00D007EF"/>
          <w:p w14:paraId="422AB384" w14:textId="6EAA9C47" w:rsidR="00263758" w:rsidRDefault="00263758" w:rsidP="00D007EF">
            <w:r>
              <w:t>Numbers only this row, no letters in the expressions</w:t>
            </w:r>
          </w:p>
        </w:tc>
      </w:tr>
      <w:tr w:rsidR="00D007EF" w14:paraId="310205AB" w14:textId="77777777" w:rsidTr="00D007E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51D7F78" w14:textId="77777777" w:rsidR="00D007EF" w:rsidRPr="0067092A" w:rsidRDefault="00D007EF" w:rsidP="00D007EF">
            <w:pPr>
              <w:jc w:val="center"/>
              <w:rPr>
                <w:b/>
                <w:i/>
              </w:rPr>
            </w:pPr>
            <w:r w:rsidRPr="0067092A">
              <w:rPr>
                <w:b/>
              </w:rPr>
              <w:t>Required Skills/Cases</w:t>
            </w:r>
          </w:p>
        </w:tc>
        <w:tc>
          <w:tcPr>
            <w:tcW w:w="4032" w:type="dxa"/>
            <w:tcMar>
              <w:top w:w="100" w:type="dxa"/>
              <w:left w:w="100" w:type="dxa"/>
              <w:bottom w:w="100" w:type="dxa"/>
              <w:right w:w="100" w:type="dxa"/>
            </w:tcMar>
          </w:tcPr>
          <w:p w14:paraId="61088B38" w14:textId="30DB6C5D" w:rsidR="00D007EF" w:rsidRDefault="00D007EF" w:rsidP="00D007EF">
            <w:pPr>
              <w:widowControl w:val="0"/>
            </w:pPr>
            <w:r>
              <w:t>Number restrictions</w:t>
            </w:r>
          </w:p>
          <w:p w14:paraId="38E0D95F" w14:textId="682EA8A4" w:rsidR="00D007EF" w:rsidRDefault="00D007EF" w:rsidP="00D007EF">
            <w:pPr>
              <w:pStyle w:val="ListParagraph"/>
              <w:widowControl w:val="0"/>
              <w:numPr>
                <w:ilvl w:val="0"/>
                <w:numId w:val="23"/>
              </w:numPr>
            </w:pPr>
            <w:r>
              <w:t>Whole numbers (g6)</w:t>
            </w:r>
          </w:p>
          <w:p w14:paraId="24FFD553" w14:textId="77777777" w:rsidR="00D007EF" w:rsidRPr="001E6EFC" w:rsidRDefault="00D007EF" w:rsidP="00D007EF">
            <w:pPr>
              <w:pStyle w:val="ListParagraph"/>
              <w:widowControl w:val="0"/>
              <w:numPr>
                <w:ilvl w:val="0"/>
                <w:numId w:val="23"/>
              </w:numPr>
            </w:pPr>
            <w:r>
              <w:t>Fractions (g6)</w:t>
            </w:r>
          </w:p>
          <w:p w14:paraId="05A79365" w14:textId="77777777" w:rsidR="00D007EF" w:rsidRDefault="00D007EF" w:rsidP="00D007EF">
            <w:pPr>
              <w:pStyle w:val="ListParagraph"/>
              <w:widowControl w:val="0"/>
              <w:numPr>
                <w:ilvl w:val="0"/>
                <w:numId w:val="23"/>
              </w:numPr>
            </w:pPr>
            <w:r>
              <w:t>Decimals (g6)</w:t>
            </w:r>
          </w:p>
          <w:p w14:paraId="08CE2CB0" w14:textId="04A0B8F4" w:rsidR="00D007EF" w:rsidRDefault="00D007EF" w:rsidP="00D007EF">
            <w:pPr>
              <w:pStyle w:val="ListParagraph"/>
              <w:widowControl w:val="0"/>
              <w:numPr>
                <w:ilvl w:val="0"/>
                <w:numId w:val="23"/>
              </w:numPr>
            </w:pPr>
            <w:r>
              <w:t>Integers (g7) (some states g6)</w:t>
            </w:r>
          </w:p>
          <w:p w14:paraId="689508BE" w14:textId="77777777" w:rsidR="00D007EF" w:rsidRDefault="00D007EF" w:rsidP="00D007EF">
            <w:pPr>
              <w:pStyle w:val="ListParagraph"/>
              <w:widowControl w:val="0"/>
              <w:numPr>
                <w:ilvl w:val="0"/>
                <w:numId w:val="23"/>
              </w:numPr>
            </w:pPr>
            <w:r>
              <w:t>Rational numbers (g7)</w:t>
            </w:r>
          </w:p>
          <w:p w14:paraId="5C40E23A" w14:textId="0C4A1E24" w:rsidR="00D007EF" w:rsidRDefault="00D007EF" w:rsidP="00D007EF">
            <w:pPr>
              <w:widowControl w:val="0"/>
            </w:pPr>
            <w:r>
              <w:t>Cases</w:t>
            </w:r>
          </w:p>
          <w:p w14:paraId="43E4286B" w14:textId="77777777" w:rsidR="008C0D00" w:rsidRDefault="00D007EF" w:rsidP="00D007EF">
            <w:pPr>
              <w:pStyle w:val="ListParagraph"/>
              <w:widowControl w:val="0"/>
              <w:numPr>
                <w:ilvl w:val="0"/>
                <w:numId w:val="24"/>
              </w:numPr>
            </w:pPr>
            <w:r>
              <w:t xml:space="preserve">More than two terms, </w:t>
            </w:r>
            <w:r w:rsidR="008C0D00">
              <w:t xml:space="preserve">one operation </w:t>
            </w:r>
          </w:p>
          <w:p w14:paraId="67AFFA3B" w14:textId="13374119" w:rsidR="00D007EF" w:rsidRPr="00BE4AA3" w:rsidRDefault="008C0D00" w:rsidP="00D007EF">
            <w:pPr>
              <w:pStyle w:val="ListParagraph"/>
              <w:widowControl w:val="0"/>
              <w:numPr>
                <w:ilvl w:val="0"/>
                <w:numId w:val="24"/>
              </w:numPr>
            </w:pPr>
            <w:r>
              <w:t xml:space="preserve">More than two terms, </w:t>
            </w:r>
            <w:r w:rsidR="00D007EF">
              <w:t>more than one operation</w:t>
            </w:r>
          </w:p>
        </w:tc>
        <w:tc>
          <w:tcPr>
            <w:tcW w:w="4032" w:type="dxa"/>
            <w:tcMar>
              <w:top w:w="100" w:type="dxa"/>
              <w:left w:w="100" w:type="dxa"/>
              <w:bottom w:w="100" w:type="dxa"/>
              <w:right w:w="100" w:type="dxa"/>
            </w:tcMar>
          </w:tcPr>
          <w:p w14:paraId="61444421" w14:textId="77777777" w:rsidR="00D007EF" w:rsidRDefault="00D007EF" w:rsidP="00D007EF">
            <w:pPr>
              <w:widowControl w:val="0"/>
            </w:pPr>
            <w:r>
              <w:t>Number restrictions</w:t>
            </w:r>
          </w:p>
          <w:p w14:paraId="12F67F61" w14:textId="77777777" w:rsidR="00D007EF" w:rsidRDefault="00D007EF" w:rsidP="00D007EF">
            <w:pPr>
              <w:pStyle w:val="ListParagraph"/>
              <w:widowControl w:val="0"/>
              <w:numPr>
                <w:ilvl w:val="0"/>
                <w:numId w:val="25"/>
              </w:numPr>
            </w:pPr>
            <w:r>
              <w:t>Whole numbers (g6)</w:t>
            </w:r>
          </w:p>
          <w:p w14:paraId="15817A77" w14:textId="77777777" w:rsidR="00D007EF" w:rsidRPr="001E6EFC" w:rsidRDefault="00D007EF" w:rsidP="00D007EF">
            <w:pPr>
              <w:pStyle w:val="ListParagraph"/>
              <w:widowControl w:val="0"/>
              <w:numPr>
                <w:ilvl w:val="0"/>
                <w:numId w:val="25"/>
              </w:numPr>
            </w:pPr>
            <w:r>
              <w:t>Fractions (g6)</w:t>
            </w:r>
          </w:p>
          <w:p w14:paraId="2343F2FC" w14:textId="77777777" w:rsidR="00D007EF" w:rsidRDefault="00D007EF" w:rsidP="00D007EF">
            <w:pPr>
              <w:pStyle w:val="ListParagraph"/>
              <w:widowControl w:val="0"/>
              <w:numPr>
                <w:ilvl w:val="0"/>
                <w:numId w:val="25"/>
              </w:numPr>
            </w:pPr>
            <w:r>
              <w:t>Decimals (g6)</w:t>
            </w:r>
          </w:p>
          <w:p w14:paraId="00CD7987" w14:textId="08A0CF9B" w:rsidR="00D007EF" w:rsidRDefault="00D007EF" w:rsidP="00D007EF">
            <w:pPr>
              <w:pStyle w:val="ListParagraph"/>
              <w:widowControl w:val="0"/>
              <w:numPr>
                <w:ilvl w:val="0"/>
                <w:numId w:val="25"/>
              </w:numPr>
            </w:pPr>
            <w:r>
              <w:t>Integers (g7) (some states g6)</w:t>
            </w:r>
          </w:p>
          <w:p w14:paraId="26732CFF" w14:textId="77777777" w:rsidR="00D007EF" w:rsidRDefault="00D007EF" w:rsidP="00D007EF">
            <w:pPr>
              <w:pStyle w:val="ListParagraph"/>
              <w:widowControl w:val="0"/>
              <w:numPr>
                <w:ilvl w:val="0"/>
                <w:numId w:val="25"/>
              </w:numPr>
            </w:pPr>
            <w:r>
              <w:t>Rational numbers (g7)</w:t>
            </w:r>
          </w:p>
          <w:p w14:paraId="6EAE8C53" w14:textId="77777777" w:rsidR="00D007EF" w:rsidRDefault="00D007EF" w:rsidP="00D007EF">
            <w:pPr>
              <w:widowControl w:val="0"/>
            </w:pPr>
            <w:r>
              <w:t>Cases</w:t>
            </w:r>
          </w:p>
          <w:p w14:paraId="7785B564" w14:textId="77777777" w:rsidR="00D007EF" w:rsidRDefault="00D007EF" w:rsidP="00D007EF">
            <w:pPr>
              <w:pStyle w:val="ListParagraph"/>
              <w:widowControl w:val="0"/>
              <w:numPr>
                <w:ilvl w:val="0"/>
                <w:numId w:val="24"/>
              </w:numPr>
            </w:pPr>
            <w:r>
              <w:t>One grouping symbol</w:t>
            </w:r>
          </w:p>
          <w:p w14:paraId="651F88E4" w14:textId="28573D1B" w:rsidR="00D007EF" w:rsidRPr="00BE4AA3" w:rsidRDefault="00D007EF" w:rsidP="00D007EF">
            <w:pPr>
              <w:pStyle w:val="ListParagraph"/>
              <w:widowControl w:val="0"/>
              <w:numPr>
                <w:ilvl w:val="0"/>
                <w:numId w:val="24"/>
              </w:numPr>
            </w:pPr>
            <w:r>
              <w:t xml:space="preserve">More than </w:t>
            </w:r>
            <w:r w:rsidR="008C0D00">
              <w:t>one</w:t>
            </w:r>
            <w:r>
              <w:t xml:space="preserve"> grouping symbol</w:t>
            </w:r>
          </w:p>
        </w:tc>
        <w:tc>
          <w:tcPr>
            <w:tcW w:w="4032" w:type="dxa"/>
            <w:tcBorders>
              <w:right w:val="single" w:sz="4" w:space="0" w:color="auto"/>
            </w:tcBorders>
            <w:tcMar>
              <w:top w:w="100" w:type="dxa"/>
              <w:left w:w="100" w:type="dxa"/>
              <w:bottom w:w="100" w:type="dxa"/>
              <w:right w:w="100" w:type="dxa"/>
            </w:tcMar>
          </w:tcPr>
          <w:p w14:paraId="393297EC" w14:textId="77777777" w:rsidR="00D007EF" w:rsidRDefault="00D007EF" w:rsidP="00D007EF">
            <w:pPr>
              <w:widowControl w:val="0"/>
            </w:pPr>
            <w:r>
              <w:t>Number restrictions</w:t>
            </w:r>
          </w:p>
          <w:p w14:paraId="64FB0E00" w14:textId="77777777" w:rsidR="00D007EF" w:rsidRDefault="00D007EF" w:rsidP="00D007EF">
            <w:pPr>
              <w:pStyle w:val="ListParagraph"/>
              <w:widowControl w:val="0"/>
              <w:numPr>
                <w:ilvl w:val="0"/>
                <w:numId w:val="26"/>
              </w:numPr>
            </w:pPr>
            <w:r>
              <w:t>Whole numbers (g6)</w:t>
            </w:r>
          </w:p>
          <w:p w14:paraId="0E550AF7" w14:textId="77777777" w:rsidR="00D007EF" w:rsidRPr="001E6EFC" w:rsidRDefault="00D007EF" w:rsidP="00D007EF">
            <w:pPr>
              <w:pStyle w:val="ListParagraph"/>
              <w:widowControl w:val="0"/>
              <w:numPr>
                <w:ilvl w:val="0"/>
                <w:numId w:val="26"/>
              </w:numPr>
            </w:pPr>
            <w:r>
              <w:t>Fractions (g6)</w:t>
            </w:r>
          </w:p>
          <w:p w14:paraId="6F926DF5" w14:textId="77777777" w:rsidR="00D007EF" w:rsidRDefault="00D007EF" w:rsidP="00D007EF">
            <w:pPr>
              <w:pStyle w:val="ListParagraph"/>
              <w:widowControl w:val="0"/>
              <w:numPr>
                <w:ilvl w:val="0"/>
                <w:numId w:val="26"/>
              </w:numPr>
            </w:pPr>
            <w:r>
              <w:t>Decimals (g6)</w:t>
            </w:r>
          </w:p>
          <w:p w14:paraId="779364E5" w14:textId="22970554" w:rsidR="00D007EF" w:rsidRDefault="00D007EF" w:rsidP="00D007EF">
            <w:pPr>
              <w:pStyle w:val="ListParagraph"/>
              <w:widowControl w:val="0"/>
              <w:numPr>
                <w:ilvl w:val="0"/>
                <w:numId w:val="26"/>
              </w:numPr>
            </w:pPr>
            <w:r>
              <w:t>Integers (g7) (some states g6)</w:t>
            </w:r>
          </w:p>
          <w:p w14:paraId="3A3EC859" w14:textId="77777777" w:rsidR="00D007EF" w:rsidRDefault="00D007EF" w:rsidP="00D007EF">
            <w:pPr>
              <w:pStyle w:val="ListParagraph"/>
              <w:widowControl w:val="0"/>
              <w:numPr>
                <w:ilvl w:val="0"/>
                <w:numId w:val="26"/>
              </w:numPr>
            </w:pPr>
            <w:r>
              <w:t>Rational numbers (g7)</w:t>
            </w:r>
          </w:p>
          <w:p w14:paraId="5DAE40A5" w14:textId="77777777" w:rsidR="00D007EF" w:rsidRDefault="00D007EF" w:rsidP="00D007EF">
            <w:r>
              <w:t>Skills</w:t>
            </w:r>
          </w:p>
          <w:p w14:paraId="290D370A" w14:textId="77777777" w:rsidR="00D007EF" w:rsidRDefault="00D007EF" w:rsidP="00D007EF">
            <w:pPr>
              <w:pStyle w:val="ListParagraph"/>
              <w:numPr>
                <w:ilvl w:val="0"/>
                <w:numId w:val="34"/>
              </w:numPr>
            </w:pPr>
            <w:r w:rsidRPr="0034486E">
              <w:t xml:space="preserve">Write </w:t>
            </w:r>
            <m:oMath>
              <m:r>
                <w:rPr>
                  <w:rFonts w:ascii="Cambria Math" w:hAnsi="Cambria Math"/>
                </w:rPr>
                <m:t>2×2×2</m:t>
              </m:r>
            </m:oMath>
            <w:r w:rsidRPr="0034486E">
              <w:t xml:space="preserve"> by using exponential notation. </w:t>
            </w:r>
          </w:p>
          <w:p w14:paraId="05D37C68" w14:textId="3EC86666" w:rsidR="00D007EF" w:rsidRPr="00BE4AA3" w:rsidRDefault="00D007EF" w:rsidP="00D007EF">
            <w:pPr>
              <w:pStyle w:val="ListParagraph"/>
              <w:numPr>
                <w:ilvl w:val="0"/>
                <w:numId w:val="34"/>
              </w:numPr>
            </w:pPr>
            <w:r w:rsidRPr="0034486E">
              <w:t xml:space="preserve">Write </w:t>
            </w:r>
            <m:oMath>
              <m:sSup>
                <m:sSupPr>
                  <m:ctrlPr>
                    <w:rPr>
                      <w:rFonts w:ascii="Cambria Math" w:hAnsi="Cambria Math"/>
                      <w:i/>
                    </w:rPr>
                  </m:ctrlPr>
                </m:sSupPr>
                <m:e>
                  <m:r>
                    <w:rPr>
                      <w:rFonts w:ascii="Cambria Math" w:hAnsi="Cambria Math"/>
                    </w:rPr>
                    <m:t>3</m:t>
                  </m:r>
                </m:e>
                <m:sup>
                  <m:r>
                    <w:rPr>
                      <w:rFonts w:ascii="Cambria Math" w:hAnsi="Cambria Math"/>
                    </w:rPr>
                    <m:t>4</m:t>
                  </m:r>
                </m:sup>
              </m:sSup>
            </m:oMath>
            <w:r w:rsidRPr="0034486E">
              <w:t xml:space="preserve"> in expanded form.</w:t>
            </w:r>
          </w:p>
        </w:tc>
        <w:tc>
          <w:tcPr>
            <w:tcW w:w="4032" w:type="dxa"/>
            <w:tcBorders>
              <w:top w:val="single" w:sz="4" w:space="0" w:color="auto"/>
              <w:left w:val="single" w:sz="4" w:space="0" w:color="auto"/>
              <w:bottom w:val="single" w:sz="4" w:space="0" w:color="auto"/>
              <w:right w:val="single" w:sz="4" w:space="0" w:color="auto"/>
            </w:tcBorders>
          </w:tcPr>
          <w:p w14:paraId="71214185" w14:textId="6D42BB85" w:rsidR="00D007EF" w:rsidRDefault="00D007EF" w:rsidP="00D007EF">
            <w:pPr>
              <w:pStyle w:val="ListParagraph"/>
              <w:widowControl w:val="0"/>
              <w:numPr>
                <w:ilvl w:val="0"/>
                <w:numId w:val="34"/>
              </w:numPr>
              <w:spacing w:after="0"/>
            </w:pPr>
            <w:r>
              <w:t xml:space="preserve">Ex: </w:t>
            </w:r>
            <m:oMath>
              <m:r>
                <w:rPr>
                  <w:rFonts w:ascii="Cambria Math" w:hAnsi="Cambria Math"/>
                </w:rPr>
                <m:t>5+</m:t>
              </m:r>
              <m:sSup>
                <m:sSupPr>
                  <m:ctrlPr>
                    <w:rPr>
                      <w:rFonts w:ascii="Cambria Math" w:hAnsi="Cambria Math"/>
                      <w:i/>
                    </w:rPr>
                  </m:ctrlPr>
                </m:sSupPr>
                <m:e>
                  <m:r>
                    <w:rPr>
                      <w:rFonts w:ascii="Cambria Math" w:hAnsi="Cambria Math"/>
                    </w:rPr>
                    <m:t>3</m:t>
                  </m:r>
                </m:e>
                <m:sup>
                  <m:r>
                    <w:rPr>
                      <w:rFonts w:ascii="Cambria Math" w:hAnsi="Cambria Math"/>
                    </w:rPr>
                    <m:t>2</m:t>
                  </m:r>
                </m:sup>
              </m:sSup>
            </m:oMath>
          </w:p>
          <w:p w14:paraId="38B51CCA" w14:textId="77777777" w:rsidR="00D007EF" w:rsidRDefault="00D007EF" w:rsidP="00D007EF">
            <w:pPr>
              <w:widowControl w:val="0"/>
            </w:pPr>
          </w:p>
          <w:p w14:paraId="5863CB73" w14:textId="23DB8CCB" w:rsidR="00D007EF" w:rsidRDefault="00D007EF" w:rsidP="00D007EF">
            <w:pPr>
              <w:widowControl w:val="0"/>
            </w:pPr>
            <w:r>
              <w:t>Number restrictions</w:t>
            </w:r>
          </w:p>
          <w:p w14:paraId="0780E0C2" w14:textId="77777777" w:rsidR="00D007EF" w:rsidRDefault="00D007EF" w:rsidP="00D007EF">
            <w:pPr>
              <w:pStyle w:val="ListParagraph"/>
              <w:widowControl w:val="0"/>
              <w:numPr>
                <w:ilvl w:val="0"/>
                <w:numId w:val="44"/>
              </w:numPr>
            </w:pPr>
            <w:r>
              <w:t>Whole numbers (g6)</w:t>
            </w:r>
          </w:p>
          <w:p w14:paraId="763B2E1E" w14:textId="77777777" w:rsidR="00D007EF" w:rsidRPr="001E6EFC" w:rsidRDefault="00D007EF" w:rsidP="00D007EF">
            <w:pPr>
              <w:pStyle w:val="ListParagraph"/>
              <w:widowControl w:val="0"/>
              <w:numPr>
                <w:ilvl w:val="0"/>
                <w:numId w:val="44"/>
              </w:numPr>
            </w:pPr>
            <w:r>
              <w:t>Fractions (g6)</w:t>
            </w:r>
          </w:p>
          <w:p w14:paraId="57652537" w14:textId="77777777" w:rsidR="00D007EF" w:rsidRDefault="00D007EF" w:rsidP="00D007EF">
            <w:pPr>
              <w:pStyle w:val="ListParagraph"/>
              <w:widowControl w:val="0"/>
              <w:numPr>
                <w:ilvl w:val="0"/>
                <w:numId w:val="44"/>
              </w:numPr>
            </w:pPr>
            <w:r>
              <w:t>Decimals (g6)</w:t>
            </w:r>
          </w:p>
          <w:p w14:paraId="5E51939C" w14:textId="65A68829" w:rsidR="00D007EF" w:rsidRDefault="00D007EF" w:rsidP="00D007EF">
            <w:pPr>
              <w:pStyle w:val="ListParagraph"/>
              <w:widowControl w:val="0"/>
              <w:numPr>
                <w:ilvl w:val="0"/>
                <w:numId w:val="44"/>
              </w:numPr>
            </w:pPr>
            <w:r>
              <w:t>Integers (g7) (some states g6)</w:t>
            </w:r>
          </w:p>
          <w:p w14:paraId="7A989F56" w14:textId="77777777" w:rsidR="00D007EF" w:rsidRDefault="00D007EF" w:rsidP="00D007EF">
            <w:pPr>
              <w:pStyle w:val="ListParagraph"/>
              <w:widowControl w:val="0"/>
              <w:numPr>
                <w:ilvl w:val="0"/>
                <w:numId w:val="44"/>
              </w:numPr>
            </w:pPr>
            <w:r>
              <w:t>Rational numbers (g7)</w:t>
            </w:r>
          </w:p>
          <w:p w14:paraId="1D5852A3" w14:textId="77777777" w:rsidR="00D007EF" w:rsidRDefault="00D007EF" w:rsidP="00D007EF">
            <w:pPr>
              <w:widowControl w:val="0"/>
            </w:pPr>
          </w:p>
        </w:tc>
        <w:tc>
          <w:tcPr>
            <w:tcW w:w="4032" w:type="dxa"/>
            <w:tcBorders>
              <w:top w:val="single" w:sz="4" w:space="0" w:color="auto"/>
              <w:left w:val="single" w:sz="4" w:space="0" w:color="auto"/>
              <w:bottom w:val="single" w:sz="4" w:space="0" w:color="auto"/>
              <w:right w:val="single" w:sz="4" w:space="0" w:color="auto"/>
            </w:tcBorders>
          </w:tcPr>
          <w:p w14:paraId="33730FC5" w14:textId="6F6F0CF2" w:rsidR="00D007EF" w:rsidRPr="00375D4B" w:rsidRDefault="00D007EF" w:rsidP="00D007EF">
            <w:pPr>
              <w:pStyle w:val="ListParagraph"/>
              <w:widowControl w:val="0"/>
              <w:numPr>
                <w:ilvl w:val="0"/>
                <w:numId w:val="12"/>
              </w:numPr>
              <w:spacing w:after="0" w:line="240" w:lineRule="auto"/>
            </w:pPr>
            <w:r>
              <w:t>See student-facing example</w:t>
            </w:r>
            <w:r w:rsidR="0076231F">
              <w:t xml:space="preserve"> with exponent and grouping symbol in expression</w:t>
            </w:r>
          </w:p>
          <w:p w14:paraId="1A17AA57" w14:textId="77777777" w:rsidR="00D007EF" w:rsidRDefault="00D007EF" w:rsidP="00D007EF">
            <w:pPr>
              <w:widowControl w:val="0"/>
            </w:pPr>
          </w:p>
          <w:p w14:paraId="51F193B8" w14:textId="43FB4876" w:rsidR="00D007EF" w:rsidRDefault="00D007EF" w:rsidP="00D007EF">
            <w:pPr>
              <w:widowControl w:val="0"/>
            </w:pPr>
            <w:r>
              <w:t>Number restrictions</w:t>
            </w:r>
          </w:p>
          <w:p w14:paraId="3BBCDF5F" w14:textId="77777777" w:rsidR="00D007EF" w:rsidRDefault="00D007EF" w:rsidP="00D007EF">
            <w:pPr>
              <w:pStyle w:val="ListParagraph"/>
              <w:widowControl w:val="0"/>
              <w:numPr>
                <w:ilvl w:val="0"/>
                <w:numId w:val="45"/>
              </w:numPr>
            </w:pPr>
            <w:r>
              <w:t>Whole numbers (g6)</w:t>
            </w:r>
          </w:p>
          <w:p w14:paraId="57D21E12" w14:textId="77777777" w:rsidR="00D007EF" w:rsidRPr="001E6EFC" w:rsidRDefault="00D007EF" w:rsidP="00D007EF">
            <w:pPr>
              <w:pStyle w:val="ListParagraph"/>
              <w:widowControl w:val="0"/>
              <w:numPr>
                <w:ilvl w:val="0"/>
                <w:numId w:val="45"/>
              </w:numPr>
            </w:pPr>
            <w:r>
              <w:t>Fractions (g6)</w:t>
            </w:r>
          </w:p>
          <w:p w14:paraId="32D87B39" w14:textId="77777777" w:rsidR="00D007EF" w:rsidRDefault="00D007EF" w:rsidP="00D007EF">
            <w:pPr>
              <w:pStyle w:val="ListParagraph"/>
              <w:widowControl w:val="0"/>
              <w:numPr>
                <w:ilvl w:val="0"/>
                <w:numId w:val="45"/>
              </w:numPr>
            </w:pPr>
            <w:r>
              <w:t>Decimals (g6)</w:t>
            </w:r>
          </w:p>
          <w:p w14:paraId="35FBF5A7" w14:textId="5CAEC33F" w:rsidR="00D007EF" w:rsidRDefault="00D007EF" w:rsidP="00D007EF">
            <w:pPr>
              <w:pStyle w:val="ListParagraph"/>
              <w:widowControl w:val="0"/>
              <w:numPr>
                <w:ilvl w:val="0"/>
                <w:numId w:val="45"/>
              </w:numPr>
            </w:pPr>
            <w:r>
              <w:t>Integers (g7) (some states g6)</w:t>
            </w:r>
          </w:p>
          <w:p w14:paraId="1E0BC722" w14:textId="77777777" w:rsidR="00D007EF" w:rsidRDefault="00D007EF" w:rsidP="00D007EF">
            <w:pPr>
              <w:pStyle w:val="ListParagraph"/>
              <w:widowControl w:val="0"/>
              <w:numPr>
                <w:ilvl w:val="0"/>
                <w:numId w:val="45"/>
              </w:numPr>
            </w:pPr>
            <w:r>
              <w:t>Rational numbers (g7)</w:t>
            </w:r>
          </w:p>
          <w:p w14:paraId="6066FB2C" w14:textId="77777777" w:rsidR="00D007EF" w:rsidRDefault="00D007EF" w:rsidP="00D007EF">
            <w:pPr>
              <w:widowControl w:val="0"/>
            </w:pPr>
          </w:p>
        </w:tc>
        <w:tc>
          <w:tcPr>
            <w:tcW w:w="4032" w:type="dxa"/>
            <w:tcBorders>
              <w:top w:val="single" w:sz="4" w:space="0" w:color="auto"/>
              <w:left w:val="single" w:sz="4" w:space="0" w:color="auto"/>
              <w:bottom w:val="single" w:sz="4" w:space="0" w:color="auto"/>
              <w:right w:val="single" w:sz="4" w:space="0" w:color="auto"/>
            </w:tcBorders>
          </w:tcPr>
          <w:p w14:paraId="027EA054" w14:textId="4E216564" w:rsidR="00D007EF" w:rsidRPr="00375D4B" w:rsidRDefault="00D007EF" w:rsidP="00D007EF">
            <w:pPr>
              <w:pStyle w:val="ListParagraph"/>
              <w:widowControl w:val="0"/>
              <w:numPr>
                <w:ilvl w:val="0"/>
                <w:numId w:val="12"/>
              </w:numPr>
              <w:spacing w:after="0" w:line="240" w:lineRule="auto"/>
            </w:pPr>
            <w:r>
              <w:t xml:space="preserve">See </w:t>
            </w:r>
            <w:r w:rsidR="000E7D36">
              <w:t xml:space="preserve">multi-select </w:t>
            </w:r>
            <w:r>
              <w:t>student-facing example</w:t>
            </w:r>
          </w:p>
          <w:p w14:paraId="0323969C" w14:textId="77777777" w:rsidR="00D007EF" w:rsidRDefault="00D007EF" w:rsidP="00D007EF">
            <w:pPr>
              <w:pStyle w:val="ListParagraph"/>
              <w:widowControl w:val="0"/>
              <w:spacing w:after="0" w:line="240" w:lineRule="auto"/>
              <w:ind w:left="360"/>
            </w:pPr>
          </w:p>
          <w:p w14:paraId="15A505DC" w14:textId="65838F76" w:rsidR="00D007EF" w:rsidRPr="00375D4B" w:rsidRDefault="00D007EF" w:rsidP="00D007EF">
            <w:pPr>
              <w:widowControl w:val="0"/>
            </w:pPr>
            <w:r>
              <w:t xml:space="preserve">Number restrictions </w:t>
            </w:r>
          </w:p>
          <w:p w14:paraId="76DE8516" w14:textId="77777777" w:rsidR="00D007EF" w:rsidRDefault="00D007EF" w:rsidP="00D007EF">
            <w:pPr>
              <w:pStyle w:val="ListParagraph"/>
              <w:widowControl w:val="0"/>
              <w:numPr>
                <w:ilvl w:val="0"/>
                <w:numId w:val="32"/>
              </w:numPr>
            </w:pPr>
            <w:r>
              <w:t>Whole numbers (g6)</w:t>
            </w:r>
          </w:p>
          <w:p w14:paraId="51A497B9" w14:textId="77777777" w:rsidR="00D007EF" w:rsidRPr="001E6EFC" w:rsidRDefault="00D007EF" w:rsidP="00D007EF">
            <w:pPr>
              <w:pStyle w:val="ListParagraph"/>
              <w:widowControl w:val="0"/>
              <w:numPr>
                <w:ilvl w:val="0"/>
                <w:numId w:val="32"/>
              </w:numPr>
            </w:pPr>
            <w:r>
              <w:t>Fractions (g6)</w:t>
            </w:r>
          </w:p>
          <w:p w14:paraId="325D826D" w14:textId="77777777" w:rsidR="00D007EF" w:rsidRDefault="00D007EF" w:rsidP="00D007EF">
            <w:pPr>
              <w:pStyle w:val="ListParagraph"/>
              <w:widowControl w:val="0"/>
              <w:numPr>
                <w:ilvl w:val="0"/>
                <w:numId w:val="32"/>
              </w:numPr>
            </w:pPr>
            <w:r>
              <w:t>Decimals (g6)</w:t>
            </w:r>
          </w:p>
          <w:p w14:paraId="486170DB" w14:textId="11F43D29" w:rsidR="00D007EF" w:rsidRDefault="00D007EF" w:rsidP="00D007EF">
            <w:pPr>
              <w:pStyle w:val="ListParagraph"/>
              <w:widowControl w:val="0"/>
              <w:numPr>
                <w:ilvl w:val="0"/>
                <w:numId w:val="32"/>
              </w:numPr>
            </w:pPr>
            <w:r>
              <w:t>Integers (g7) (some states g6)</w:t>
            </w:r>
          </w:p>
          <w:p w14:paraId="69BEBD85" w14:textId="224A6184" w:rsidR="00D007EF" w:rsidRDefault="00D007EF" w:rsidP="00D007EF">
            <w:pPr>
              <w:pStyle w:val="ListParagraph"/>
              <w:widowControl w:val="0"/>
              <w:numPr>
                <w:ilvl w:val="0"/>
                <w:numId w:val="32"/>
              </w:numPr>
            </w:pPr>
            <w:r>
              <w:t>Rational numbers (g7)</w:t>
            </w:r>
          </w:p>
        </w:tc>
        <w:tc>
          <w:tcPr>
            <w:tcW w:w="4032" w:type="dxa"/>
            <w:gridSpan w:val="2"/>
            <w:tcBorders>
              <w:top w:val="single" w:sz="4" w:space="0" w:color="auto"/>
              <w:left w:val="single" w:sz="4" w:space="0" w:color="auto"/>
              <w:bottom w:val="single" w:sz="4" w:space="0" w:color="auto"/>
              <w:right w:val="single" w:sz="4" w:space="0" w:color="auto"/>
            </w:tcBorders>
          </w:tcPr>
          <w:p w14:paraId="55797ECB" w14:textId="77777777" w:rsidR="00D007EF" w:rsidRDefault="00D007EF" w:rsidP="00D007EF">
            <w:pPr>
              <w:widowControl w:val="0"/>
            </w:pPr>
          </w:p>
        </w:tc>
      </w:tr>
      <w:tr w:rsidR="00D007EF" w14:paraId="581CF35C" w14:textId="77777777" w:rsidTr="00D007E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5A03562" w14:textId="77777777" w:rsidR="00D007EF" w:rsidRPr="0067092A" w:rsidRDefault="00D007EF" w:rsidP="00D007EF">
            <w:pPr>
              <w:jc w:val="center"/>
              <w:rPr>
                <w:b/>
              </w:rPr>
            </w:pPr>
            <w:r w:rsidRPr="0067092A">
              <w:rPr>
                <w:b/>
              </w:rPr>
              <w:t>Misconceptions</w:t>
            </w:r>
          </w:p>
        </w:tc>
        <w:tc>
          <w:tcPr>
            <w:tcW w:w="4032" w:type="dxa"/>
            <w:tcMar>
              <w:top w:w="100" w:type="dxa"/>
              <w:left w:w="100" w:type="dxa"/>
              <w:bottom w:w="100" w:type="dxa"/>
              <w:right w:w="100" w:type="dxa"/>
            </w:tcMar>
          </w:tcPr>
          <w:p w14:paraId="05C49A84" w14:textId="185BB4B5" w:rsidR="00D007EF" w:rsidRDefault="00D007EF" w:rsidP="00D007EF">
            <w:pPr>
              <w:pStyle w:val="ListParagraph"/>
              <w:widowControl w:val="0"/>
              <w:numPr>
                <w:ilvl w:val="0"/>
                <w:numId w:val="27"/>
              </w:numPr>
              <w:spacing w:after="0" w:line="240" w:lineRule="auto"/>
            </w:pPr>
            <w:r>
              <w:t xml:space="preserve">Doing multiplication before division because of the MD in PEMDAS: </w:t>
            </w:r>
            <m:oMath>
              <m:r>
                <w:rPr>
                  <w:rFonts w:ascii="Cambria Math" w:hAnsi="Cambria Math"/>
                </w:rPr>
                <m:t>10÷2×3≠</m:t>
              </m:r>
              <m:f>
                <m:fPr>
                  <m:ctrlPr>
                    <w:rPr>
                      <w:rFonts w:ascii="Cambria Math" w:hAnsi="Cambria Math"/>
                      <w:i/>
                    </w:rPr>
                  </m:ctrlPr>
                </m:fPr>
                <m:num>
                  <m:r>
                    <w:rPr>
                      <w:rFonts w:ascii="Cambria Math" w:hAnsi="Cambria Math"/>
                    </w:rPr>
                    <m:t>10</m:t>
                  </m:r>
                </m:num>
                <m:den>
                  <m:r>
                    <w:rPr>
                      <w:rFonts w:ascii="Cambria Math" w:hAnsi="Cambria Math"/>
                    </w:rPr>
                    <m:t>6</m:t>
                  </m:r>
                </m:den>
              </m:f>
            </m:oMath>
          </w:p>
          <w:p w14:paraId="5E2CB649" w14:textId="640DF032" w:rsidR="00D007EF" w:rsidRDefault="00D007EF" w:rsidP="00D007EF">
            <w:pPr>
              <w:pStyle w:val="ListParagraph"/>
              <w:widowControl w:val="0"/>
              <w:numPr>
                <w:ilvl w:val="0"/>
                <w:numId w:val="27"/>
              </w:numPr>
              <w:spacing w:after="0" w:line="240" w:lineRule="auto"/>
            </w:pPr>
            <w:r>
              <w:t xml:space="preserve">Doing addition before subtraction because of the AS in PEMDAS: </w:t>
            </w:r>
            <m:oMath>
              <m:r>
                <w:rPr>
                  <w:rFonts w:ascii="Cambria Math" w:hAnsi="Cambria Math"/>
                </w:rPr>
                <m:t>5-2+1≠5-3</m:t>
              </m:r>
            </m:oMath>
            <w:r>
              <w:t xml:space="preserve"> </w:t>
            </w:r>
          </w:p>
        </w:tc>
        <w:tc>
          <w:tcPr>
            <w:tcW w:w="4032" w:type="dxa"/>
            <w:tcMar>
              <w:top w:w="100" w:type="dxa"/>
              <w:left w:w="100" w:type="dxa"/>
              <w:bottom w:w="100" w:type="dxa"/>
              <w:right w:w="100" w:type="dxa"/>
            </w:tcMar>
          </w:tcPr>
          <w:p w14:paraId="7459E582" w14:textId="4625E645" w:rsidR="00D007EF" w:rsidRDefault="00D007EF" w:rsidP="00D007EF">
            <w:pPr>
              <w:pStyle w:val="ListParagraph"/>
              <w:widowControl w:val="0"/>
              <w:numPr>
                <w:ilvl w:val="0"/>
                <w:numId w:val="27"/>
              </w:numPr>
              <w:pBdr>
                <w:top w:val="nil"/>
                <w:left w:val="nil"/>
                <w:bottom w:val="nil"/>
                <w:right w:val="nil"/>
                <w:between w:val="nil"/>
              </w:pBdr>
              <w:spacing w:after="0" w:line="240" w:lineRule="auto"/>
            </w:pPr>
            <w:r>
              <w:t xml:space="preserve">Not recognizing the division bar as a grouping symbol: </w:t>
            </w:r>
            <m:oMath>
              <m:f>
                <m:fPr>
                  <m:ctrlPr>
                    <w:rPr>
                      <w:rFonts w:ascii="Cambria Math" w:hAnsi="Cambria Math"/>
                    </w:rPr>
                  </m:ctrlPr>
                </m:fPr>
                <m:num>
                  <m:r>
                    <m:rPr>
                      <m:sty m:val="p"/>
                    </m:rPr>
                    <w:rPr>
                      <w:rFonts w:ascii="Cambria Math" w:hAnsi="Cambria Math"/>
                    </w:rPr>
                    <m:t>6</m:t>
                  </m:r>
                </m:num>
                <m:den>
                  <m:r>
                    <m:rPr>
                      <m:sty m:val="p"/>
                    </m:rPr>
                    <w:rPr>
                      <w:rFonts w:ascii="Cambria Math" w:hAnsi="Cambria Math"/>
                    </w:rPr>
                    <m:t>2+3</m:t>
                  </m:r>
                </m:den>
              </m:f>
              <m:r>
                <m:rPr>
                  <m:sty m:val="p"/>
                </m:rPr>
                <w:rPr>
                  <w:rFonts w:ascii="Cambria Math" w:hAnsi="Cambria Math"/>
                </w:rPr>
                <m:t>≠6÷2+3</m:t>
              </m:r>
            </m:oMath>
          </w:p>
        </w:tc>
        <w:tc>
          <w:tcPr>
            <w:tcW w:w="4032" w:type="dxa"/>
            <w:tcBorders>
              <w:right w:val="single" w:sz="4" w:space="0" w:color="auto"/>
            </w:tcBorders>
            <w:tcMar>
              <w:top w:w="100" w:type="dxa"/>
              <w:left w:w="100" w:type="dxa"/>
              <w:bottom w:w="100" w:type="dxa"/>
              <w:right w:w="100" w:type="dxa"/>
            </w:tcMar>
          </w:tcPr>
          <w:p w14:paraId="37C6A802" w14:textId="75162CDB" w:rsidR="00D007EF" w:rsidRDefault="009C47DE" w:rsidP="00D007EF">
            <w:pPr>
              <w:pStyle w:val="ListParagraph"/>
              <w:widowControl w:val="0"/>
              <w:numPr>
                <w:ilvl w:val="0"/>
                <w:numId w:val="27"/>
              </w:numPr>
              <w:pBdr>
                <w:top w:val="nil"/>
                <w:left w:val="nil"/>
                <w:bottom w:val="nil"/>
                <w:right w:val="nil"/>
                <w:between w:val="nil"/>
              </w:pBdr>
              <w:spacing w:after="0" w:line="240" w:lineRule="auto"/>
            </w:pP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m:rPr>
                          <m:sty m:val="p"/>
                        </m:rPr>
                        <w:rPr>
                          <w:rFonts w:ascii="Cambria Math" w:hAnsi="Cambria Math"/>
                        </w:rPr>
                        <m:t>3</m:t>
                      </m:r>
                    </m:e>
                  </m:d>
                </m:e>
                <m:sup>
                  <m:r>
                    <m:rPr>
                      <m:sty m:val="p"/>
                    </m:rPr>
                    <w:rPr>
                      <w:rFonts w:ascii="Cambria Math" w:hAnsi="Cambria Math"/>
                    </w:rPr>
                    <m:t>2</m:t>
                  </m:r>
                </m:sup>
              </m:sSup>
            </m:oMath>
            <w:r w:rsidR="00D007EF">
              <w:t xml:space="preserve"> vs </w:t>
            </w: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3</m:t>
                      </m:r>
                    </m:e>
                  </m:d>
                </m:e>
                <m:sup>
                  <m:r>
                    <m:rPr>
                      <m:sty m:val="p"/>
                    </m:rPr>
                    <w:rPr>
                      <w:rFonts w:ascii="Cambria Math" w:hAnsi="Cambria Math"/>
                    </w:rPr>
                    <m:t>2</m:t>
                  </m:r>
                </m:sup>
              </m:sSup>
            </m:oMath>
          </w:p>
        </w:tc>
        <w:tc>
          <w:tcPr>
            <w:tcW w:w="4032" w:type="dxa"/>
            <w:tcBorders>
              <w:top w:val="single" w:sz="4" w:space="0" w:color="auto"/>
              <w:left w:val="single" w:sz="4" w:space="0" w:color="auto"/>
              <w:bottom w:val="single" w:sz="4" w:space="0" w:color="auto"/>
              <w:right w:val="single" w:sz="4" w:space="0" w:color="auto"/>
            </w:tcBorders>
          </w:tcPr>
          <w:p w14:paraId="5B283143" w14:textId="77C616B2" w:rsidR="00D007EF" w:rsidRDefault="002A6EDB" w:rsidP="002A6EDB">
            <w:pPr>
              <w:pStyle w:val="ListParagraph"/>
              <w:widowControl w:val="0"/>
              <w:numPr>
                <w:ilvl w:val="0"/>
                <w:numId w:val="27"/>
              </w:numPr>
              <w:pBdr>
                <w:top w:val="nil"/>
                <w:left w:val="nil"/>
                <w:bottom w:val="nil"/>
                <w:right w:val="nil"/>
                <w:between w:val="nil"/>
              </w:pBdr>
              <w:spacing w:after="0" w:line="240" w:lineRule="auto"/>
            </w:pPr>
            <w:r>
              <w:t xml:space="preserve">Multiplying </w:t>
            </w:r>
            <w:r w:rsidR="006324B1">
              <w:t xml:space="preserve">the </w:t>
            </w:r>
            <w:r>
              <w:t>base times exponent rather than multiplying base times itself</w:t>
            </w:r>
            <w:r w:rsidR="006324B1">
              <w:t xml:space="preserve"> </w:t>
            </w:r>
            <w:proofErr w:type="gramStart"/>
            <w:r w:rsidR="006324B1">
              <w:t>a number of</w:t>
            </w:r>
            <w:proofErr w:type="gramEnd"/>
            <w:r w:rsidR="006324B1">
              <w:t xml:space="preserve"> times</w:t>
            </w:r>
          </w:p>
        </w:tc>
        <w:tc>
          <w:tcPr>
            <w:tcW w:w="4032" w:type="dxa"/>
            <w:tcBorders>
              <w:top w:val="single" w:sz="4" w:space="0" w:color="auto"/>
              <w:left w:val="single" w:sz="4" w:space="0" w:color="auto"/>
              <w:bottom w:val="single" w:sz="4" w:space="0" w:color="auto"/>
              <w:right w:val="single" w:sz="4" w:space="0" w:color="auto"/>
            </w:tcBorders>
          </w:tcPr>
          <w:p w14:paraId="2FF6BDB1" w14:textId="77777777" w:rsidR="00D007EF" w:rsidRDefault="00D007EF"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14F2F8FD" w14:textId="77777777" w:rsidR="00D007EF" w:rsidRDefault="00D007EF" w:rsidP="00D007EF">
            <w:pPr>
              <w:numPr>
                <w:ilvl w:val="0"/>
                <w:numId w:val="5"/>
              </w:numPr>
              <w:tabs>
                <w:tab w:val="clear" w:pos="720"/>
                <w:tab w:val="num" w:pos="404"/>
              </w:tabs>
              <w:spacing w:line="278" w:lineRule="auto"/>
              <w:ind w:left="314"/>
            </w:pPr>
            <w:r>
              <w:t>Misconceptions to watch for/address:</w:t>
            </w:r>
          </w:p>
          <w:p w14:paraId="42E9E3D7" w14:textId="77777777" w:rsidR="00D007EF" w:rsidRDefault="00D007EF" w:rsidP="00D007EF">
            <w:pPr>
              <w:numPr>
                <w:ilvl w:val="1"/>
                <w:numId w:val="5"/>
              </w:numPr>
              <w:spacing w:line="278" w:lineRule="auto"/>
              <w:ind w:left="792"/>
              <w:rPr>
                <w:rFonts w:ascii="Cambria Math" w:hAnsi="Cambria Math"/>
              </w:rPr>
            </w:pPr>
            <w:r>
              <w:t>Cancelling across sums (</w:t>
            </w:r>
            <w:r w:rsidRPr="00685E58">
              <w:t>e.g.</w:t>
            </w:r>
            <w:r w:rsidRPr="00685E58">
              <w:rPr>
                <w:rFonts w:ascii="Cambria Math" w:hAnsi="Cambria Math"/>
              </w:rPr>
              <w:t xml:space="preserve"> </w:t>
            </w:r>
            <m:oMath>
              <m:f>
                <m:fPr>
                  <m:ctrlPr>
                    <w:rPr>
                      <w:rFonts w:ascii="Cambria Math" w:hAnsi="Cambria Math"/>
                    </w:rPr>
                  </m:ctrlPr>
                </m:fPr>
                <m:num>
                  <m:r>
                    <w:rPr>
                      <w:rFonts w:ascii="Cambria Math" w:hAnsi="Cambria Math"/>
                    </w:rPr>
                    <m:t>a</m:t>
                  </m:r>
                </m:num>
                <m:den>
                  <m:r>
                    <w:rPr>
                      <w:rFonts w:ascii="Cambria Math" w:hAnsi="Cambria Math"/>
                    </w:rPr>
                    <m:t>a+b</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b</m:t>
                  </m:r>
                </m:den>
              </m:f>
              <m:r>
                <w:rPr>
                  <w:rFonts w:ascii="Cambria Math" w:hAnsi="Cambria Math"/>
                </w:rPr>
                <m:t>)</m:t>
              </m:r>
            </m:oMath>
          </w:p>
          <w:p w14:paraId="27D80DCA" w14:textId="48F3900B" w:rsidR="00D007EF" w:rsidRPr="00375D4B" w:rsidRDefault="00D007EF" w:rsidP="00D007EF">
            <w:pPr>
              <w:numPr>
                <w:ilvl w:val="1"/>
                <w:numId w:val="5"/>
              </w:numPr>
              <w:spacing w:line="278" w:lineRule="auto"/>
              <w:ind w:left="792"/>
              <w:rPr>
                <w:rFonts w:ascii="Cambria Math" w:hAnsi="Cambria Math"/>
              </w:rPr>
            </w:pPr>
            <w:r w:rsidRPr="00375D4B">
              <w:t xml:space="preserve">Treating </w:t>
            </w:r>
            <m:oMath>
              <m:f>
                <m:fPr>
                  <m:ctrlPr>
                    <w:rPr>
                      <w:rFonts w:ascii="Cambria Math" w:hAnsi="Cambria Math"/>
                      <w:i/>
                    </w:rPr>
                  </m:ctrlPr>
                </m:fPr>
                <m:num>
                  <m:r>
                    <w:rPr>
                      <w:rFonts w:ascii="Cambria Math" w:hAnsi="Cambria Math"/>
                    </w:rPr>
                    <m:t>a</m:t>
                  </m:r>
                </m:num>
                <m:den>
                  <m:r>
                    <w:rPr>
                      <w:rFonts w:ascii="Cambria Math" w:hAnsi="Cambria Math"/>
                    </w:rPr>
                    <m:t>b+c</m:t>
                  </m:r>
                </m:den>
              </m:f>
            </m:oMath>
            <w:r w:rsidRPr="00375D4B">
              <w:rPr>
                <w:rFonts w:eastAsiaTheme="minorEastAsia"/>
              </w:rPr>
              <w:t xml:space="preserve"> </w:t>
            </w:r>
            <w:r w:rsidRPr="00375D4B">
              <w:t xml:space="preserve">as </w:t>
            </w:r>
            <m:oMath>
              <m:f>
                <m:fPr>
                  <m:ctrlPr>
                    <w:rPr>
                      <w:rFonts w:ascii="Cambria Math" w:hAnsi="Cambria Math"/>
                    </w:rPr>
                  </m:ctrlPr>
                </m:fPr>
                <m:num>
                  <m:r>
                    <w:rPr>
                      <w:rFonts w:ascii="Cambria Math" w:hAnsi="Cambria Math"/>
                    </w:rPr>
                    <m:t>a</m:t>
                  </m:r>
                  <m:ctrlPr>
                    <w:rPr>
                      <w:rFonts w:ascii="Cambria Math" w:hAnsi="Cambria Math"/>
                      <w:i/>
                    </w:rPr>
                  </m:ctrlP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m:t>
                  </m:r>
                  <m:ctrlPr>
                    <w:rPr>
                      <w:rFonts w:ascii="Cambria Math" w:hAnsi="Cambria Math"/>
                      <w:i/>
                    </w:rPr>
                  </m:ctrlPr>
                </m:num>
                <m:den>
                  <m:r>
                    <w:rPr>
                      <w:rFonts w:ascii="Cambria Math" w:hAnsi="Cambria Math"/>
                    </w:rPr>
                    <m:t>c</m:t>
                  </m:r>
                </m:den>
              </m:f>
            </m:oMath>
            <w:r w:rsidRPr="00375D4B">
              <w:t xml:space="preserve">; forgetting that </w:t>
            </w:r>
            <m:oMath>
              <m:f>
                <m:fPr>
                  <m:ctrlPr>
                    <w:rPr>
                      <w:rFonts w:ascii="Cambria Math" w:hAnsi="Cambria Math"/>
                    </w:rPr>
                  </m:ctrlPr>
                </m:fPr>
                <m:num>
                  <m:r>
                    <w:rPr>
                      <w:rFonts w:ascii="Cambria Math" w:hAnsi="Cambria Math"/>
                    </w:rPr>
                    <m:t>a+b</m:t>
                  </m:r>
                  <m:ctrlPr>
                    <w:rPr>
                      <w:rFonts w:ascii="Cambria Math" w:hAnsi="Cambria Math"/>
                      <w:i/>
                    </w:rPr>
                  </m:ctrlPr>
                </m:num>
                <m:den>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a</m:t>
                  </m:r>
                  <m:ctrlPr>
                    <w:rPr>
                      <w:rFonts w:ascii="Cambria Math" w:hAnsi="Cambria Math"/>
                      <w:i/>
                    </w:rPr>
                  </m:ctrlPr>
                </m:num>
                <m:den>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b</m:t>
                  </m:r>
                  <m:ctrlPr>
                    <w:rPr>
                      <w:rFonts w:ascii="Cambria Math" w:hAnsi="Cambria Math"/>
                      <w:i/>
                    </w:rPr>
                  </m:ctrlPr>
                </m:num>
                <m:den>
                  <m:r>
                    <w:rPr>
                      <w:rFonts w:ascii="Cambria Math" w:hAnsi="Cambria Math"/>
                    </w:rPr>
                    <m:t>c</m:t>
                  </m:r>
                </m:den>
              </m:f>
            </m:oMath>
            <w:r w:rsidRPr="00375D4B">
              <w:rPr>
                <w:rFonts w:eastAsiaTheme="minorEastAsia"/>
              </w:rPr>
              <w:t xml:space="preserve"> </w:t>
            </w:r>
            <w:r w:rsidRPr="00375D4B">
              <w:t>is valid (domain stated) while the reverse pattern is not.</w:t>
            </w:r>
          </w:p>
        </w:tc>
        <w:tc>
          <w:tcPr>
            <w:tcW w:w="4032" w:type="dxa"/>
            <w:gridSpan w:val="2"/>
            <w:tcBorders>
              <w:top w:val="single" w:sz="4" w:space="0" w:color="auto"/>
              <w:left w:val="single" w:sz="4" w:space="0" w:color="auto"/>
              <w:bottom w:val="single" w:sz="4" w:space="0" w:color="auto"/>
              <w:right w:val="single" w:sz="4" w:space="0" w:color="auto"/>
            </w:tcBorders>
          </w:tcPr>
          <w:p w14:paraId="2695B3BC" w14:textId="739826DE" w:rsidR="00D007EF" w:rsidRDefault="00D007EF" w:rsidP="00D007EF">
            <w:pPr>
              <w:numPr>
                <w:ilvl w:val="0"/>
                <w:numId w:val="5"/>
              </w:numPr>
              <w:pBdr>
                <w:top w:val="nil"/>
                <w:left w:val="nil"/>
                <w:bottom w:val="nil"/>
                <w:right w:val="nil"/>
                <w:between w:val="nil"/>
              </w:pBdr>
              <w:tabs>
                <w:tab w:val="clear" w:pos="720"/>
                <w:tab w:val="num" w:pos="404"/>
              </w:tabs>
              <w:spacing w:line="278" w:lineRule="auto"/>
              <w:ind w:left="314"/>
            </w:pPr>
            <w:r>
              <w:t>Mixing up/not knowing the names of properties</w:t>
            </w:r>
          </w:p>
        </w:tc>
      </w:tr>
      <w:tr w:rsidR="00D007EF" w14:paraId="7A80C339" w14:textId="77777777" w:rsidTr="00D007E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9B0F5DF" w14:textId="32B0070A" w:rsidR="00D007EF" w:rsidRPr="0067092A" w:rsidRDefault="00D007EF" w:rsidP="00D007EF">
            <w:pPr>
              <w:jc w:val="center"/>
              <w:rPr>
                <w:b/>
              </w:rPr>
            </w:pPr>
            <w:r w:rsidRPr="0067092A">
              <w:rPr>
                <w:b/>
              </w:rPr>
              <w:lastRenderedPageBreak/>
              <w:t>Existing Product Reference, if any</w:t>
            </w:r>
          </w:p>
        </w:tc>
        <w:tc>
          <w:tcPr>
            <w:tcW w:w="4032" w:type="dxa"/>
            <w:tcMar>
              <w:top w:w="100" w:type="dxa"/>
              <w:left w:w="100" w:type="dxa"/>
              <w:bottom w:w="100" w:type="dxa"/>
              <w:right w:w="100" w:type="dxa"/>
            </w:tcMar>
          </w:tcPr>
          <w:p w14:paraId="146AA83C" w14:textId="1E940B0B" w:rsidR="00D007EF" w:rsidRPr="00E17F26" w:rsidRDefault="00D007EF" w:rsidP="00D007EF">
            <w:pPr>
              <w:widowControl w:val="0"/>
              <w:pBdr>
                <w:top w:val="nil"/>
                <w:left w:val="nil"/>
                <w:bottom w:val="nil"/>
                <w:right w:val="nil"/>
                <w:between w:val="nil"/>
              </w:pBdr>
            </w:pPr>
            <w:r w:rsidRPr="00E17F26">
              <w:t>G6 M4 L1-L2, L5</w:t>
            </w:r>
          </w:p>
          <w:p w14:paraId="44D569F7" w14:textId="520215F1" w:rsidR="00D007EF" w:rsidRPr="00E17F26" w:rsidRDefault="00D007EF" w:rsidP="00D007EF">
            <w:pPr>
              <w:widowControl w:val="0"/>
              <w:pBdr>
                <w:top w:val="nil"/>
                <w:left w:val="nil"/>
                <w:bottom w:val="nil"/>
                <w:right w:val="nil"/>
                <w:between w:val="nil"/>
              </w:pBdr>
            </w:pPr>
            <w:r w:rsidRPr="00E17F26">
              <w:t>G7 M2 L3 Learn 3, L11-L12, L23-L24</w:t>
            </w:r>
          </w:p>
        </w:tc>
        <w:tc>
          <w:tcPr>
            <w:tcW w:w="4032" w:type="dxa"/>
            <w:tcMar>
              <w:top w:w="100" w:type="dxa"/>
              <w:left w:w="100" w:type="dxa"/>
              <w:bottom w:w="100" w:type="dxa"/>
              <w:right w:w="100" w:type="dxa"/>
            </w:tcMar>
          </w:tcPr>
          <w:p w14:paraId="26B686A6" w14:textId="0EA3CED6" w:rsidR="00D007EF" w:rsidRPr="00E17F26" w:rsidRDefault="00D007EF" w:rsidP="00D007EF">
            <w:pPr>
              <w:widowControl w:val="0"/>
            </w:pPr>
            <w:r w:rsidRPr="00E17F26">
              <w:t>G6 M4 L5</w:t>
            </w:r>
          </w:p>
          <w:p w14:paraId="4A4F0F88" w14:textId="3426440D" w:rsidR="00D007EF" w:rsidRPr="00E17F26" w:rsidRDefault="00D007EF" w:rsidP="00D007EF">
            <w:pPr>
              <w:widowControl w:val="0"/>
            </w:pPr>
            <w:r w:rsidRPr="00E17F26">
              <w:t>G7 M2 L24</w:t>
            </w:r>
          </w:p>
        </w:tc>
        <w:tc>
          <w:tcPr>
            <w:tcW w:w="4032" w:type="dxa"/>
            <w:tcBorders>
              <w:right w:val="single" w:sz="4" w:space="0" w:color="auto"/>
            </w:tcBorders>
            <w:tcMar>
              <w:top w:w="100" w:type="dxa"/>
              <w:left w:w="100" w:type="dxa"/>
              <w:bottom w:w="100" w:type="dxa"/>
              <w:right w:w="100" w:type="dxa"/>
            </w:tcMar>
          </w:tcPr>
          <w:p w14:paraId="0C73FCE8" w14:textId="5977AF91" w:rsidR="00D007EF" w:rsidRPr="00E17F26" w:rsidRDefault="00D007EF" w:rsidP="00D007EF">
            <w:pPr>
              <w:widowControl w:val="0"/>
              <w:pBdr>
                <w:top w:val="nil"/>
                <w:left w:val="nil"/>
                <w:bottom w:val="nil"/>
                <w:right w:val="nil"/>
                <w:between w:val="nil"/>
              </w:pBdr>
            </w:pPr>
            <w:r w:rsidRPr="00E17F26">
              <w:t>G6 M4 L3</w:t>
            </w:r>
          </w:p>
          <w:p w14:paraId="5613B656" w14:textId="7D235565" w:rsidR="00D007EF" w:rsidRPr="00E17F26" w:rsidRDefault="00D007EF" w:rsidP="00D007EF">
            <w:pPr>
              <w:widowControl w:val="0"/>
              <w:pBdr>
                <w:top w:val="nil"/>
                <w:left w:val="nil"/>
                <w:bottom w:val="nil"/>
                <w:right w:val="nil"/>
                <w:between w:val="nil"/>
              </w:pBdr>
            </w:pPr>
            <w:r w:rsidRPr="00E17F26">
              <w:t>G7 M2 L16</w:t>
            </w:r>
          </w:p>
        </w:tc>
        <w:tc>
          <w:tcPr>
            <w:tcW w:w="4032" w:type="dxa"/>
            <w:tcBorders>
              <w:top w:val="single" w:sz="4" w:space="0" w:color="auto"/>
              <w:left w:val="single" w:sz="4" w:space="0" w:color="auto"/>
              <w:bottom w:val="single" w:sz="4" w:space="0" w:color="auto"/>
              <w:right w:val="single" w:sz="4" w:space="0" w:color="auto"/>
            </w:tcBorders>
          </w:tcPr>
          <w:p w14:paraId="751C4803" w14:textId="02F4B8A0" w:rsidR="00D007EF" w:rsidRPr="00E17F26" w:rsidRDefault="00D007EF" w:rsidP="00D007EF">
            <w:pPr>
              <w:widowControl w:val="0"/>
              <w:pBdr>
                <w:top w:val="nil"/>
                <w:left w:val="nil"/>
                <w:bottom w:val="nil"/>
                <w:right w:val="nil"/>
                <w:between w:val="nil"/>
              </w:pBdr>
            </w:pPr>
            <w:r w:rsidRPr="00E17F26">
              <w:t>G6 M4 L4, L6</w:t>
            </w:r>
          </w:p>
          <w:p w14:paraId="4D46EA97" w14:textId="41F39B25" w:rsidR="00D007EF" w:rsidRPr="00E17F26" w:rsidRDefault="00D007EF" w:rsidP="00D007EF">
            <w:pPr>
              <w:widowControl w:val="0"/>
              <w:pBdr>
                <w:top w:val="nil"/>
                <w:left w:val="nil"/>
                <w:bottom w:val="nil"/>
                <w:right w:val="nil"/>
                <w:between w:val="nil"/>
              </w:pBdr>
            </w:pPr>
            <w:r w:rsidRPr="00E17F26">
              <w:t>G7 M2 L24</w:t>
            </w:r>
          </w:p>
        </w:tc>
        <w:tc>
          <w:tcPr>
            <w:tcW w:w="4032" w:type="dxa"/>
            <w:tcBorders>
              <w:top w:val="single" w:sz="4" w:space="0" w:color="auto"/>
              <w:left w:val="single" w:sz="4" w:space="0" w:color="auto"/>
              <w:bottom w:val="single" w:sz="4" w:space="0" w:color="auto"/>
              <w:right w:val="single" w:sz="4" w:space="0" w:color="auto"/>
            </w:tcBorders>
          </w:tcPr>
          <w:p w14:paraId="5000E145" w14:textId="098A3F98" w:rsidR="00D007EF" w:rsidRPr="00E17F26" w:rsidRDefault="00D007EF" w:rsidP="00D007EF">
            <w:pPr>
              <w:widowControl w:val="0"/>
              <w:pBdr>
                <w:top w:val="nil"/>
                <w:left w:val="nil"/>
                <w:bottom w:val="nil"/>
                <w:right w:val="nil"/>
                <w:between w:val="nil"/>
              </w:pBdr>
            </w:pPr>
            <w:r w:rsidRPr="00E17F26">
              <w:t>G6 M4 L6</w:t>
            </w:r>
          </w:p>
          <w:p w14:paraId="34A28B88" w14:textId="4AB47517" w:rsidR="00D007EF" w:rsidRPr="00E17F26" w:rsidRDefault="00D007EF" w:rsidP="00D007EF">
            <w:pPr>
              <w:widowControl w:val="0"/>
              <w:pBdr>
                <w:top w:val="nil"/>
                <w:left w:val="nil"/>
                <w:bottom w:val="nil"/>
                <w:right w:val="nil"/>
                <w:between w:val="nil"/>
              </w:pBdr>
            </w:pPr>
            <w:r w:rsidRPr="00E17F26">
              <w:t>G7 M2 L24</w:t>
            </w:r>
          </w:p>
        </w:tc>
        <w:tc>
          <w:tcPr>
            <w:tcW w:w="4032" w:type="dxa"/>
            <w:tcBorders>
              <w:top w:val="single" w:sz="4" w:space="0" w:color="auto"/>
              <w:left w:val="single" w:sz="4" w:space="0" w:color="auto"/>
              <w:bottom w:val="single" w:sz="4" w:space="0" w:color="auto"/>
              <w:right w:val="single" w:sz="4" w:space="0" w:color="auto"/>
            </w:tcBorders>
          </w:tcPr>
          <w:p w14:paraId="02A4B16F" w14:textId="3791E345" w:rsidR="00D007EF" w:rsidRPr="00E17F26" w:rsidRDefault="00D007EF" w:rsidP="00D007EF">
            <w:pPr>
              <w:widowControl w:val="0"/>
              <w:pBdr>
                <w:top w:val="nil"/>
                <w:left w:val="nil"/>
                <w:bottom w:val="nil"/>
                <w:right w:val="nil"/>
                <w:between w:val="nil"/>
              </w:pBdr>
            </w:pPr>
            <w:r w:rsidRPr="00E17F26">
              <w:t>Commutative property of addition, multiplication mentioned in G6 M4 L1, L2</w:t>
            </w:r>
          </w:p>
          <w:p w14:paraId="5ACFB0BA" w14:textId="73E2F4A8" w:rsidR="00D007EF" w:rsidRPr="00E17F26" w:rsidRDefault="00D007EF" w:rsidP="00D007EF">
            <w:pPr>
              <w:widowControl w:val="0"/>
              <w:pBdr>
                <w:top w:val="nil"/>
                <w:left w:val="nil"/>
                <w:bottom w:val="nil"/>
                <w:right w:val="nil"/>
                <w:between w:val="nil"/>
              </w:pBdr>
            </w:pPr>
            <w:r w:rsidRPr="00E17F26">
              <w:t>Identify equivalent expression: G6 M4 L5 CW14</w:t>
            </w:r>
          </w:p>
        </w:tc>
        <w:tc>
          <w:tcPr>
            <w:tcW w:w="4032" w:type="dxa"/>
            <w:gridSpan w:val="2"/>
            <w:tcBorders>
              <w:top w:val="single" w:sz="4" w:space="0" w:color="auto"/>
              <w:left w:val="single" w:sz="4" w:space="0" w:color="auto"/>
              <w:bottom w:val="single" w:sz="4" w:space="0" w:color="auto"/>
              <w:right w:val="single" w:sz="4" w:space="0" w:color="auto"/>
            </w:tcBorders>
          </w:tcPr>
          <w:p w14:paraId="6CBBC4FB" w14:textId="5D5F9F80" w:rsidR="00D007EF" w:rsidRPr="00E17F26" w:rsidRDefault="00D007EF" w:rsidP="00D007EF">
            <w:pPr>
              <w:widowControl w:val="0"/>
              <w:pBdr>
                <w:top w:val="nil"/>
                <w:left w:val="nil"/>
                <w:bottom w:val="nil"/>
                <w:right w:val="nil"/>
                <w:between w:val="nil"/>
              </w:pBdr>
            </w:pPr>
          </w:p>
        </w:tc>
      </w:tr>
      <w:tr w:rsidR="00D007EF" w14:paraId="00A24694" w14:textId="77777777" w:rsidTr="00D007E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8CE4D3B" w14:textId="0A02F21C" w:rsidR="00D007EF" w:rsidRPr="0067092A" w:rsidRDefault="00D007EF" w:rsidP="00D007EF">
            <w:pPr>
              <w:jc w:val="center"/>
              <w:rPr>
                <w:b/>
              </w:rPr>
            </w:pPr>
            <w:r w:rsidRPr="0067092A">
              <w:rPr>
                <w:b/>
              </w:rPr>
              <w:t>Grade (or Leaf)</w:t>
            </w:r>
          </w:p>
        </w:tc>
        <w:tc>
          <w:tcPr>
            <w:tcW w:w="4032" w:type="dxa"/>
            <w:tcMar>
              <w:top w:w="100" w:type="dxa"/>
              <w:left w:w="100" w:type="dxa"/>
              <w:bottom w:w="100" w:type="dxa"/>
              <w:right w:w="100" w:type="dxa"/>
            </w:tcMar>
          </w:tcPr>
          <w:p w14:paraId="5D759D15" w14:textId="3F7BE4E5" w:rsidR="00D007EF" w:rsidRPr="00E17F26" w:rsidRDefault="00D007EF" w:rsidP="00D007EF">
            <w:pPr>
              <w:widowControl w:val="0"/>
              <w:pBdr>
                <w:top w:val="nil"/>
                <w:left w:val="nil"/>
                <w:bottom w:val="nil"/>
                <w:right w:val="nil"/>
                <w:between w:val="nil"/>
              </w:pBdr>
            </w:pPr>
            <w:r w:rsidRPr="00E17F26">
              <w:t>Begins in lower grades, continues 6/7</w:t>
            </w:r>
          </w:p>
        </w:tc>
        <w:tc>
          <w:tcPr>
            <w:tcW w:w="4032" w:type="dxa"/>
            <w:tcMar>
              <w:top w:w="100" w:type="dxa"/>
              <w:left w:w="100" w:type="dxa"/>
              <w:bottom w:w="100" w:type="dxa"/>
              <w:right w:w="100" w:type="dxa"/>
            </w:tcMar>
          </w:tcPr>
          <w:p w14:paraId="041827DE" w14:textId="41AAC572" w:rsidR="00D007EF" w:rsidRPr="00E17F26" w:rsidRDefault="00D007EF" w:rsidP="00D007EF">
            <w:pPr>
              <w:widowControl w:val="0"/>
              <w:pBdr>
                <w:top w:val="nil"/>
                <w:left w:val="nil"/>
                <w:bottom w:val="nil"/>
                <w:right w:val="nil"/>
                <w:between w:val="nil"/>
              </w:pBdr>
            </w:pPr>
            <w:r w:rsidRPr="00E17F26">
              <w:t>Begins in lower grades, continues 6/7</w:t>
            </w:r>
          </w:p>
        </w:tc>
        <w:tc>
          <w:tcPr>
            <w:tcW w:w="4032" w:type="dxa"/>
            <w:tcBorders>
              <w:right w:val="single" w:sz="4" w:space="0" w:color="auto"/>
            </w:tcBorders>
            <w:tcMar>
              <w:top w:w="100" w:type="dxa"/>
              <w:left w:w="100" w:type="dxa"/>
              <w:bottom w:w="100" w:type="dxa"/>
              <w:right w:w="100" w:type="dxa"/>
            </w:tcMar>
          </w:tcPr>
          <w:p w14:paraId="2DBE1F14" w14:textId="6140C4BE" w:rsidR="00D007EF" w:rsidRPr="00E17F26" w:rsidRDefault="00D007EF" w:rsidP="00D007EF">
            <w:pPr>
              <w:widowControl w:val="0"/>
              <w:pBdr>
                <w:top w:val="nil"/>
                <w:left w:val="nil"/>
                <w:bottom w:val="nil"/>
                <w:right w:val="nil"/>
                <w:between w:val="nil"/>
              </w:pBdr>
            </w:pPr>
            <w:r w:rsidRPr="00E17F26">
              <w:t>Base 10 in lower grades, continues 6/7</w:t>
            </w:r>
          </w:p>
        </w:tc>
        <w:tc>
          <w:tcPr>
            <w:tcW w:w="4032" w:type="dxa"/>
            <w:tcBorders>
              <w:top w:val="single" w:sz="4" w:space="0" w:color="auto"/>
              <w:left w:val="single" w:sz="4" w:space="0" w:color="auto"/>
              <w:bottom w:val="single" w:sz="4" w:space="0" w:color="auto"/>
              <w:right w:val="single" w:sz="4" w:space="0" w:color="auto"/>
            </w:tcBorders>
          </w:tcPr>
          <w:p w14:paraId="71BB1B47" w14:textId="060705A6" w:rsidR="00D007EF" w:rsidRPr="00E17F26" w:rsidRDefault="00D007EF" w:rsidP="00D007EF">
            <w:pPr>
              <w:widowControl w:val="0"/>
              <w:pBdr>
                <w:top w:val="nil"/>
                <w:left w:val="nil"/>
                <w:bottom w:val="nil"/>
                <w:right w:val="nil"/>
                <w:between w:val="nil"/>
              </w:pBdr>
            </w:pPr>
            <w:r w:rsidRPr="00E17F26">
              <w:t>6/7</w:t>
            </w:r>
          </w:p>
        </w:tc>
        <w:tc>
          <w:tcPr>
            <w:tcW w:w="4032" w:type="dxa"/>
            <w:tcBorders>
              <w:top w:val="single" w:sz="4" w:space="0" w:color="auto"/>
              <w:left w:val="single" w:sz="4" w:space="0" w:color="auto"/>
              <w:bottom w:val="single" w:sz="4" w:space="0" w:color="auto"/>
              <w:right w:val="single" w:sz="4" w:space="0" w:color="auto"/>
            </w:tcBorders>
          </w:tcPr>
          <w:p w14:paraId="32126AE7" w14:textId="2FA66C0A" w:rsidR="00D007EF" w:rsidRPr="00E17F26" w:rsidRDefault="00D007EF" w:rsidP="00D007EF">
            <w:pPr>
              <w:widowControl w:val="0"/>
              <w:pBdr>
                <w:top w:val="nil"/>
                <w:left w:val="nil"/>
                <w:bottom w:val="nil"/>
                <w:right w:val="nil"/>
                <w:between w:val="nil"/>
              </w:pBdr>
            </w:pPr>
            <w:r w:rsidRPr="00E17F26">
              <w:t>6/7</w:t>
            </w:r>
          </w:p>
        </w:tc>
        <w:tc>
          <w:tcPr>
            <w:tcW w:w="4032" w:type="dxa"/>
            <w:tcBorders>
              <w:top w:val="single" w:sz="4" w:space="0" w:color="auto"/>
              <w:left w:val="single" w:sz="4" w:space="0" w:color="auto"/>
              <w:bottom w:val="single" w:sz="4" w:space="0" w:color="auto"/>
              <w:right w:val="single" w:sz="4" w:space="0" w:color="auto"/>
            </w:tcBorders>
          </w:tcPr>
          <w:p w14:paraId="079C005B" w14:textId="7B98AE0D" w:rsidR="00D007EF" w:rsidRPr="00E17F26" w:rsidRDefault="00D007EF" w:rsidP="00D007EF">
            <w:pPr>
              <w:widowControl w:val="0"/>
              <w:pBdr>
                <w:top w:val="nil"/>
                <w:left w:val="nil"/>
                <w:bottom w:val="nil"/>
                <w:right w:val="nil"/>
                <w:between w:val="nil"/>
              </w:pBdr>
            </w:pPr>
            <w:r w:rsidRPr="00E17F26">
              <w:t>Properties introduced in earlier grades and continue throughout 6+</w:t>
            </w:r>
          </w:p>
        </w:tc>
        <w:tc>
          <w:tcPr>
            <w:tcW w:w="4032" w:type="dxa"/>
            <w:gridSpan w:val="2"/>
            <w:tcBorders>
              <w:top w:val="single" w:sz="4" w:space="0" w:color="auto"/>
              <w:left w:val="single" w:sz="4" w:space="0" w:color="auto"/>
              <w:bottom w:val="single" w:sz="4" w:space="0" w:color="auto"/>
              <w:right w:val="single" w:sz="4" w:space="0" w:color="auto"/>
            </w:tcBorders>
          </w:tcPr>
          <w:p w14:paraId="06C64DC6" w14:textId="780E30B1" w:rsidR="00D007EF" w:rsidRPr="00E17F26" w:rsidRDefault="00D007EF" w:rsidP="00D007EF">
            <w:pPr>
              <w:widowControl w:val="0"/>
              <w:pBdr>
                <w:top w:val="nil"/>
                <w:left w:val="nil"/>
                <w:bottom w:val="nil"/>
                <w:right w:val="nil"/>
                <w:between w:val="nil"/>
              </w:pBdr>
            </w:pPr>
            <w:r w:rsidRPr="00E17F26">
              <w:t>Properties introduced in earlier grades and continue throughout 6+</w:t>
            </w:r>
          </w:p>
        </w:tc>
      </w:tr>
      <w:tr w:rsidR="00D007EF" w14:paraId="4F3F2B04" w14:textId="77777777" w:rsidTr="00D007E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C7A3E3B" w14:textId="0777D98B" w:rsidR="00D007EF" w:rsidRPr="0067092A" w:rsidRDefault="00D007EF" w:rsidP="00D007EF">
            <w:pPr>
              <w:jc w:val="center"/>
              <w:rPr>
                <w:b/>
              </w:rPr>
            </w:pPr>
            <w:r w:rsidRPr="0067092A">
              <w:rPr>
                <w:b/>
              </w:rPr>
              <w:t>Notes related to Standards, Grade, or Leaf</w:t>
            </w:r>
          </w:p>
        </w:tc>
        <w:tc>
          <w:tcPr>
            <w:tcW w:w="4032" w:type="dxa"/>
            <w:tcMar>
              <w:top w:w="100" w:type="dxa"/>
              <w:left w:w="100" w:type="dxa"/>
              <w:bottom w:w="100" w:type="dxa"/>
              <w:right w:w="100" w:type="dxa"/>
            </w:tcMar>
          </w:tcPr>
          <w:p w14:paraId="2277AA6A" w14:textId="6760C59C" w:rsidR="00D007EF" w:rsidRPr="00815A23" w:rsidRDefault="00D007EF" w:rsidP="00D007EF">
            <w:pPr>
              <w:widowControl w:val="0"/>
            </w:pPr>
            <w:r w:rsidRPr="00E17F26">
              <w:t>7</w:t>
            </w:r>
            <w:r w:rsidRPr="00815A23">
              <w:t>.NS.A.1d</w:t>
            </w:r>
          </w:p>
          <w:p w14:paraId="53702317" w14:textId="77E6F286" w:rsidR="00D007EF" w:rsidRPr="00815A23" w:rsidRDefault="00D007EF" w:rsidP="00D007EF">
            <w:pPr>
              <w:widowControl w:val="0"/>
            </w:pPr>
            <w:r w:rsidRPr="00815A23">
              <w:t>7.NS.A.2c</w:t>
            </w:r>
          </w:p>
          <w:p w14:paraId="003AB231" w14:textId="77777777" w:rsidR="00D007EF" w:rsidRPr="00815A23" w:rsidRDefault="00D007EF" w:rsidP="00D007EF">
            <w:pPr>
              <w:widowControl w:val="0"/>
            </w:pPr>
          </w:p>
          <w:p w14:paraId="1EDDA75D" w14:textId="77777777" w:rsidR="007629F1" w:rsidRPr="00815A23" w:rsidRDefault="00774A06" w:rsidP="00D007EF">
            <w:pPr>
              <w:widowControl w:val="0"/>
            </w:pPr>
            <w:r w:rsidRPr="00815A23">
              <w:t>FL</w:t>
            </w:r>
            <w:r w:rsidR="007629F1" w:rsidRPr="00815A23">
              <w:t>.5.AR.2.2</w:t>
            </w:r>
          </w:p>
          <w:p w14:paraId="3245ECBC" w14:textId="5FA6D8F2" w:rsidR="00D007EF" w:rsidRPr="00815A23" w:rsidRDefault="00D007EF" w:rsidP="00D007EF">
            <w:pPr>
              <w:widowControl w:val="0"/>
            </w:pPr>
            <w:r w:rsidRPr="00815A23">
              <w:t>FL.7.NSO.2.2</w:t>
            </w:r>
          </w:p>
          <w:p w14:paraId="3850B4CE" w14:textId="77777777" w:rsidR="00D007EF" w:rsidRPr="00815A23" w:rsidRDefault="00D007EF" w:rsidP="00D007EF">
            <w:pPr>
              <w:widowControl w:val="0"/>
            </w:pPr>
          </w:p>
          <w:p w14:paraId="4FA5A5BD" w14:textId="22D2F067" w:rsidR="00D007EF" w:rsidRPr="00E17F26" w:rsidRDefault="00D007EF" w:rsidP="00D007EF">
            <w:pPr>
              <w:widowControl w:val="0"/>
            </w:pPr>
            <w:r w:rsidRPr="00815A23">
              <w:t>TX.5.4F</w:t>
            </w:r>
          </w:p>
        </w:tc>
        <w:tc>
          <w:tcPr>
            <w:tcW w:w="4032" w:type="dxa"/>
            <w:tcMar>
              <w:top w:w="100" w:type="dxa"/>
              <w:left w:w="100" w:type="dxa"/>
              <w:bottom w:w="100" w:type="dxa"/>
              <w:right w:w="100" w:type="dxa"/>
            </w:tcMar>
          </w:tcPr>
          <w:p w14:paraId="1852EF33" w14:textId="77777777" w:rsidR="00D007EF" w:rsidRDefault="00D007EF" w:rsidP="00D007EF">
            <w:pPr>
              <w:widowControl w:val="0"/>
            </w:pPr>
            <w:r w:rsidRPr="00A6356E">
              <w:t>TX.5.4F</w:t>
            </w:r>
            <w:r w:rsidRPr="00E17F26">
              <w:t xml:space="preserve"> (no exponents, up to 2 levels of grouping)</w:t>
            </w:r>
          </w:p>
          <w:p w14:paraId="1B1476E9" w14:textId="77777777" w:rsidR="000F3D2C" w:rsidRDefault="000F3D2C" w:rsidP="00D007EF">
            <w:pPr>
              <w:widowControl w:val="0"/>
            </w:pPr>
          </w:p>
          <w:p w14:paraId="7B22778C" w14:textId="77777777" w:rsidR="000F3D2C" w:rsidRPr="00E17F26" w:rsidRDefault="000F3D2C" w:rsidP="000F3D2C">
            <w:pPr>
              <w:widowControl w:val="0"/>
            </w:pPr>
            <w:r w:rsidRPr="00E17F26">
              <w:t>exponents not specifically mentioned; technology</w:t>
            </w:r>
            <w:r>
              <w:t>, OOO, grouping symbols</w:t>
            </w:r>
            <w:r w:rsidRPr="00E17F26">
              <w:t xml:space="preserve"> mentioned:</w:t>
            </w:r>
          </w:p>
          <w:p w14:paraId="74512AD2" w14:textId="77777777" w:rsidR="000F3D2C" w:rsidRPr="00E17F26" w:rsidRDefault="000F3D2C" w:rsidP="000F3D2C">
            <w:pPr>
              <w:widowControl w:val="0"/>
            </w:pPr>
            <w:r w:rsidRPr="00E17F26">
              <w:t>OK.</w:t>
            </w:r>
            <w:proofErr w:type="gramStart"/>
            <w:r w:rsidRPr="00E17F26">
              <w:t>7.A.</w:t>
            </w:r>
            <w:proofErr w:type="gramEnd"/>
            <w:r w:rsidRPr="00E17F26">
              <w:t>4.2</w:t>
            </w:r>
          </w:p>
          <w:p w14:paraId="20D4169C" w14:textId="15D616E1" w:rsidR="000F3D2C" w:rsidRPr="00E17F26" w:rsidRDefault="000F3D2C" w:rsidP="00D007EF">
            <w:pPr>
              <w:widowControl w:val="0"/>
            </w:pPr>
          </w:p>
        </w:tc>
        <w:tc>
          <w:tcPr>
            <w:tcW w:w="4032" w:type="dxa"/>
            <w:tcBorders>
              <w:right w:val="single" w:sz="4" w:space="0" w:color="auto"/>
            </w:tcBorders>
            <w:tcMar>
              <w:top w:w="100" w:type="dxa"/>
              <w:left w:w="100" w:type="dxa"/>
              <w:bottom w:w="100" w:type="dxa"/>
              <w:right w:w="100" w:type="dxa"/>
            </w:tcMar>
          </w:tcPr>
          <w:p w14:paraId="03741513" w14:textId="2725F9EA" w:rsidR="00D007EF" w:rsidRPr="009D69D3" w:rsidRDefault="00D007EF" w:rsidP="00D007EF">
            <w:r w:rsidRPr="00E17F26">
              <w:t>M</w:t>
            </w:r>
            <w:r w:rsidRPr="009D69D3">
              <w:t xml:space="preserve">ust also write expressions with whole number exponents. Include expressions arising from formulas and </w:t>
            </w:r>
            <w:proofErr w:type="gramStart"/>
            <w:r w:rsidRPr="009D69D3">
              <w:t>real world</w:t>
            </w:r>
            <w:proofErr w:type="gramEnd"/>
            <w:r w:rsidRPr="009D69D3">
              <w:t xml:space="preserve"> contexts.</w:t>
            </w:r>
          </w:p>
          <w:p w14:paraId="72F243DD" w14:textId="097D174A" w:rsidR="00D007EF" w:rsidRPr="009D69D3" w:rsidRDefault="00D007EF" w:rsidP="00D007EF">
            <w:r w:rsidRPr="009D69D3">
              <w:t>6.EE.A.1</w:t>
            </w:r>
          </w:p>
          <w:p w14:paraId="6CCE250C" w14:textId="51DBE7C5" w:rsidR="00D007EF" w:rsidRPr="009D69D3" w:rsidRDefault="00D007EF" w:rsidP="00D007EF">
            <w:r w:rsidRPr="009D69D3">
              <w:t>TX.6.</w:t>
            </w:r>
            <w:proofErr w:type="gramStart"/>
            <w:r w:rsidRPr="009D69D3">
              <w:t>7.A</w:t>
            </w:r>
            <w:proofErr w:type="gramEnd"/>
          </w:p>
          <w:p w14:paraId="17592870" w14:textId="38B7F211" w:rsidR="00D007EF" w:rsidRPr="00E17F26" w:rsidRDefault="00D007EF" w:rsidP="00D007EF">
            <w:r w:rsidRPr="009D69D3">
              <w:t>FL.6.NSO.3.3</w:t>
            </w:r>
          </w:p>
        </w:tc>
        <w:tc>
          <w:tcPr>
            <w:tcW w:w="4032" w:type="dxa"/>
            <w:tcBorders>
              <w:top w:val="single" w:sz="4" w:space="0" w:color="auto"/>
              <w:left w:val="single" w:sz="4" w:space="0" w:color="auto"/>
              <w:bottom w:val="single" w:sz="4" w:space="0" w:color="auto"/>
              <w:right w:val="single" w:sz="4" w:space="0" w:color="auto"/>
            </w:tcBorders>
          </w:tcPr>
          <w:p w14:paraId="5270FC72" w14:textId="035AD15E" w:rsidR="00D007EF" w:rsidRPr="00B25913" w:rsidRDefault="00D007EF" w:rsidP="00D007EF">
            <w:r w:rsidRPr="00B25913">
              <w:t>6.EE.A.1</w:t>
            </w:r>
          </w:p>
          <w:p w14:paraId="44576655" w14:textId="052CB0AD" w:rsidR="00D007EF" w:rsidRPr="00B25913" w:rsidRDefault="00D007EF" w:rsidP="00D007EF">
            <w:pPr>
              <w:widowControl w:val="0"/>
            </w:pPr>
            <w:r w:rsidRPr="00B25913">
              <w:t>6.EE.A.2c</w:t>
            </w:r>
          </w:p>
          <w:p w14:paraId="04CF2640" w14:textId="77777777" w:rsidR="00D007EF" w:rsidRPr="00B25913" w:rsidRDefault="00D007EF" w:rsidP="00D007EF">
            <w:pPr>
              <w:widowControl w:val="0"/>
            </w:pPr>
          </w:p>
          <w:p w14:paraId="508CDB89" w14:textId="23175624" w:rsidR="00D007EF" w:rsidRPr="00B25913" w:rsidRDefault="00D007EF" w:rsidP="00D007EF">
            <w:pPr>
              <w:widowControl w:val="0"/>
              <w:rPr>
                <w:lang w:val="es-ES"/>
              </w:rPr>
            </w:pPr>
            <w:r w:rsidRPr="00B25913">
              <w:rPr>
                <w:lang w:val="es-ES"/>
              </w:rPr>
              <w:t>VA.7. PFA.2.a (</w:t>
            </w:r>
            <w:proofErr w:type="spellStart"/>
            <w:r w:rsidRPr="00B25913">
              <w:rPr>
                <w:lang w:val="es-ES"/>
              </w:rPr>
              <w:t>specifies</w:t>
            </w:r>
            <w:proofErr w:type="spellEnd"/>
            <w:r w:rsidRPr="00B25913">
              <w:rPr>
                <w:lang w:val="es-ES"/>
              </w:rPr>
              <w:t xml:space="preserve"> no </w:t>
            </w:r>
            <w:proofErr w:type="spellStart"/>
            <w:r w:rsidRPr="00B25913">
              <w:rPr>
                <w:lang w:val="es-ES"/>
              </w:rPr>
              <w:t>braces</w:t>
            </w:r>
            <w:proofErr w:type="spellEnd"/>
            <w:r w:rsidRPr="00B25913">
              <w:rPr>
                <w:lang w:val="es-ES"/>
              </w:rPr>
              <w:t>)</w:t>
            </w:r>
          </w:p>
          <w:p w14:paraId="46CEF3FB" w14:textId="77777777" w:rsidR="00D007EF" w:rsidRPr="00B25913" w:rsidRDefault="00D007EF" w:rsidP="00D007EF">
            <w:pPr>
              <w:widowControl w:val="0"/>
              <w:rPr>
                <w:lang w:val="es-ES"/>
              </w:rPr>
            </w:pPr>
          </w:p>
          <w:p w14:paraId="0C72BC87" w14:textId="620FC3F9" w:rsidR="00D007EF" w:rsidRPr="00B25913" w:rsidRDefault="00D007EF" w:rsidP="00D007EF">
            <w:pPr>
              <w:widowControl w:val="0"/>
            </w:pPr>
            <w:r w:rsidRPr="00B25913">
              <w:t>Addresses rational numbers, whole number exponents, and absolute value (Grade 8 includes radicals):</w:t>
            </w:r>
          </w:p>
          <w:p w14:paraId="28B74071" w14:textId="513C8A9E" w:rsidR="00D007EF" w:rsidRPr="00B25913" w:rsidRDefault="00D007EF" w:rsidP="00D007EF">
            <w:pPr>
              <w:widowControl w:val="0"/>
            </w:pPr>
            <w:r w:rsidRPr="00B25913">
              <w:t>MN.7.3.6.3</w:t>
            </w:r>
          </w:p>
          <w:p w14:paraId="192FE7C6" w14:textId="1FF57857" w:rsidR="00D007EF" w:rsidRPr="00B25913" w:rsidRDefault="00D007EF" w:rsidP="00D007EF">
            <w:pPr>
              <w:widowControl w:val="0"/>
            </w:pPr>
            <w:r w:rsidRPr="00B25913">
              <w:t>MN.8.3.6.2</w:t>
            </w:r>
          </w:p>
          <w:p w14:paraId="5DDB5DA9" w14:textId="77777777" w:rsidR="00D007EF" w:rsidRPr="00B25913" w:rsidRDefault="00D007EF" w:rsidP="00D007EF">
            <w:pPr>
              <w:widowControl w:val="0"/>
            </w:pPr>
          </w:p>
          <w:p w14:paraId="43A50837" w14:textId="49507794" w:rsidR="00D007EF" w:rsidRPr="00B25913" w:rsidRDefault="00D007EF" w:rsidP="00D007EF">
            <w:pPr>
              <w:widowControl w:val="0"/>
            </w:pPr>
            <w:r w:rsidRPr="00B25913">
              <w:t>TX.6.</w:t>
            </w:r>
            <w:proofErr w:type="gramStart"/>
            <w:r w:rsidRPr="00B25913">
              <w:t>7.A</w:t>
            </w:r>
            <w:proofErr w:type="gramEnd"/>
            <w:r w:rsidRPr="00B25913">
              <w:t xml:space="preserve"> (Specifies whole number exponents but not grouping symbols)</w:t>
            </w:r>
          </w:p>
          <w:p w14:paraId="79AD1E8D" w14:textId="77777777" w:rsidR="00D007EF" w:rsidRPr="00B25913" w:rsidRDefault="00D007EF" w:rsidP="00D007EF">
            <w:pPr>
              <w:widowControl w:val="0"/>
            </w:pPr>
          </w:p>
          <w:p w14:paraId="2D390E6F" w14:textId="1B2DE54B" w:rsidR="00D007EF" w:rsidRPr="00B25913" w:rsidRDefault="00D007EF" w:rsidP="00D007EF">
            <w:pPr>
              <w:widowControl w:val="0"/>
            </w:pPr>
            <w:r w:rsidRPr="00B25913">
              <w:t>FL.7.NSO.2.1</w:t>
            </w:r>
          </w:p>
        </w:tc>
        <w:tc>
          <w:tcPr>
            <w:tcW w:w="4032" w:type="dxa"/>
            <w:tcBorders>
              <w:top w:val="single" w:sz="4" w:space="0" w:color="auto"/>
              <w:left w:val="single" w:sz="4" w:space="0" w:color="auto"/>
              <w:bottom w:val="single" w:sz="4" w:space="0" w:color="auto"/>
              <w:right w:val="single" w:sz="4" w:space="0" w:color="auto"/>
            </w:tcBorders>
          </w:tcPr>
          <w:p w14:paraId="00EB73BF" w14:textId="272E16D2" w:rsidR="00D007EF" w:rsidRPr="00B25913" w:rsidRDefault="00D007EF" w:rsidP="00D007EF">
            <w:r w:rsidRPr="00B25913">
              <w:t>6.EE.A.1</w:t>
            </w:r>
          </w:p>
          <w:p w14:paraId="6A99EEFB" w14:textId="44D49900" w:rsidR="00D007EF" w:rsidRPr="00B25913" w:rsidRDefault="00D007EF" w:rsidP="00D007EF">
            <w:pPr>
              <w:widowControl w:val="0"/>
            </w:pPr>
            <w:r w:rsidRPr="00B25913">
              <w:t>6.EE.A.2c</w:t>
            </w:r>
          </w:p>
          <w:p w14:paraId="45FFFC21" w14:textId="77777777" w:rsidR="00D007EF" w:rsidRPr="00B25913" w:rsidRDefault="00D007EF" w:rsidP="00D007EF"/>
          <w:p w14:paraId="755D623D" w14:textId="202F0A57" w:rsidR="00D007EF" w:rsidRPr="00B25913" w:rsidRDefault="00D007EF" w:rsidP="00D007EF">
            <w:r w:rsidRPr="00B25913">
              <w:t>FL.7.NSO.2.1</w:t>
            </w:r>
          </w:p>
        </w:tc>
        <w:tc>
          <w:tcPr>
            <w:tcW w:w="4032" w:type="dxa"/>
            <w:tcBorders>
              <w:top w:val="single" w:sz="4" w:space="0" w:color="auto"/>
              <w:left w:val="single" w:sz="4" w:space="0" w:color="auto"/>
              <w:bottom w:val="single" w:sz="4" w:space="0" w:color="auto"/>
              <w:right w:val="single" w:sz="4" w:space="0" w:color="auto"/>
            </w:tcBorders>
          </w:tcPr>
          <w:p w14:paraId="482188D8" w14:textId="59DED6D0" w:rsidR="00D007EF" w:rsidRPr="00300DDA" w:rsidRDefault="00D007EF" w:rsidP="00D007EF">
            <w:pPr>
              <w:widowControl w:val="0"/>
            </w:pPr>
            <w:r w:rsidRPr="00300DDA">
              <w:t>6.EE.A.4</w:t>
            </w:r>
          </w:p>
          <w:p w14:paraId="498BADBD" w14:textId="77777777" w:rsidR="00D007EF" w:rsidRPr="00300DDA" w:rsidRDefault="00D007EF" w:rsidP="00D007EF">
            <w:pPr>
              <w:widowControl w:val="0"/>
            </w:pPr>
          </w:p>
          <w:p w14:paraId="0E95092D" w14:textId="71CB3110" w:rsidR="00D007EF" w:rsidRPr="00300DDA" w:rsidRDefault="00D007EF" w:rsidP="00D007EF">
            <w:pPr>
              <w:widowControl w:val="0"/>
            </w:pPr>
            <w:r w:rsidRPr="00300DDA">
              <w:t>TX, VA specify use of concrete, pictorial, and abstract representations</w:t>
            </w:r>
          </w:p>
          <w:p w14:paraId="068DAAD7" w14:textId="352A8CB0" w:rsidR="00D007EF" w:rsidRPr="00300DDA" w:rsidRDefault="00D007EF" w:rsidP="00D007EF">
            <w:pPr>
              <w:widowControl w:val="0"/>
            </w:pPr>
            <w:r w:rsidRPr="00300DDA">
              <w:t>TX.6.7.C</w:t>
            </w:r>
            <w:r w:rsidRPr="00300DDA">
              <w:br/>
              <w:t>VA.7.PFA.</w:t>
            </w:r>
            <w:proofErr w:type="gramStart"/>
            <w:r w:rsidRPr="00300DDA">
              <w:t>2.b</w:t>
            </w:r>
            <w:proofErr w:type="gramEnd"/>
          </w:p>
          <w:p w14:paraId="03DFA305" w14:textId="77777777" w:rsidR="00D007EF" w:rsidRPr="00300DDA" w:rsidRDefault="00D007EF" w:rsidP="00D007EF">
            <w:pPr>
              <w:widowControl w:val="0"/>
            </w:pPr>
          </w:p>
          <w:p w14:paraId="357DB109" w14:textId="02FE6C77" w:rsidR="00D007EF" w:rsidRPr="00300DDA" w:rsidRDefault="00D007EF" w:rsidP="00D007EF">
            <w:pPr>
              <w:widowControl w:val="0"/>
            </w:pPr>
            <w:r w:rsidRPr="00300DDA">
              <w:t>Determine whether two linear expressions are equivalent</w:t>
            </w:r>
          </w:p>
          <w:p w14:paraId="31FD8548" w14:textId="196B6937" w:rsidR="00D007EF" w:rsidRPr="00E17F26" w:rsidRDefault="00D007EF" w:rsidP="00D007EF">
            <w:pPr>
              <w:widowControl w:val="0"/>
            </w:pPr>
            <w:r w:rsidRPr="00300DDA">
              <w:t>FL.7.AR.1.2</w:t>
            </w:r>
          </w:p>
          <w:p w14:paraId="1A8EBF90" w14:textId="77777777" w:rsidR="00D007EF" w:rsidRPr="00E17F26" w:rsidRDefault="00D007EF" w:rsidP="00D007EF"/>
        </w:tc>
        <w:tc>
          <w:tcPr>
            <w:tcW w:w="4032" w:type="dxa"/>
            <w:gridSpan w:val="2"/>
            <w:tcBorders>
              <w:top w:val="single" w:sz="4" w:space="0" w:color="auto"/>
              <w:left w:val="single" w:sz="4" w:space="0" w:color="auto"/>
              <w:bottom w:val="single" w:sz="4" w:space="0" w:color="auto"/>
              <w:right w:val="single" w:sz="4" w:space="0" w:color="auto"/>
            </w:tcBorders>
          </w:tcPr>
          <w:p w14:paraId="7157C576" w14:textId="77777777" w:rsidR="00D007EF" w:rsidRPr="00E17F26" w:rsidRDefault="00D007EF" w:rsidP="00D007EF"/>
        </w:tc>
      </w:tr>
      <w:tr w:rsidR="00D007EF" w:rsidRPr="00E17F26" w14:paraId="12C7A779" w14:textId="77777777" w:rsidTr="00D007E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56208B4" w14:textId="606C0313" w:rsidR="00D007EF" w:rsidRPr="00E17F26" w:rsidRDefault="00D007EF" w:rsidP="00D007EF">
            <w:pPr>
              <w:jc w:val="center"/>
            </w:pPr>
            <w:r w:rsidRPr="00E17F26">
              <w:rPr>
                <w:b/>
              </w:rPr>
              <w:t>Notes for Intervention, Extension, or Optional Activities</w:t>
            </w:r>
          </w:p>
        </w:tc>
        <w:tc>
          <w:tcPr>
            <w:tcW w:w="4032" w:type="dxa"/>
            <w:tcMar>
              <w:top w:w="100" w:type="dxa"/>
              <w:left w:w="100" w:type="dxa"/>
              <w:bottom w:w="100" w:type="dxa"/>
              <w:right w:w="100" w:type="dxa"/>
            </w:tcMar>
          </w:tcPr>
          <w:p w14:paraId="5CF4A978" w14:textId="1E92E51F" w:rsidR="00D007EF" w:rsidRPr="00E17F26" w:rsidRDefault="00D007EF" w:rsidP="00D007EF">
            <w:r w:rsidRPr="00E17F26">
              <w:t xml:space="preserve">Intervention: modeling with linking cubes, movement on number line  </w:t>
            </w:r>
          </w:p>
        </w:tc>
        <w:tc>
          <w:tcPr>
            <w:tcW w:w="4032" w:type="dxa"/>
            <w:tcMar>
              <w:top w:w="100" w:type="dxa"/>
              <w:left w:w="100" w:type="dxa"/>
              <w:bottom w:w="100" w:type="dxa"/>
              <w:right w:w="100" w:type="dxa"/>
            </w:tcMar>
          </w:tcPr>
          <w:p w14:paraId="311656C2" w14:textId="399C7561" w:rsidR="00D007EF" w:rsidRPr="00E17F26" w:rsidRDefault="00D007EF" w:rsidP="00D007EF">
            <w:pPr>
              <w:widowControl w:val="0"/>
            </w:pPr>
            <w:r>
              <w:t>Extension: nested grouping symbols</w:t>
            </w:r>
          </w:p>
        </w:tc>
        <w:tc>
          <w:tcPr>
            <w:tcW w:w="4032" w:type="dxa"/>
            <w:tcBorders>
              <w:right w:val="single" w:sz="4" w:space="0" w:color="auto"/>
            </w:tcBorders>
            <w:tcMar>
              <w:top w:w="100" w:type="dxa"/>
              <w:left w:w="100" w:type="dxa"/>
              <w:bottom w:w="100" w:type="dxa"/>
              <w:right w:w="100" w:type="dxa"/>
            </w:tcMar>
          </w:tcPr>
          <w:p w14:paraId="410B151C" w14:textId="7FDA41F4" w:rsidR="00D007EF" w:rsidRPr="00E17F26" w:rsidRDefault="00D007EF" w:rsidP="00D007EF">
            <w:pPr>
              <w:widowControl w:val="0"/>
              <w:pBdr>
                <w:top w:val="nil"/>
                <w:left w:val="nil"/>
                <w:bottom w:val="nil"/>
                <w:right w:val="nil"/>
                <w:between w:val="nil"/>
              </w:pBdr>
            </w:pPr>
            <w:r>
              <w:t>Intervention: exponents for base 10</w:t>
            </w:r>
          </w:p>
        </w:tc>
        <w:tc>
          <w:tcPr>
            <w:tcW w:w="4032" w:type="dxa"/>
            <w:tcBorders>
              <w:top w:val="single" w:sz="4" w:space="0" w:color="auto"/>
              <w:left w:val="single" w:sz="4" w:space="0" w:color="auto"/>
              <w:bottom w:val="single" w:sz="4" w:space="0" w:color="auto"/>
              <w:right w:val="single" w:sz="4" w:space="0" w:color="auto"/>
            </w:tcBorders>
          </w:tcPr>
          <w:p w14:paraId="6135BBB2" w14:textId="77777777" w:rsidR="00D007EF" w:rsidRPr="00E17F26" w:rsidRDefault="00D007EF"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656E8469" w14:textId="77777777" w:rsidR="00D007EF" w:rsidRPr="00E17F26" w:rsidRDefault="00D007EF"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5BDAADCC" w14:textId="4B7474C9" w:rsidR="00D007EF" w:rsidRPr="00E17F26" w:rsidRDefault="00D007EF" w:rsidP="00D007EF">
            <w:pPr>
              <w:widowControl w:val="0"/>
              <w:pBdr>
                <w:top w:val="nil"/>
                <w:left w:val="nil"/>
                <w:bottom w:val="nil"/>
                <w:right w:val="nil"/>
                <w:between w:val="nil"/>
              </w:pBdr>
            </w:pPr>
            <w:r w:rsidRPr="00E17F26">
              <w:t>Intervention: Make concrete by using manipulatives like stacking cubes (see G6 M1 L1-2); Reduce number of terms, operations in expressions and/or underline, circle, highlight parts of expressions (is 1+</w:t>
            </w:r>
            <w:r w:rsidRPr="00E17F26">
              <w:rPr>
                <w:u w:val="single"/>
              </w:rPr>
              <w:t>2+3</w:t>
            </w:r>
            <w:r w:rsidRPr="00E17F26">
              <w:t xml:space="preserve"> equal to 1+</w:t>
            </w:r>
            <w:r w:rsidRPr="00E17F26">
              <w:rPr>
                <w:u w:val="single"/>
              </w:rPr>
              <w:t>3+2</w:t>
            </w:r>
            <w:r w:rsidRPr="00E17F26">
              <w:t>, why?)</w:t>
            </w:r>
          </w:p>
        </w:tc>
        <w:tc>
          <w:tcPr>
            <w:tcW w:w="4032" w:type="dxa"/>
            <w:gridSpan w:val="2"/>
            <w:tcBorders>
              <w:top w:val="single" w:sz="4" w:space="0" w:color="auto"/>
              <w:left w:val="single" w:sz="4" w:space="0" w:color="auto"/>
              <w:bottom w:val="single" w:sz="4" w:space="0" w:color="auto"/>
              <w:right w:val="single" w:sz="4" w:space="0" w:color="auto"/>
            </w:tcBorders>
          </w:tcPr>
          <w:p w14:paraId="6F4A5C66" w14:textId="27AC24B2" w:rsidR="00D007EF" w:rsidRPr="00E17F26" w:rsidRDefault="00D007EF" w:rsidP="00D007EF">
            <w:pPr>
              <w:widowControl w:val="0"/>
              <w:pBdr>
                <w:top w:val="nil"/>
                <w:left w:val="nil"/>
                <w:bottom w:val="nil"/>
                <w:right w:val="nil"/>
                <w:between w:val="nil"/>
              </w:pBdr>
            </w:pPr>
          </w:p>
        </w:tc>
      </w:tr>
      <w:tr w:rsidR="00D007EF" w:rsidRPr="00E17F26" w14:paraId="2CF8F43A" w14:textId="77777777" w:rsidTr="00D007E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0708E86" w14:textId="3FF4CBBC" w:rsidR="00D007EF" w:rsidRPr="00E17F26" w:rsidRDefault="00D007EF" w:rsidP="00D007EF">
            <w:pPr>
              <w:jc w:val="center"/>
              <w:rPr>
                <w:b/>
              </w:rPr>
            </w:pPr>
            <w:r w:rsidRPr="00E17F26">
              <w:rPr>
                <w:b/>
              </w:rPr>
              <w:t>Additional Notes</w:t>
            </w:r>
          </w:p>
        </w:tc>
        <w:tc>
          <w:tcPr>
            <w:tcW w:w="4032" w:type="dxa"/>
            <w:tcMar>
              <w:top w:w="100" w:type="dxa"/>
              <w:left w:w="100" w:type="dxa"/>
              <w:bottom w:w="100" w:type="dxa"/>
              <w:right w:w="100" w:type="dxa"/>
            </w:tcMar>
          </w:tcPr>
          <w:p w14:paraId="31A7C01B" w14:textId="77777777" w:rsidR="0078794A" w:rsidRDefault="00BB2BAD" w:rsidP="00D007EF">
            <w:pPr>
              <w:widowControl w:val="0"/>
            </w:pPr>
            <w:r>
              <w:t>Multiple</w:t>
            </w:r>
            <w:r w:rsidR="00D007EF" w:rsidRPr="00E17F26">
              <w:t xml:space="preserve"> instructional periods (potentially combined with other nodes) </w:t>
            </w:r>
            <w:r w:rsidR="00E53DC2">
              <w:t>across grades</w:t>
            </w:r>
            <w:r w:rsidR="0078794A">
              <w:br/>
            </w:r>
          </w:p>
          <w:p w14:paraId="49185BAF" w14:textId="59B28BBD" w:rsidR="00D007EF" w:rsidRPr="00E17F26" w:rsidRDefault="0078794A" w:rsidP="00D007EF">
            <w:pPr>
              <w:widowControl w:val="0"/>
            </w:pPr>
            <w:r w:rsidRPr="0078794A">
              <w:t>This has a lot that will overlap with K-5</w:t>
            </w:r>
          </w:p>
        </w:tc>
        <w:tc>
          <w:tcPr>
            <w:tcW w:w="4032" w:type="dxa"/>
            <w:tcMar>
              <w:top w:w="100" w:type="dxa"/>
              <w:left w:w="100" w:type="dxa"/>
              <w:bottom w:w="100" w:type="dxa"/>
              <w:right w:w="100" w:type="dxa"/>
            </w:tcMar>
          </w:tcPr>
          <w:p w14:paraId="6EFF2CAB" w14:textId="77777777" w:rsidR="00D007EF" w:rsidRDefault="00BB2BAD" w:rsidP="00D007EF">
            <w:pPr>
              <w:widowControl w:val="0"/>
            </w:pPr>
            <w:r>
              <w:t>Multiple</w:t>
            </w:r>
            <w:r w:rsidRPr="00E17F26">
              <w:t xml:space="preserve"> </w:t>
            </w:r>
            <w:r w:rsidR="00D007EF" w:rsidRPr="00E17F26">
              <w:t>instructional periods (potentially combined with other nodes)</w:t>
            </w:r>
            <w:r w:rsidR="00E53DC2">
              <w:t xml:space="preserve"> across grades</w:t>
            </w:r>
          </w:p>
          <w:p w14:paraId="1155324D" w14:textId="77777777" w:rsidR="0078794A" w:rsidRDefault="0078794A" w:rsidP="00D007EF">
            <w:pPr>
              <w:widowControl w:val="0"/>
            </w:pPr>
          </w:p>
          <w:p w14:paraId="46821A79" w14:textId="0C7760A2" w:rsidR="0078794A" w:rsidRPr="00E17F26" w:rsidRDefault="0078794A" w:rsidP="00D007EF">
            <w:pPr>
              <w:widowControl w:val="0"/>
            </w:pPr>
            <w:r w:rsidRPr="0078794A">
              <w:t>This has a lot that will overlap with K-5</w:t>
            </w:r>
          </w:p>
        </w:tc>
        <w:tc>
          <w:tcPr>
            <w:tcW w:w="4032" w:type="dxa"/>
            <w:tcBorders>
              <w:right w:val="single" w:sz="4" w:space="0" w:color="auto"/>
            </w:tcBorders>
            <w:tcMar>
              <w:top w:w="100" w:type="dxa"/>
              <w:left w:w="100" w:type="dxa"/>
              <w:bottom w:w="100" w:type="dxa"/>
              <w:right w:w="100" w:type="dxa"/>
            </w:tcMar>
          </w:tcPr>
          <w:p w14:paraId="01BA091F" w14:textId="77777777" w:rsidR="00D007EF" w:rsidRDefault="00BB2BAD" w:rsidP="00D007EF">
            <w:pPr>
              <w:widowControl w:val="0"/>
              <w:pBdr>
                <w:top w:val="nil"/>
                <w:left w:val="nil"/>
                <w:bottom w:val="nil"/>
                <w:right w:val="nil"/>
                <w:between w:val="nil"/>
              </w:pBdr>
            </w:pPr>
            <w:r>
              <w:t>Likely 1-2</w:t>
            </w:r>
            <w:r w:rsidRPr="00E17F26">
              <w:t xml:space="preserve"> </w:t>
            </w:r>
            <w:r w:rsidR="00D007EF" w:rsidRPr="00E17F26">
              <w:t>instructional periods (potentially combined with other nodes)</w:t>
            </w:r>
          </w:p>
          <w:p w14:paraId="083E5BE4" w14:textId="301330AA" w:rsidR="0078794A" w:rsidRPr="00E17F26" w:rsidRDefault="0078794A"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00C9B6ED" w14:textId="77777777" w:rsidR="00D007EF" w:rsidRDefault="00BB2BAD" w:rsidP="00D007EF">
            <w:pPr>
              <w:widowControl w:val="0"/>
              <w:pBdr>
                <w:top w:val="nil"/>
                <w:left w:val="nil"/>
                <w:bottom w:val="nil"/>
                <w:right w:val="nil"/>
                <w:between w:val="nil"/>
              </w:pBdr>
            </w:pPr>
            <w:r w:rsidRPr="00E17F26">
              <w:t>Likely 1-2 instructional periods (potentially combined with other nodes)</w:t>
            </w:r>
          </w:p>
          <w:p w14:paraId="5B57FBB0" w14:textId="6B3EADF1" w:rsidR="0078794A" w:rsidRPr="00E17F26" w:rsidRDefault="0078794A"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7183D792" w14:textId="77777777" w:rsidR="00D007EF" w:rsidRDefault="00D007EF" w:rsidP="00D007EF">
            <w:pPr>
              <w:widowControl w:val="0"/>
              <w:pBdr>
                <w:top w:val="nil"/>
                <w:left w:val="nil"/>
                <w:bottom w:val="nil"/>
                <w:right w:val="nil"/>
                <w:between w:val="nil"/>
              </w:pBdr>
            </w:pPr>
            <w:r w:rsidRPr="00E17F26">
              <w:t>Likely 1-2 instructional periods (potentially combined with other nodes)</w:t>
            </w:r>
          </w:p>
          <w:p w14:paraId="595F822D" w14:textId="5EA3DBA1" w:rsidR="0078794A" w:rsidRPr="00E17F26" w:rsidRDefault="0078794A"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79FD52E5" w14:textId="77777777" w:rsidR="00D007EF" w:rsidRDefault="00D007EF" w:rsidP="00D007EF">
            <w:pPr>
              <w:widowControl w:val="0"/>
              <w:pBdr>
                <w:top w:val="nil"/>
                <w:left w:val="nil"/>
                <w:bottom w:val="nil"/>
                <w:right w:val="nil"/>
                <w:between w:val="nil"/>
              </w:pBdr>
            </w:pPr>
            <w:r w:rsidRPr="00E17F26">
              <w:t>Can be combined with previous nodes</w:t>
            </w:r>
          </w:p>
          <w:p w14:paraId="4011E020" w14:textId="4F2D8AAD" w:rsidR="0078794A" w:rsidRPr="00E17F26" w:rsidRDefault="0078794A" w:rsidP="00D007EF">
            <w:pPr>
              <w:widowControl w:val="0"/>
              <w:pBdr>
                <w:top w:val="nil"/>
                <w:left w:val="nil"/>
                <w:bottom w:val="nil"/>
                <w:right w:val="nil"/>
                <w:between w:val="nil"/>
              </w:pBdr>
            </w:pPr>
          </w:p>
        </w:tc>
        <w:tc>
          <w:tcPr>
            <w:tcW w:w="4032" w:type="dxa"/>
            <w:gridSpan w:val="2"/>
            <w:tcBorders>
              <w:top w:val="single" w:sz="4" w:space="0" w:color="auto"/>
              <w:left w:val="single" w:sz="4" w:space="0" w:color="auto"/>
              <w:bottom w:val="single" w:sz="4" w:space="0" w:color="auto"/>
              <w:right w:val="single" w:sz="4" w:space="0" w:color="auto"/>
            </w:tcBorders>
          </w:tcPr>
          <w:p w14:paraId="08CFF50F" w14:textId="592AE395" w:rsidR="00D007EF" w:rsidRPr="00E17F26" w:rsidRDefault="00D007EF" w:rsidP="00D007EF">
            <w:pPr>
              <w:widowControl w:val="0"/>
              <w:pBdr>
                <w:top w:val="nil"/>
                <w:left w:val="nil"/>
                <w:bottom w:val="nil"/>
                <w:right w:val="nil"/>
                <w:between w:val="nil"/>
              </w:pBdr>
            </w:pPr>
            <w:r w:rsidRPr="00E17F26">
              <w:t>Combined with previous node(s)</w:t>
            </w:r>
          </w:p>
        </w:tc>
      </w:tr>
    </w:tbl>
    <w:p w14:paraId="490DBCD6" w14:textId="77777777" w:rsidR="00640E2C" w:rsidRDefault="00640E2C" w:rsidP="00A9749A">
      <w:pPr>
        <w:pStyle w:val="Heading3"/>
      </w:pPr>
    </w:p>
    <w:p w14:paraId="2348803B" w14:textId="4901034F" w:rsidR="00956739" w:rsidRDefault="00956739" w:rsidP="00956739">
      <w:pPr>
        <w:pStyle w:val="Heading3"/>
        <w:rPr>
          <w:lang w:val="en-US"/>
        </w:rPr>
      </w:pPr>
      <w:r>
        <w:t xml:space="preserve">Concept/Skill: </w:t>
      </w:r>
      <w:r w:rsidR="00813C3B">
        <w:t>Determine the divisibility, factors, multiples, and prime factorization of whole numbers, and use a common factor to rewrite a sum as a product.</w:t>
      </w:r>
    </w:p>
    <w:p w14:paraId="0C6BEBFA" w14:textId="11CEF354" w:rsidR="00956739" w:rsidRPr="00956739" w:rsidRDefault="00956739" w:rsidP="00956739">
      <w:r>
        <w:t xml:space="preserve">Goal: </w:t>
      </w:r>
      <w:r>
        <w:t>analyze the multiplicative structure of whole numbers by determining divisibility, prime factorizations, greatest common factors, and least common multiples, and by using the distributive property to rewrite sums by factoring out the greatest common factor.</w:t>
      </w:r>
    </w:p>
    <w:tbl>
      <w:tblPr>
        <w:tblW w:w="3038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4032"/>
        <w:gridCol w:w="4032"/>
        <w:gridCol w:w="4032"/>
        <w:gridCol w:w="4032"/>
        <w:gridCol w:w="4032"/>
        <w:gridCol w:w="4032"/>
        <w:gridCol w:w="4032"/>
      </w:tblGrid>
      <w:tr w:rsidR="00640E2C" w14:paraId="6EE3F403" w14:textId="77777777" w:rsidTr="00A13FFD">
        <w:tc>
          <w:tcPr>
            <w:tcW w:w="2160" w:type="dxa"/>
            <w:shd w:val="clear" w:color="auto" w:fill="DEEBF6"/>
            <w:tcMar>
              <w:top w:w="100" w:type="dxa"/>
              <w:left w:w="100" w:type="dxa"/>
              <w:bottom w:w="100" w:type="dxa"/>
              <w:right w:w="100" w:type="dxa"/>
            </w:tcMar>
          </w:tcPr>
          <w:p w14:paraId="79B93138" w14:textId="77777777" w:rsidR="00640E2C" w:rsidRPr="0067092A" w:rsidRDefault="00640E2C" w:rsidP="007D10E8">
            <w:pPr>
              <w:jc w:val="center"/>
              <w:rPr>
                <w:b/>
              </w:rPr>
            </w:pPr>
            <w:r>
              <w:rPr>
                <w:b/>
              </w:rPr>
              <w:t>Knowledge Graph Node</w:t>
            </w:r>
          </w:p>
        </w:tc>
        <w:tc>
          <w:tcPr>
            <w:tcW w:w="4032" w:type="dxa"/>
            <w:shd w:val="clear" w:color="auto" w:fill="C6D9F1" w:themeFill="text2" w:themeFillTint="33"/>
            <w:tcMar>
              <w:top w:w="100" w:type="dxa"/>
              <w:left w:w="100" w:type="dxa"/>
              <w:bottom w:w="100" w:type="dxa"/>
              <w:right w:w="100" w:type="dxa"/>
            </w:tcMar>
          </w:tcPr>
          <w:p w14:paraId="50A23178" w14:textId="790C9C5B" w:rsidR="00640E2C" w:rsidRDefault="00640E2C" w:rsidP="002813A8">
            <w:pPr>
              <w:widowControl w:val="0"/>
              <w:pBdr>
                <w:top w:val="nil"/>
                <w:left w:val="nil"/>
                <w:bottom w:val="nil"/>
                <w:right w:val="nil"/>
                <w:between w:val="nil"/>
              </w:pBdr>
              <w:shd w:val="clear" w:color="auto" w:fill="C6D9F1" w:themeFill="text2" w:themeFillTint="33"/>
            </w:pPr>
            <w:r>
              <w:t>Determine the greatest common factor</w:t>
            </w:r>
            <w:r w:rsidR="00E07FA2">
              <w:t xml:space="preserve"> of</w:t>
            </w:r>
            <w:r>
              <w:t xml:space="preserve"> two whole numbers.</w:t>
            </w:r>
          </w:p>
        </w:tc>
        <w:tc>
          <w:tcPr>
            <w:tcW w:w="4032" w:type="dxa"/>
            <w:shd w:val="clear" w:color="auto" w:fill="C6D9F1" w:themeFill="text2" w:themeFillTint="33"/>
            <w:tcMar>
              <w:top w:w="100" w:type="dxa"/>
              <w:left w:w="100" w:type="dxa"/>
              <w:bottom w:w="100" w:type="dxa"/>
              <w:right w:w="100" w:type="dxa"/>
            </w:tcMar>
          </w:tcPr>
          <w:p w14:paraId="7950B9CF" w14:textId="568CDA4A" w:rsidR="00640E2C" w:rsidRDefault="00640E2C" w:rsidP="007D10E8">
            <w:pPr>
              <w:widowControl w:val="0"/>
              <w:pBdr>
                <w:top w:val="nil"/>
                <w:left w:val="nil"/>
                <w:bottom w:val="nil"/>
                <w:right w:val="nil"/>
                <w:between w:val="nil"/>
              </w:pBdr>
            </w:pPr>
            <w:r>
              <w:t>Determine the least common multiple of two whole numbers.</w:t>
            </w:r>
          </w:p>
        </w:tc>
        <w:tc>
          <w:tcPr>
            <w:tcW w:w="4032" w:type="dxa"/>
            <w:tcBorders>
              <w:right w:val="single" w:sz="4" w:space="0" w:color="auto"/>
            </w:tcBorders>
            <w:shd w:val="clear" w:color="auto" w:fill="C6D9F1" w:themeFill="text2" w:themeFillTint="33"/>
            <w:tcMar>
              <w:top w:w="100" w:type="dxa"/>
              <w:left w:w="100" w:type="dxa"/>
              <w:bottom w:w="100" w:type="dxa"/>
              <w:right w:w="100" w:type="dxa"/>
            </w:tcMar>
          </w:tcPr>
          <w:p w14:paraId="28F525A6" w14:textId="6EE0B249" w:rsidR="00640E2C" w:rsidRDefault="00051898" w:rsidP="007D10E8">
            <w:r>
              <w:t>Use the distributive property to factor out the greatest common factor of two whole numbers, expressing their sum as a multiple of a sum of two whole numbers with no common factor</w:t>
            </w:r>
          </w:p>
        </w:tc>
        <w:tc>
          <w:tcPr>
            <w:tcW w:w="403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FB21710" w14:textId="73D73914" w:rsidR="00640E2C" w:rsidRDefault="006E7BEC" w:rsidP="007D10E8">
            <w:r>
              <w:t xml:space="preserve">Determine </w:t>
            </w:r>
            <w:r w:rsidR="00640E2C">
              <w:t>the prime factorization of a whole number.</w:t>
            </w: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E2B9EC6" w14:textId="013C9646" w:rsidR="00640E2C" w:rsidRDefault="00324B63" w:rsidP="007D10E8">
            <w:r>
              <w:t xml:space="preserve">Determine </w:t>
            </w:r>
            <w:r w:rsidR="00E828EA">
              <w:t xml:space="preserve">which whole </w:t>
            </w:r>
            <w:r>
              <w:t xml:space="preserve">numbers </w:t>
            </w:r>
            <w:r w:rsidR="001648AC">
              <w:t xml:space="preserve">a given whole number is </w:t>
            </w:r>
            <w:r>
              <w:t>divisible by.</w:t>
            </w:r>
          </w:p>
        </w:tc>
        <w:tc>
          <w:tcPr>
            <w:tcW w:w="4032" w:type="dxa"/>
            <w:tcBorders>
              <w:top w:val="single" w:sz="4" w:space="0" w:color="auto"/>
              <w:left w:val="single" w:sz="4" w:space="0" w:color="auto"/>
              <w:bottom w:val="single" w:sz="4" w:space="0" w:color="auto"/>
              <w:right w:val="single" w:sz="4" w:space="0" w:color="auto"/>
            </w:tcBorders>
          </w:tcPr>
          <w:p w14:paraId="7A76E339" w14:textId="3A760422" w:rsidR="00640E2C" w:rsidRDefault="00640E2C" w:rsidP="007D10E8"/>
        </w:tc>
        <w:tc>
          <w:tcPr>
            <w:tcW w:w="4032" w:type="dxa"/>
            <w:tcBorders>
              <w:top w:val="single" w:sz="4" w:space="0" w:color="auto"/>
              <w:left w:val="single" w:sz="4" w:space="0" w:color="auto"/>
              <w:bottom w:val="single" w:sz="4" w:space="0" w:color="auto"/>
              <w:right w:val="single" w:sz="4" w:space="0" w:color="auto"/>
            </w:tcBorders>
          </w:tcPr>
          <w:p w14:paraId="3DF804FB" w14:textId="6931E6F4" w:rsidR="00640E2C" w:rsidRDefault="00640E2C" w:rsidP="007D10E8"/>
        </w:tc>
      </w:tr>
      <w:tr w:rsidR="00AC554F" w:rsidRPr="7BD64134" w14:paraId="2A6233A8" w14:textId="77777777" w:rsidTr="00D01ADC">
        <w:tc>
          <w:tcPr>
            <w:tcW w:w="2160" w:type="dxa"/>
            <w:shd w:val="clear" w:color="auto" w:fill="DEEBF6"/>
            <w:tcMar>
              <w:top w:w="100" w:type="dxa"/>
              <w:left w:w="100" w:type="dxa"/>
              <w:bottom w:w="100" w:type="dxa"/>
              <w:right w:w="100" w:type="dxa"/>
            </w:tcMar>
          </w:tcPr>
          <w:p w14:paraId="41C4D383" w14:textId="181FF716" w:rsidR="00AC554F" w:rsidRPr="00FB7EAC" w:rsidRDefault="00AC554F" w:rsidP="007D10E8">
            <w:pPr>
              <w:jc w:val="center"/>
              <w:rPr>
                <w:b/>
              </w:rPr>
            </w:pPr>
            <w:r>
              <w:rPr>
                <w:b/>
              </w:rPr>
              <w:lastRenderedPageBreak/>
              <w:t>Node Note</w:t>
            </w:r>
          </w:p>
        </w:tc>
        <w:tc>
          <w:tcPr>
            <w:tcW w:w="4032" w:type="dxa"/>
            <w:tcMar>
              <w:top w:w="100" w:type="dxa"/>
              <w:left w:w="100" w:type="dxa"/>
              <w:bottom w:w="100" w:type="dxa"/>
              <w:right w:w="100" w:type="dxa"/>
            </w:tcMar>
          </w:tcPr>
          <w:p w14:paraId="36F31398" w14:textId="77777777" w:rsidR="00AC554F" w:rsidRPr="00493DC1" w:rsidRDefault="00AC554F" w:rsidP="00640E2C"/>
        </w:tc>
        <w:tc>
          <w:tcPr>
            <w:tcW w:w="4032" w:type="dxa"/>
            <w:tcMar>
              <w:top w:w="100" w:type="dxa"/>
              <w:left w:w="100" w:type="dxa"/>
              <w:bottom w:w="100" w:type="dxa"/>
              <w:right w:w="100" w:type="dxa"/>
            </w:tcMar>
          </w:tcPr>
          <w:p w14:paraId="2643813E" w14:textId="77777777" w:rsidR="00AC554F" w:rsidRPr="00640E2C" w:rsidRDefault="00AC554F" w:rsidP="007D10E8">
            <w:pPr>
              <w:widowControl w:val="0"/>
              <w:pBdr>
                <w:top w:val="nil"/>
                <w:left w:val="nil"/>
                <w:bottom w:val="nil"/>
                <w:right w:val="nil"/>
                <w:between w:val="nil"/>
              </w:pBdr>
              <w:rPr>
                <w:b/>
                <w:bCs/>
              </w:rPr>
            </w:pPr>
          </w:p>
        </w:tc>
        <w:tc>
          <w:tcPr>
            <w:tcW w:w="4032" w:type="dxa"/>
            <w:tcBorders>
              <w:right w:val="single" w:sz="4" w:space="0" w:color="auto"/>
            </w:tcBorders>
            <w:tcMar>
              <w:top w:w="100" w:type="dxa"/>
              <w:left w:w="100" w:type="dxa"/>
              <w:bottom w:w="100" w:type="dxa"/>
              <w:right w:w="100" w:type="dxa"/>
            </w:tcMar>
          </w:tcPr>
          <w:p w14:paraId="06C1E4E5" w14:textId="622194AB" w:rsidR="00AC554F" w:rsidRDefault="00AC554F" w:rsidP="007D10E8">
            <w:r>
              <w:t>Likely starts in lower grades</w:t>
            </w:r>
          </w:p>
        </w:tc>
        <w:tc>
          <w:tcPr>
            <w:tcW w:w="4032" w:type="dxa"/>
            <w:tcBorders>
              <w:top w:val="single" w:sz="4" w:space="0" w:color="auto"/>
              <w:left w:val="single" w:sz="4" w:space="0" w:color="auto"/>
              <w:bottom w:val="single" w:sz="4" w:space="0" w:color="auto"/>
              <w:right w:val="single" w:sz="4" w:space="0" w:color="auto"/>
            </w:tcBorders>
          </w:tcPr>
          <w:p w14:paraId="5776CF9A" w14:textId="77777777" w:rsidR="00AC554F" w:rsidRDefault="00AC554F" w:rsidP="007D10E8">
            <w:pPr>
              <w:rPr>
                <w:color w:val="FF0000"/>
              </w:rPr>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4071972" w14:textId="77777777" w:rsidR="00AC554F" w:rsidRPr="7BD64134" w:rsidRDefault="00AC554F" w:rsidP="007D10E8">
            <w:pPr>
              <w:widowControl w:val="0"/>
              <w:pBdr>
                <w:top w:val="nil"/>
                <w:left w:val="nil"/>
                <w:bottom w:val="nil"/>
                <w:right w:val="nil"/>
                <w:between w:val="nil"/>
              </w:pBdr>
              <w:rPr>
                <w:color w:val="FF0000"/>
              </w:rPr>
            </w:pPr>
          </w:p>
        </w:tc>
        <w:tc>
          <w:tcPr>
            <w:tcW w:w="4032" w:type="dxa"/>
            <w:tcBorders>
              <w:top w:val="single" w:sz="4" w:space="0" w:color="auto"/>
              <w:left w:val="single" w:sz="4" w:space="0" w:color="auto"/>
              <w:bottom w:val="single" w:sz="4" w:space="0" w:color="auto"/>
              <w:right w:val="single" w:sz="4" w:space="0" w:color="auto"/>
            </w:tcBorders>
          </w:tcPr>
          <w:p w14:paraId="1F67DD5E" w14:textId="77777777" w:rsidR="00AC554F" w:rsidRPr="7BD64134" w:rsidRDefault="00AC554F" w:rsidP="007D10E8">
            <w:pPr>
              <w:widowControl w:val="0"/>
              <w:pBdr>
                <w:top w:val="nil"/>
                <w:left w:val="nil"/>
                <w:bottom w:val="nil"/>
                <w:right w:val="nil"/>
                <w:between w:val="nil"/>
              </w:pBdr>
              <w:rPr>
                <w:color w:val="FF0000"/>
              </w:rPr>
            </w:pPr>
          </w:p>
        </w:tc>
        <w:tc>
          <w:tcPr>
            <w:tcW w:w="4032" w:type="dxa"/>
            <w:tcBorders>
              <w:top w:val="single" w:sz="4" w:space="0" w:color="auto"/>
              <w:left w:val="single" w:sz="4" w:space="0" w:color="auto"/>
              <w:bottom w:val="single" w:sz="4" w:space="0" w:color="auto"/>
              <w:right w:val="single" w:sz="4" w:space="0" w:color="auto"/>
            </w:tcBorders>
          </w:tcPr>
          <w:p w14:paraId="6EA42667" w14:textId="77777777" w:rsidR="00AC554F" w:rsidRPr="7BD64134" w:rsidRDefault="00AC554F" w:rsidP="007D10E8">
            <w:pPr>
              <w:widowControl w:val="0"/>
              <w:pBdr>
                <w:top w:val="nil"/>
                <w:left w:val="nil"/>
                <w:bottom w:val="nil"/>
                <w:right w:val="nil"/>
                <w:between w:val="nil"/>
              </w:pBdr>
              <w:rPr>
                <w:color w:val="FF0000"/>
              </w:rPr>
            </w:pPr>
          </w:p>
        </w:tc>
      </w:tr>
      <w:tr w:rsidR="00640E2C" w:rsidRPr="7BD64134" w14:paraId="15BB732B" w14:textId="77777777" w:rsidTr="00D01ADC">
        <w:tc>
          <w:tcPr>
            <w:tcW w:w="2160" w:type="dxa"/>
            <w:shd w:val="clear" w:color="auto" w:fill="DEEBF6"/>
            <w:tcMar>
              <w:top w:w="100" w:type="dxa"/>
              <w:left w:w="100" w:type="dxa"/>
              <w:bottom w:w="100" w:type="dxa"/>
              <w:right w:w="100" w:type="dxa"/>
            </w:tcMar>
          </w:tcPr>
          <w:p w14:paraId="1690F219" w14:textId="77777777" w:rsidR="00640E2C" w:rsidRPr="00FB7EAC" w:rsidRDefault="00640E2C" w:rsidP="007D10E8">
            <w:pPr>
              <w:jc w:val="center"/>
              <w:rPr>
                <w:b/>
              </w:rPr>
            </w:pPr>
            <w:r w:rsidRPr="00FB7EAC">
              <w:rPr>
                <w:b/>
              </w:rPr>
              <w:t>Terminology</w:t>
            </w:r>
          </w:p>
        </w:tc>
        <w:tc>
          <w:tcPr>
            <w:tcW w:w="4032" w:type="dxa"/>
            <w:tcMar>
              <w:top w:w="100" w:type="dxa"/>
              <w:left w:w="100" w:type="dxa"/>
              <w:bottom w:w="100" w:type="dxa"/>
              <w:right w:w="100" w:type="dxa"/>
            </w:tcMar>
          </w:tcPr>
          <w:p w14:paraId="00100CF1" w14:textId="2E91B8A6" w:rsidR="00640E2C" w:rsidRPr="00493DC1" w:rsidRDefault="0078794A" w:rsidP="00640E2C">
            <w:r>
              <w:t>GCF</w:t>
            </w:r>
          </w:p>
        </w:tc>
        <w:tc>
          <w:tcPr>
            <w:tcW w:w="4032" w:type="dxa"/>
            <w:tcMar>
              <w:top w:w="100" w:type="dxa"/>
              <w:left w:w="100" w:type="dxa"/>
              <w:bottom w:w="100" w:type="dxa"/>
              <w:right w:w="100" w:type="dxa"/>
            </w:tcMar>
          </w:tcPr>
          <w:p w14:paraId="02CD27A3" w14:textId="5B737A77" w:rsidR="00640E2C" w:rsidRPr="0078794A" w:rsidRDefault="0078794A" w:rsidP="007D10E8">
            <w:pPr>
              <w:widowControl w:val="0"/>
              <w:pBdr>
                <w:top w:val="nil"/>
                <w:left w:val="nil"/>
                <w:bottom w:val="nil"/>
                <w:right w:val="nil"/>
                <w:between w:val="nil"/>
              </w:pBdr>
            </w:pPr>
            <w:r>
              <w:t>LCM</w:t>
            </w:r>
          </w:p>
        </w:tc>
        <w:tc>
          <w:tcPr>
            <w:tcW w:w="4032" w:type="dxa"/>
            <w:tcBorders>
              <w:right w:val="single" w:sz="4" w:space="0" w:color="auto"/>
            </w:tcBorders>
            <w:tcMar>
              <w:top w:w="100" w:type="dxa"/>
              <w:left w:w="100" w:type="dxa"/>
              <w:bottom w:w="100" w:type="dxa"/>
              <w:right w:w="100" w:type="dxa"/>
            </w:tcMar>
          </w:tcPr>
          <w:p w14:paraId="13764088" w14:textId="322A3290" w:rsidR="00640E2C" w:rsidRDefault="00640E2C" w:rsidP="007D10E8"/>
        </w:tc>
        <w:tc>
          <w:tcPr>
            <w:tcW w:w="4032" w:type="dxa"/>
            <w:tcBorders>
              <w:top w:val="single" w:sz="4" w:space="0" w:color="auto"/>
              <w:left w:val="single" w:sz="4" w:space="0" w:color="auto"/>
              <w:bottom w:val="single" w:sz="4" w:space="0" w:color="auto"/>
              <w:right w:val="single" w:sz="4" w:space="0" w:color="auto"/>
            </w:tcBorders>
          </w:tcPr>
          <w:p w14:paraId="3A9657E6" w14:textId="58F3DA32" w:rsidR="00640E2C" w:rsidRPr="002813A8" w:rsidRDefault="002813A8" w:rsidP="007D10E8">
            <w:r w:rsidRPr="002813A8">
              <w:t>Prime number, prime factorization</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4B6E692" w14:textId="77777777" w:rsidR="00640E2C" w:rsidRPr="7BD64134" w:rsidRDefault="00640E2C" w:rsidP="007D10E8">
            <w:pPr>
              <w:widowControl w:val="0"/>
              <w:pBdr>
                <w:top w:val="nil"/>
                <w:left w:val="nil"/>
                <w:bottom w:val="nil"/>
                <w:right w:val="nil"/>
                <w:between w:val="nil"/>
              </w:pBdr>
              <w:rPr>
                <w:color w:val="FF0000"/>
              </w:rPr>
            </w:pPr>
          </w:p>
        </w:tc>
        <w:tc>
          <w:tcPr>
            <w:tcW w:w="4032" w:type="dxa"/>
            <w:tcBorders>
              <w:top w:val="single" w:sz="4" w:space="0" w:color="auto"/>
              <w:left w:val="single" w:sz="4" w:space="0" w:color="auto"/>
              <w:bottom w:val="single" w:sz="4" w:space="0" w:color="auto"/>
              <w:right w:val="single" w:sz="4" w:space="0" w:color="auto"/>
            </w:tcBorders>
          </w:tcPr>
          <w:p w14:paraId="20725836" w14:textId="3B156283" w:rsidR="00640E2C" w:rsidRPr="7BD64134" w:rsidRDefault="00640E2C" w:rsidP="007D10E8">
            <w:pPr>
              <w:widowControl w:val="0"/>
              <w:pBdr>
                <w:top w:val="nil"/>
                <w:left w:val="nil"/>
                <w:bottom w:val="nil"/>
                <w:right w:val="nil"/>
                <w:between w:val="nil"/>
              </w:pBdr>
              <w:rPr>
                <w:color w:val="FF0000"/>
              </w:rPr>
            </w:pPr>
          </w:p>
        </w:tc>
        <w:tc>
          <w:tcPr>
            <w:tcW w:w="4032" w:type="dxa"/>
            <w:tcBorders>
              <w:top w:val="single" w:sz="4" w:space="0" w:color="auto"/>
              <w:left w:val="single" w:sz="4" w:space="0" w:color="auto"/>
              <w:bottom w:val="single" w:sz="4" w:space="0" w:color="auto"/>
              <w:right w:val="single" w:sz="4" w:space="0" w:color="auto"/>
            </w:tcBorders>
          </w:tcPr>
          <w:p w14:paraId="5DAECB55" w14:textId="77777777" w:rsidR="00640E2C" w:rsidRPr="7BD64134" w:rsidRDefault="00640E2C" w:rsidP="007D10E8">
            <w:pPr>
              <w:widowControl w:val="0"/>
              <w:pBdr>
                <w:top w:val="nil"/>
                <w:left w:val="nil"/>
                <w:bottom w:val="nil"/>
                <w:right w:val="nil"/>
                <w:between w:val="nil"/>
              </w:pBdr>
              <w:rPr>
                <w:color w:val="FF0000"/>
              </w:rPr>
            </w:pPr>
          </w:p>
        </w:tc>
      </w:tr>
      <w:tr w:rsidR="00640E2C" w14:paraId="02D1565C" w14:textId="77777777" w:rsidTr="00D01ADC">
        <w:tc>
          <w:tcPr>
            <w:tcW w:w="2160" w:type="dxa"/>
            <w:shd w:val="clear" w:color="auto" w:fill="DEEBF6"/>
            <w:tcMar>
              <w:top w:w="100" w:type="dxa"/>
              <w:left w:w="100" w:type="dxa"/>
              <w:bottom w:w="100" w:type="dxa"/>
              <w:right w:w="100" w:type="dxa"/>
            </w:tcMar>
          </w:tcPr>
          <w:p w14:paraId="533DF2B1" w14:textId="77777777" w:rsidR="00640E2C" w:rsidRPr="0067092A" w:rsidRDefault="00640E2C" w:rsidP="007D10E8">
            <w:pPr>
              <w:jc w:val="center"/>
              <w:rPr>
                <w:b/>
              </w:rPr>
            </w:pPr>
            <w:r w:rsidRPr="0067092A">
              <w:rPr>
                <w:b/>
              </w:rPr>
              <w:t xml:space="preserve">Mathematical Models </w:t>
            </w:r>
          </w:p>
        </w:tc>
        <w:tc>
          <w:tcPr>
            <w:tcW w:w="4032" w:type="dxa"/>
            <w:tcMar>
              <w:top w:w="100" w:type="dxa"/>
              <w:left w:w="100" w:type="dxa"/>
              <w:bottom w:w="100" w:type="dxa"/>
              <w:right w:w="100" w:type="dxa"/>
            </w:tcMar>
          </w:tcPr>
          <w:p w14:paraId="0A944160" w14:textId="77777777" w:rsidR="00640E2C" w:rsidRDefault="00640E2C" w:rsidP="007D10E8">
            <w:pPr>
              <w:widowControl w:val="0"/>
              <w:pBdr>
                <w:top w:val="nil"/>
                <w:left w:val="nil"/>
                <w:bottom w:val="nil"/>
                <w:right w:val="nil"/>
                <w:between w:val="nil"/>
              </w:pBdr>
            </w:pPr>
          </w:p>
        </w:tc>
        <w:tc>
          <w:tcPr>
            <w:tcW w:w="4032" w:type="dxa"/>
            <w:tcMar>
              <w:top w:w="100" w:type="dxa"/>
              <w:left w:w="100" w:type="dxa"/>
              <w:bottom w:w="100" w:type="dxa"/>
              <w:right w:w="100" w:type="dxa"/>
            </w:tcMar>
          </w:tcPr>
          <w:p w14:paraId="749CC7E1" w14:textId="77777777" w:rsidR="00640E2C" w:rsidRDefault="00640E2C" w:rsidP="007D10E8">
            <w:pPr>
              <w:widowControl w:val="0"/>
            </w:pPr>
          </w:p>
        </w:tc>
        <w:tc>
          <w:tcPr>
            <w:tcW w:w="4032" w:type="dxa"/>
            <w:tcBorders>
              <w:right w:val="single" w:sz="4" w:space="0" w:color="auto"/>
            </w:tcBorders>
            <w:tcMar>
              <w:top w:w="100" w:type="dxa"/>
              <w:left w:w="100" w:type="dxa"/>
              <w:bottom w:w="100" w:type="dxa"/>
              <w:right w:w="100" w:type="dxa"/>
            </w:tcMar>
          </w:tcPr>
          <w:p w14:paraId="3DACF1EF" w14:textId="77777777" w:rsidR="00640E2C" w:rsidRDefault="00640E2C" w:rsidP="007D10E8">
            <w:pPr>
              <w:widowControl w:val="0"/>
            </w:pPr>
          </w:p>
        </w:tc>
        <w:tc>
          <w:tcPr>
            <w:tcW w:w="4032" w:type="dxa"/>
            <w:tcBorders>
              <w:top w:val="single" w:sz="4" w:space="0" w:color="auto"/>
              <w:left w:val="single" w:sz="4" w:space="0" w:color="auto"/>
              <w:bottom w:val="single" w:sz="4" w:space="0" w:color="auto"/>
              <w:right w:val="single" w:sz="4" w:space="0" w:color="auto"/>
            </w:tcBorders>
          </w:tcPr>
          <w:p w14:paraId="2ECA2695" w14:textId="77777777" w:rsidR="00640E2C" w:rsidRDefault="00640E2C" w:rsidP="007D10E8">
            <w:pPr>
              <w:widowControl w:val="0"/>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C36E3EB" w14:textId="77777777" w:rsidR="00640E2C" w:rsidRDefault="00640E2C" w:rsidP="007D10E8">
            <w:pPr>
              <w:widowControl w:val="0"/>
            </w:pPr>
          </w:p>
        </w:tc>
        <w:tc>
          <w:tcPr>
            <w:tcW w:w="4032" w:type="dxa"/>
            <w:tcBorders>
              <w:top w:val="single" w:sz="4" w:space="0" w:color="auto"/>
              <w:left w:val="single" w:sz="4" w:space="0" w:color="auto"/>
              <w:bottom w:val="single" w:sz="4" w:space="0" w:color="auto"/>
              <w:right w:val="single" w:sz="4" w:space="0" w:color="auto"/>
            </w:tcBorders>
          </w:tcPr>
          <w:p w14:paraId="00D27449" w14:textId="77777777" w:rsidR="00640E2C" w:rsidRDefault="00640E2C" w:rsidP="007D10E8">
            <w:pPr>
              <w:widowControl w:val="0"/>
            </w:pPr>
          </w:p>
        </w:tc>
        <w:tc>
          <w:tcPr>
            <w:tcW w:w="4032" w:type="dxa"/>
            <w:tcBorders>
              <w:top w:val="single" w:sz="4" w:space="0" w:color="auto"/>
              <w:left w:val="single" w:sz="4" w:space="0" w:color="auto"/>
              <w:bottom w:val="single" w:sz="4" w:space="0" w:color="auto"/>
              <w:right w:val="single" w:sz="4" w:space="0" w:color="auto"/>
            </w:tcBorders>
          </w:tcPr>
          <w:p w14:paraId="24C3B3B1" w14:textId="77777777" w:rsidR="00640E2C" w:rsidRDefault="00640E2C" w:rsidP="007D10E8">
            <w:pPr>
              <w:widowControl w:val="0"/>
            </w:pPr>
          </w:p>
        </w:tc>
      </w:tr>
      <w:tr w:rsidR="00D007EF" w14:paraId="3B2B808B" w14:textId="77777777" w:rsidTr="00D01ADC">
        <w:tc>
          <w:tcPr>
            <w:tcW w:w="2160" w:type="dxa"/>
            <w:shd w:val="clear" w:color="auto" w:fill="DEEBF6"/>
            <w:tcMar>
              <w:top w:w="100" w:type="dxa"/>
              <w:left w:w="100" w:type="dxa"/>
              <w:bottom w:w="100" w:type="dxa"/>
              <w:right w:w="100" w:type="dxa"/>
            </w:tcMar>
          </w:tcPr>
          <w:p w14:paraId="33EACA39" w14:textId="77777777" w:rsidR="00D007EF" w:rsidRPr="0067092A" w:rsidRDefault="00D007EF" w:rsidP="00D007EF">
            <w:pPr>
              <w:jc w:val="center"/>
              <w:rPr>
                <w:b/>
              </w:rPr>
            </w:pPr>
            <w:r w:rsidRPr="0067092A">
              <w:rPr>
                <w:b/>
              </w:rPr>
              <w:t>Strategies</w:t>
            </w:r>
          </w:p>
        </w:tc>
        <w:tc>
          <w:tcPr>
            <w:tcW w:w="4032" w:type="dxa"/>
            <w:tcMar>
              <w:top w:w="100" w:type="dxa"/>
              <w:left w:w="100" w:type="dxa"/>
              <w:bottom w:w="100" w:type="dxa"/>
              <w:right w:w="100" w:type="dxa"/>
            </w:tcMar>
          </w:tcPr>
          <w:p w14:paraId="515CB0C8" w14:textId="77777777" w:rsidR="00D007EF" w:rsidRDefault="00D007EF" w:rsidP="00D007EF">
            <w:pPr>
              <w:widowControl w:val="0"/>
              <w:pBdr>
                <w:top w:val="nil"/>
                <w:left w:val="nil"/>
                <w:bottom w:val="nil"/>
                <w:right w:val="nil"/>
                <w:between w:val="nil"/>
              </w:pBdr>
            </w:pPr>
          </w:p>
        </w:tc>
        <w:tc>
          <w:tcPr>
            <w:tcW w:w="4032" w:type="dxa"/>
            <w:tcMar>
              <w:top w:w="100" w:type="dxa"/>
              <w:left w:w="100" w:type="dxa"/>
              <w:bottom w:w="100" w:type="dxa"/>
              <w:right w:w="100" w:type="dxa"/>
            </w:tcMar>
          </w:tcPr>
          <w:p w14:paraId="6BF6C71A" w14:textId="77777777" w:rsidR="00D007EF" w:rsidRDefault="00D007EF" w:rsidP="00D007EF">
            <w:pPr>
              <w:widowControl w:val="0"/>
            </w:pPr>
          </w:p>
        </w:tc>
        <w:tc>
          <w:tcPr>
            <w:tcW w:w="4032" w:type="dxa"/>
            <w:tcBorders>
              <w:right w:val="single" w:sz="4" w:space="0" w:color="auto"/>
            </w:tcBorders>
            <w:tcMar>
              <w:top w:w="100" w:type="dxa"/>
              <w:left w:w="100" w:type="dxa"/>
              <w:bottom w:w="100" w:type="dxa"/>
              <w:right w:w="100" w:type="dxa"/>
            </w:tcMar>
          </w:tcPr>
          <w:p w14:paraId="75411BE4" w14:textId="63AED0B4" w:rsidR="00D007EF" w:rsidRDefault="00D007EF" w:rsidP="00D007EF">
            <w:pPr>
              <w:widowControl w:val="0"/>
            </w:pPr>
            <w:r>
              <w:t>Properties of operations</w:t>
            </w:r>
          </w:p>
        </w:tc>
        <w:tc>
          <w:tcPr>
            <w:tcW w:w="4032" w:type="dxa"/>
            <w:tcBorders>
              <w:top w:val="single" w:sz="4" w:space="0" w:color="auto"/>
              <w:left w:val="single" w:sz="4" w:space="0" w:color="auto"/>
              <w:bottom w:val="single" w:sz="4" w:space="0" w:color="auto"/>
              <w:right w:val="single" w:sz="4" w:space="0" w:color="auto"/>
            </w:tcBorders>
          </w:tcPr>
          <w:p w14:paraId="5DD7E5F3" w14:textId="77777777" w:rsidR="00D007EF" w:rsidRDefault="00D007EF" w:rsidP="00D007EF">
            <w:pPr>
              <w:widowControl w:val="0"/>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E9D7950" w14:textId="77777777" w:rsidR="00D007EF" w:rsidRDefault="00D007EF" w:rsidP="00D007EF">
            <w:pPr>
              <w:widowControl w:val="0"/>
            </w:pPr>
          </w:p>
        </w:tc>
        <w:tc>
          <w:tcPr>
            <w:tcW w:w="4032" w:type="dxa"/>
            <w:tcBorders>
              <w:top w:val="single" w:sz="4" w:space="0" w:color="auto"/>
              <w:left w:val="single" w:sz="4" w:space="0" w:color="auto"/>
              <w:bottom w:val="single" w:sz="4" w:space="0" w:color="auto"/>
              <w:right w:val="single" w:sz="4" w:space="0" w:color="auto"/>
            </w:tcBorders>
          </w:tcPr>
          <w:p w14:paraId="3A43CA54" w14:textId="77777777" w:rsidR="00D007EF" w:rsidRDefault="00D007EF" w:rsidP="00D007EF">
            <w:pPr>
              <w:widowControl w:val="0"/>
            </w:pPr>
          </w:p>
        </w:tc>
        <w:tc>
          <w:tcPr>
            <w:tcW w:w="4032" w:type="dxa"/>
            <w:tcBorders>
              <w:top w:val="single" w:sz="4" w:space="0" w:color="auto"/>
              <w:left w:val="single" w:sz="4" w:space="0" w:color="auto"/>
              <w:bottom w:val="single" w:sz="4" w:space="0" w:color="auto"/>
              <w:right w:val="single" w:sz="4" w:space="0" w:color="auto"/>
            </w:tcBorders>
          </w:tcPr>
          <w:p w14:paraId="55B5D14E" w14:textId="77777777" w:rsidR="00D007EF" w:rsidRDefault="00D007EF" w:rsidP="00D007EF">
            <w:pPr>
              <w:widowControl w:val="0"/>
            </w:pPr>
          </w:p>
        </w:tc>
      </w:tr>
      <w:tr w:rsidR="00D007EF" w14:paraId="691C1513" w14:textId="77777777" w:rsidTr="00D01ADC">
        <w:tc>
          <w:tcPr>
            <w:tcW w:w="2160" w:type="dxa"/>
            <w:shd w:val="clear" w:color="auto" w:fill="DEEBF6"/>
            <w:tcMar>
              <w:top w:w="100" w:type="dxa"/>
              <w:left w:w="100" w:type="dxa"/>
              <w:bottom w:w="100" w:type="dxa"/>
              <w:right w:w="100" w:type="dxa"/>
            </w:tcMar>
          </w:tcPr>
          <w:p w14:paraId="0EEF1ADB" w14:textId="77777777" w:rsidR="00D007EF" w:rsidRPr="002347B9" w:rsidRDefault="00D007EF" w:rsidP="00D007EF">
            <w:pPr>
              <w:jc w:val="center"/>
              <w:rPr>
                <w:b/>
              </w:rPr>
            </w:pPr>
            <w:r w:rsidRPr="0067092A">
              <w:rPr>
                <w:b/>
              </w:rPr>
              <w:t>Specifications</w:t>
            </w:r>
          </w:p>
        </w:tc>
        <w:tc>
          <w:tcPr>
            <w:tcW w:w="4032" w:type="dxa"/>
            <w:tcMar>
              <w:top w:w="100" w:type="dxa"/>
              <w:left w:w="100" w:type="dxa"/>
              <w:bottom w:w="100" w:type="dxa"/>
              <w:right w:w="100" w:type="dxa"/>
            </w:tcMar>
          </w:tcPr>
          <w:p w14:paraId="05E60C8B" w14:textId="012D6C2F" w:rsidR="00D007EF" w:rsidRDefault="00D007EF" w:rsidP="00D007EF">
            <w:pPr>
              <w:widowControl w:val="0"/>
              <w:pBdr>
                <w:top w:val="nil"/>
                <w:left w:val="nil"/>
                <w:bottom w:val="nil"/>
                <w:right w:val="nil"/>
                <w:between w:val="nil"/>
              </w:pBdr>
            </w:pPr>
            <w:r>
              <w:t>Consider representing using Venn Diagram</w:t>
            </w:r>
          </w:p>
        </w:tc>
        <w:tc>
          <w:tcPr>
            <w:tcW w:w="4032" w:type="dxa"/>
            <w:tcMar>
              <w:top w:w="100" w:type="dxa"/>
              <w:left w:w="100" w:type="dxa"/>
              <w:bottom w:w="100" w:type="dxa"/>
              <w:right w:w="100" w:type="dxa"/>
            </w:tcMar>
          </w:tcPr>
          <w:p w14:paraId="657BE0D3" w14:textId="4453C11A" w:rsidR="00D007EF" w:rsidRDefault="00D007EF" w:rsidP="00D007EF">
            <w:pPr>
              <w:widowControl w:val="0"/>
              <w:pBdr>
                <w:top w:val="nil"/>
                <w:left w:val="nil"/>
                <w:bottom w:val="nil"/>
                <w:right w:val="nil"/>
                <w:between w:val="nil"/>
              </w:pBdr>
            </w:pPr>
            <w:r>
              <w:t>Consider representing using Venn Diagram</w:t>
            </w:r>
          </w:p>
        </w:tc>
        <w:tc>
          <w:tcPr>
            <w:tcW w:w="4032" w:type="dxa"/>
            <w:tcBorders>
              <w:right w:val="single" w:sz="4" w:space="0" w:color="auto"/>
            </w:tcBorders>
            <w:tcMar>
              <w:top w:w="100" w:type="dxa"/>
              <w:left w:w="100" w:type="dxa"/>
              <w:bottom w:w="100" w:type="dxa"/>
              <w:right w:w="100" w:type="dxa"/>
            </w:tcMar>
          </w:tcPr>
          <w:p w14:paraId="5C6CDE8F" w14:textId="2F2005E5" w:rsidR="00D007EF" w:rsidRDefault="00D007EF" w:rsidP="00D007EF">
            <w:pPr>
              <w:widowControl w:val="0"/>
              <w:pBdr>
                <w:top w:val="nil"/>
                <w:left w:val="nil"/>
                <w:bottom w:val="nil"/>
                <w:right w:val="nil"/>
                <w:between w:val="nil"/>
              </w:pBdr>
            </w:pPr>
            <w:r>
              <w:t>Consider representing using area model</w:t>
            </w:r>
          </w:p>
        </w:tc>
        <w:tc>
          <w:tcPr>
            <w:tcW w:w="4032" w:type="dxa"/>
            <w:tcBorders>
              <w:top w:val="single" w:sz="4" w:space="0" w:color="auto"/>
              <w:left w:val="single" w:sz="4" w:space="0" w:color="auto"/>
              <w:bottom w:val="single" w:sz="4" w:space="0" w:color="auto"/>
              <w:right w:val="single" w:sz="4" w:space="0" w:color="auto"/>
            </w:tcBorders>
          </w:tcPr>
          <w:p w14:paraId="57A300F8" w14:textId="68D0B26D" w:rsidR="00D007EF" w:rsidRDefault="00D007EF" w:rsidP="00D007EF">
            <w:pPr>
              <w:widowControl w:val="0"/>
              <w:pBdr>
                <w:top w:val="nil"/>
                <w:left w:val="nil"/>
                <w:bottom w:val="nil"/>
                <w:right w:val="nil"/>
                <w:between w:val="nil"/>
              </w:pBdr>
            </w:pPr>
            <w:r>
              <w:t>Consider representing using Venn Diagram</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3690EF3" w14:textId="77777777" w:rsidR="00D007EF" w:rsidRDefault="00D007EF"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106F467D" w14:textId="3E7115BB" w:rsidR="00D007EF" w:rsidRDefault="00D007EF"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17EFE475" w14:textId="77777777" w:rsidR="00D007EF" w:rsidRDefault="00D007EF" w:rsidP="00D007EF">
            <w:pPr>
              <w:widowControl w:val="0"/>
              <w:pBdr>
                <w:top w:val="nil"/>
                <w:left w:val="nil"/>
                <w:bottom w:val="nil"/>
                <w:right w:val="nil"/>
                <w:between w:val="nil"/>
              </w:pBdr>
            </w:pPr>
          </w:p>
        </w:tc>
      </w:tr>
      <w:tr w:rsidR="00D007EF" w14:paraId="6B7655F6" w14:textId="77777777" w:rsidTr="00D01ADC">
        <w:tc>
          <w:tcPr>
            <w:tcW w:w="2160" w:type="dxa"/>
            <w:shd w:val="clear" w:color="auto" w:fill="DEEBF6"/>
            <w:tcMar>
              <w:top w:w="100" w:type="dxa"/>
              <w:left w:w="100" w:type="dxa"/>
              <w:bottom w:w="100" w:type="dxa"/>
              <w:right w:w="100" w:type="dxa"/>
            </w:tcMar>
          </w:tcPr>
          <w:p w14:paraId="7561590F" w14:textId="77777777" w:rsidR="00D007EF" w:rsidRPr="0067092A" w:rsidRDefault="00D007EF" w:rsidP="00D007EF">
            <w:pPr>
              <w:jc w:val="center"/>
              <w:rPr>
                <w:b/>
              </w:rPr>
            </w:pPr>
            <w:r w:rsidRPr="0067092A">
              <w:rPr>
                <w:b/>
              </w:rPr>
              <w:t>Leaves to Include</w:t>
            </w:r>
          </w:p>
        </w:tc>
        <w:tc>
          <w:tcPr>
            <w:tcW w:w="4032" w:type="dxa"/>
            <w:tcMar>
              <w:top w:w="100" w:type="dxa"/>
              <w:left w:w="100" w:type="dxa"/>
              <w:bottom w:w="100" w:type="dxa"/>
              <w:right w:w="100" w:type="dxa"/>
            </w:tcMar>
          </w:tcPr>
          <w:p w14:paraId="32A28884" w14:textId="176BE19D" w:rsidR="00D007EF" w:rsidRDefault="00D007EF" w:rsidP="00D007EF">
            <w:pPr>
              <w:widowControl w:val="0"/>
              <w:pBdr>
                <w:top w:val="nil"/>
                <w:left w:val="nil"/>
                <w:bottom w:val="nil"/>
                <w:right w:val="nil"/>
                <w:between w:val="nil"/>
              </w:pBdr>
            </w:pPr>
          </w:p>
        </w:tc>
        <w:tc>
          <w:tcPr>
            <w:tcW w:w="4032" w:type="dxa"/>
            <w:tcMar>
              <w:top w:w="100" w:type="dxa"/>
              <w:left w:w="100" w:type="dxa"/>
              <w:bottom w:w="100" w:type="dxa"/>
              <w:right w:w="100" w:type="dxa"/>
            </w:tcMar>
          </w:tcPr>
          <w:p w14:paraId="205BF15E" w14:textId="2E769CD8" w:rsidR="00D007EF" w:rsidRDefault="00D007EF" w:rsidP="00D007EF">
            <w:pPr>
              <w:widowControl w:val="0"/>
            </w:pPr>
          </w:p>
        </w:tc>
        <w:tc>
          <w:tcPr>
            <w:tcW w:w="4032" w:type="dxa"/>
            <w:tcBorders>
              <w:right w:val="single" w:sz="4" w:space="0" w:color="auto"/>
            </w:tcBorders>
            <w:tcMar>
              <w:top w:w="100" w:type="dxa"/>
              <w:left w:w="100" w:type="dxa"/>
              <w:bottom w:w="100" w:type="dxa"/>
              <w:right w:w="100" w:type="dxa"/>
            </w:tcMar>
          </w:tcPr>
          <w:p w14:paraId="02476C95" w14:textId="1F66311B" w:rsidR="00D007EF" w:rsidRDefault="00D007EF" w:rsidP="00D007EF">
            <w:pPr>
              <w:widowControl w:val="0"/>
            </w:pPr>
          </w:p>
        </w:tc>
        <w:tc>
          <w:tcPr>
            <w:tcW w:w="4032" w:type="dxa"/>
            <w:tcBorders>
              <w:top w:val="single" w:sz="4" w:space="0" w:color="auto"/>
              <w:left w:val="single" w:sz="4" w:space="0" w:color="auto"/>
              <w:bottom w:val="single" w:sz="4" w:space="0" w:color="auto"/>
              <w:right w:val="single" w:sz="4" w:space="0" w:color="auto"/>
            </w:tcBorders>
          </w:tcPr>
          <w:p w14:paraId="091D43E8" w14:textId="45FBD78F" w:rsidR="00D007EF" w:rsidRDefault="00D007EF" w:rsidP="00D007EF">
            <w:pPr>
              <w:widowControl w:val="0"/>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2C2E277" w14:textId="359C3DCE" w:rsidR="00D007EF" w:rsidRDefault="00D007EF" w:rsidP="00D007EF">
            <w:pPr>
              <w:widowControl w:val="0"/>
            </w:pPr>
          </w:p>
        </w:tc>
        <w:tc>
          <w:tcPr>
            <w:tcW w:w="4032" w:type="dxa"/>
            <w:tcBorders>
              <w:top w:val="single" w:sz="4" w:space="0" w:color="auto"/>
              <w:left w:val="single" w:sz="4" w:space="0" w:color="auto"/>
              <w:bottom w:val="single" w:sz="4" w:space="0" w:color="auto"/>
              <w:right w:val="single" w:sz="4" w:space="0" w:color="auto"/>
            </w:tcBorders>
          </w:tcPr>
          <w:p w14:paraId="4976CF21" w14:textId="135B6E1E" w:rsidR="00D007EF" w:rsidRDefault="00D007EF" w:rsidP="00D007EF">
            <w:pPr>
              <w:widowControl w:val="0"/>
            </w:pPr>
          </w:p>
        </w:tc>
        <w:tc>
          <w:tcPr>
            <w:tcW w:w="4032" w:type="dxa"/>
            <w:tcBorders>
              <w:top w:val="single" w:sz="4" w:space="0" w:color="auto"/>
              <w:left w:val="single" w:sz="4" w:space="0" w:color="auto"/>
              <w:bottom w:val="single" w:sz="4" w:space="0" w:color="auto"/>
              <w:right w:val="single" w:sz="4" w:space="0" w:color="auto"/>
            </w:tcBorders>
          </w:tcPr>
          <w:p w14:paraId="6DF502B9" w14:textId="77777777" w:rsidR="00D007EF" w:rsidRDefault="00D007EF" w:rsidP="00D007EF">
            <w:pPr>
              <w:spacing w:line="278" w:lineRule="auto"/>
              <w:ind w:left="314"/>
            </w:pPr>
          </w:p>
        </w:tc>
      </w:tr>
      <w:tr w:rsidR="00D007EF" w14:paraId="01DA8A1B" w14:textId="77777777" w:rsidTr="00D01ADC">
        <w:tc>
          <w:tcPr>
            <w:tcW w:w="2160" w:type="dxa"/>
            <w:shd w:val="clear" w:color="auto" w:fill="DEEBF6"/>
            <w:tcMar>
              <w:top w:w="100" w:type="dxa"/>
              <w:left w:w="100" w:type="dxa"/>
              <w:bottom w:w="100" w:type="dxa"/>
              <w:right w:w="100" w:type="dxa"/>
            </w:tcMar>
          </w:tcPr>
          <w:p w14:paraId="35CCA7CB" w14:textId="77777777" w:rsidR="00D007EF" w:rsidRPr="0067092A" w:rsidRDefault="00D007EF" w:rsidP="00D007EF">
            <w:pPr>
              <w:jc w:val="center"/>
              <w:rPr>
                <w:b/>
              </w:rPr>
            </w:pPr>
            <w:r w:rsidRPr="0067092A">
              <w:rPr>
                <w:b/>
              </w:rPr>
              <w:t>Considerations</w:t>
            </w:r>
          </w:p>
        </w:tc>
        <w:tc>
          <w:tcPr>
            <w:tcW w:w="4032" w:type="dxa"/>
            <w:tcMar>
              <w:top w:w="100" w:type="dxa"/>
              <w:left w:w="100" w:type="dxa"/>
              <w:bottom w:w="100" w:type="dxa"/>
              <w:right w:w="100" w:type="dxa"/>
            </w:tcMar>
          </w:tcPr>
          <w:p w14:paraId="519B189D" w14:textId="61FE5219" w:rsidR="00D007EF" w:rsidRPr="003C61EF" w:rsidRDefault="00D007EF" w:rsidP="00D007EF">
            <w:pPr>
              <w:ind w:left="360"/>
              <w:rPr>
                <w:rFonts w:ascii="Aptos" w:eastAsia="Aptos" w:hAnsi="Aptos" w:cs="Aptos"/>
              </w:rPr>
            </w:pPr>
          </w:p>
        </w:tc>
        <w:tc>
          <w:tcPr>
            <w:tcW w:w="4032" w:type="dxa"/>
            <w:tcMar>
              <w:top w:w="100" w:type="dxa"/>
              <w:left w:w="100" w:type="dxa"/>
              <w:bottom w:w="100" w:type="dxa"/>
              <w:right w:w="100" w:type="dxa"/>
            </w:tcMar>
          </w:tcPr>
          <w:p w14:paraId="2E48FDFB" w14:textId="77777777" w:rsidR="00D007EF" w:rsidRDefault="00D007EF" w:rsidP="00D007EF">
            <w:pPr>
              <w:widowControl w:val="0"/>
            </w:pPr>
          </w:p>
        </w:tc>
        <w:tc>
          <w:tcPr>
            <w:tcW w:w="4032" w:type="dxa"/>
            <w:tcBorders>
              <w:right w:val="single" w:sz="4" w:space="0" w:color="auto"/>
            </w:tcBorders>
            <w:tcMar>
              <w:top w:w="100" w:type="dxa"/>
              <w:left w:w="100" w:type="dxa"/>
              <w:bottom w:w="100" w:type="dxa"/>
              <w:right w:w="100" w:type="dxa"/>
            </w:tcMar>
          </w:tcPr>
          <w:p w14:paraId="62142553" w14:textId="107B6953" w:rsidR="00D007EF" w:rsidRPr="0085500C" w:rsidRDefault="00D007EF" w:rsidP="00D007EF">
            <w:pPr>
              <w:ind w:left="360"/>
              <w:rPr>
                <w:rFonts w:ascii="Aptos" w:eastAsia="Aptos" w:hAnsi="Aptos" w:cs="Aptos"/>
                <w:sz w:val="20"/>
                <w:szCs w:val="20"/>
              </w:rPr>
            </w:pPr>
          </w:p>
        </w:tc>
        <w:tc>
          <w:tcPr>
            <w:tcW w:w="4032" w:type="dxa"/>
            <w:tcBorders>
              <w:top w:val="single" w:sz="4" w:space="0" w:color="auto"/>
              <w:left w:val="single" w:sz="4" w:space="0" w:color="auto"/>
              <w:bottom w:val="single" w:sz="4" w:space="0" w:color="auto"/>
              <w:right w:val="single" w:sz="4" w:space="0" w:color="auto"/>
            </w:tcBorders>
          </w:tcPr>
          <w:p w14:paraId="3573793B" w14:textId="77777777" w:rsidR="00D007EF" w:rsidRDefault="00D007EF" w:rsidP="00D007EF"/>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A7F8E9E" w14:textId="77777777" w:rsidR="00D007EF" w:rsidRDefault="00D007EF" w:rsidP="00D007EF"/>
        </w:tc>
        <w:tc>
          <w:tcPr>
            <w:tcW w:w="4032" w:type="dxa"/>
            <w:tcBorders>
              <w:top w:val="single" w:sz="4" w:space="0" w:color="auto"/>
              <w:left w:val="single" w:sz="4" w:space="0" w:color="auto"/>
              <w:bottom w:val="single" w:sz="4" w:space="0" w:color="auto"/>
              <w:right w:val="single" w:sz="4" w:space="0" w:color="auto"/>
            </w:tcBorders>
          </w:tcPr>
          <w:p w14:paraId="36889155" w14:textId="6FF9D6AC" w:rsidR="00D007EF" w:rsidRDefault="00D007EF" w:rsidP="00D007EF"/>
        </w:tc>
        <w:tc>
          <w:tcPr>
            <w:tcW w:w="4032" w:type="dxa"/>
            <w:tcBorders>
              <w:top w:val="single" w:sz="4" w:space="0" w:color="auto"/>
              <w:left w:val="single" w:sz="4" w:space="0" w:color="auto"/>
              <w:bottom w:val="single" w:sz="4" w:space="0" w:color="auto"/>
              <w:right w:val="single" w:sz="4" w:space="0" w:color="auto"/>
            </w:tcBorders>
          </w:tcPr>
          <w:p w14:paraId="2476EFCE" w14:textId="77777777" w:rsidR="00D007EF" w:rsidRDefault="00D007EF" w:rsidP="00D007EF"/>
        </w:tc>
      </w:tr>
      <w:tr w:rsidR="00D007EF" w14:paraId="17C883F6" w14:textId="77777777" w:rsidTr="00D01ADC">
        <w:tc>
          <w:tcPr>
            <w:tcW w:w="2160" w:type="dxa"/>
            <w:shd w:val="clear" w:color="auto" w:fill="DEEBF6"/>
            <w:tcMar>
              <w:top w:w="100" w:type="dxa"/>
              <w:left w:w="100" w:type="dxa"/>
              <w:bottom w:w="100" w:type="dxa"/>
              <w:right w:w="100" w:type="dxa"/>
            </w:tcMar>
          </w:tcPr>
          <w:p w14:paraId="37F0E03C" w14:textId="77777777" w:rsidR="00D007EF" w:rsidRPr="0067092A" w:rsidRDefault="00D007EF" w:rsidP="00D007EF">
            <w:pPr>
              <w:jc w:val="center"/>
              <w:rPr>
                <w:b/>
                <w:i/>
              </w:rPr>
            </w:pPr>
            <w:r w:rsidRPr="0067092A">
              <w:rPr>
                <w:b/>
              </w:rPr>
              <w:t>Required Skills/Cases</w:t>
            </w:r>
          </w:p>
        </w:tc>
        <w:tc>
          <w:tcPr>
            <w:tcW w:w="4032" w:type="dxa"/>
            <w:tcMar>
              <w:top w:w="100" w:type="dxa"/>
              <w:left w:w="100" w:type="dxa"/>
              <w:bottom w:w="100" w:type="dxa"/>
              <w:right w:w="100" w:type="dxa"/>
            </w:tcMar>
          </w:tcPr>
          <w:p w14:paraId="48111C7E" w14:textId="3D2B6ECF" w:rsidR="00D007EF" w:rsidRDefault="00D007EF" w:rsidP="00D007EF">
            <w:pPr>
              <w:pStyle w:val="ListParagraph"/>
              <w:widowControl w:val="0"/>
              <w:numPr>
                <w:ilvl w:val="0"/>
                <w:numId w:val="35"/>
              </w:numPr>
            </w:pPr>
            <w:r>
              <w:t>Whole numbers less than or equal to 100</w:t>
            </w:r>
          </w:p>
          <w:p w14:paraId="7938B29F" w14:textId="72E450A2" w:rsidR="00D007EF" w:rsidRPr="00BE4AA3" w:rsidRDefault="00D007EF" w:rsidP="00D007EF">
            <w:pPr>
              <w:pStyle w:val="ListParagraph"/>
              <w:widowControl w:val="0"/>
              <w:ind w:left="360"/>
            </w:pPr>
          </w:p>
        </w:tc>
        <w:tc>
          <w:tcPr>
            <w:tcW w:w="4032" w:type="dxa"/>
            <w:tcMar>
              <w:top w:w="100" w:type="dxa"/>
              <w:left w:w="100" w:type="dxa"/>
              <w:bottom w:w="100" w:type="dxa"/>
              <w:right w:w="100" w:type="dxa"/>
            </w:tcMar>
          </w:tcPr>
          <w:p w14:paraId="4DF6598D" w14:textId="30BA6391" w:rsidR="00D007EF" w:rsidRPr="00BE4AA3" w:rsidRDefault="00D007EF" w:rsidP="00D007EF">
            <w:pPr>
              <w:pStyle w:val="ListParagraph"/>
              <w:widowControl w:val="0"/>
              <w:numPr>
                <w:ilvl w:val="0"/>
                <w:numId w:val="35"/>
              </w:numPr>
            </w:pPr>
            <w:r>
              <w:t>Whole numbers less than or equal to 12</w:t>
            </w:r>
          </w:p>
        </w:tc>
        <w:tc>
          <w:tcPr>
            <w:tcW w:w="4032" w:type="dxa"/>
            <w:tcBorders>
              <w:right w:val="single" w:sz="4" w:space="0" w:color="auto"/>
            </w:tcBorders>
            <w:tcMar>
              <w:top w:w="100" w:type="dxa"/>
              <w:left w:w="100" w:type="dxa"/>
              <w:bottom w:w="100" w:type="dxa"/>
              <w:right w:w="100" w:type="dxa"/>
            </w:tcMar>
          </w:tcPr>
          <w:p w14:paraId="159B2490" w14:textId="1F7CA2AB" w:rsidR="00D007EF" w:rsidRPr="00BE4AA3" w:rsidRDefault="00D007EF" w:rsidP="00D007EF">
            <w:pPr>
              <w:pStyle w:val="ListParagraph"/>
              <w:numPr>
                <w:ilvl w:val="0"/>
                <w:numId w:val="35"/>
              </w:numPr>
            </w:pPr>
            <w:r>
              <w:t>Whole numbers 1-100: Express 36+8 as 4(9+2)</w:t>
            </w:r>
          </w:p>
        </w:tc>
        <w:tc>
          <w:tcPr>
            <w:tcW w:w="4032" w:type="dxa"/>
            <w:tcBorders>
              <w:top w:val="single" w:sz="4" w:space="0" w:color="auto"/>
              <w:left w:val="single" w:sz="4" w:space="0" w:color="auto"/>
              <w:bottom w:val="single" w:sz="4" w:space="0" w:color="auto"/>
              <w:right w:val="single" w:sz="4" w:space="0" w:color="auto"/>
            </w:tcBorders>
          </w:tcPr>
          <w:p w14:paraId="226FCF6C" w14:textId="5E58F922" w:rsidR="00D007EF" w:rsidRDefault="00D007EF" w:rsidP="00D007EF">
            <w:pPr>
              <w:pStyle w:val="ListParagraph"/>
              <w:widowControl w:val="0"/>
              <w:numPr>
                <w:ilvl w:val="0"/>
                <w:numId w:val="46"/>
              </w:numPr>
              <w:spacing w:after="0" w:line="240" w:lineRule="auto"/>
            </w:pPr>
            <w:r>
              <w:t xml:space="preserve">Without exponents: </w:t>
            </w:r>
            <m:oMath>
              <m:r>
                <w:rPr>
                  <w:rFonts w:ascii="Cambria Math" w:hAnsi="Cambria Math"/>
                </w:rPr>
                <m:t>24 = 2×2×2×3</m:t>
              </m:r>
            </m:oMath>
          </w:p>
          <w:p w14:paraId="7BD65B2F" w14:textId="52F78675" w:rsidR="00D007EF" w:rsidRDefault="00D007EF" w:rsidP="00D007EF">
            <w:pPr>
              <w:pStyle w:val="ListParagraph"/>
              <w:widowControl w:val="0"/>
              <w:numPr>
                <w:ilvl w:val="0"/>
                <w:numId w:val="46"/>
              </w:numPr>
              <w:spacing w:after="0" w:line="240" w:lineRule="auto"/>
            </w:pPr>
            <w:r>
              <w:t xml:space="preserve">With exponents: </w:t>
            </w:r>
            <m:oMath>
              <m:r>
                <w:rPr>
                  <w:rFonts w:ascii="Cambria Math" w:hAnsi="Cambria Math"/>
                </w:rPr>
                <m:t>24=</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×3</m:t>
              </m:r>
            </m:oMath>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9752716" w14:textId="2C2DBFE2" w:rsidR="00D007EF" w:rsidRDefault="00D007EF" w:rsidP="00D007EF">
            <w:pPr>
              <w:pStyle w:val="ListParagraph"/>
              <w:widowControl w:val="0"/>
              <w:numPr>
                <w:ilvl w:val="0"/>
                <w:numId w:val="47"/>
              </w:numPr>
              <w:spacing w:after="0" w:line="240" w:lineRule="auto"/>
            </w:pPr>
            <w:r>
              <w:t>Rules for divisibility by 2, 3, 4, 5, 6, 7, 8, 9, 10</w:t>
            </w:r>
          </w:p>
        </w:tc>
        <w:tc>
          <w:tcPr>
            <w:tcW w:w="4032" w:type="dxa"/>
            <w:tcBorders>
              <w:top w:val="single" w:sz="4" w:space="0" w:color="auto"/>
              <w:left w:val="single" w:sz="4" w:space="0" w:color="auto"/>
              <w:bottom w:val="single" w:sz="4" w:space="0" w:color="auto"/>
              <w:right w:val="single" w:sz="4" w:space="0" w:color="auto"/>
            </w:tcBorders>
          </w:tcPr>
          <w:p w14:paraId="26B80C5A" w14:textId="420D0BA7" w:rsidR="00D007EF" w:rsidRDefault="00D007EF" w:rsidP="00D007EF">
            <w:pPr>
              <w:widowControl w:val="0"/>
              <w:ind w:left="360"/>
            </w:pPr>
          </w:p>
        </w:tc>
        <w:tc>
          <w:tcPr>
            <w:tcW w:w="4032" w:type="dxa"/>
            <w:tcBorders>
              <w:top w:val="single" w:sz="4" w:space="0" w:color="auto"/>
              <w:left w:val="single" w:sz="4" w:space="0" w:color="auto"/>
              <w:bottom w:val="single" w:sz="4" w:space="0" w:color="auto"/>
              <w:right w:val="single" w:sz="4" w:space="0" w:color="auto"/>
            </w:tcBorders>
          </w:tcPr>
          <w:p w14:paraId="7DBEB23B" w14:textId="77777777" w:rsidR="00D007EF" w:rsidRDefault="00D007EF" w:rsidP="00D007EF">
            <w:pPr>
              <w:widowControl w:val="0"/>
            </w:pPr>
          </w:p>
        </w:tc>
      </w:tr>
      <w:tr w:rsidR="00D007EF" w14:paraId="6BAF90F0" w14:textId="77777777" w:rsidTr="00D01ADC">
        <w:tc>
          <w:tcPr>
            <w:tcW w:w="2160" w:type="dxa"/>
            <w:shd w:val="clear" w:color="auto" w:fill="DEEBF6"/>
            <w:tcMar>
              <w:top w:w="100" w:type="dxa"/>
              <w:left w:w="100" w:type="dxa"/>
              <w:bottom w:w="100" w:type="dxa"/>
              <w:right w:w="100" w:type="dxa"/>
            </w:tcMar>
          </w:tcPr>
          <w:p w14:paraId="027B3808" w14:textId="77777777" w:rsidR="00D007EF" w:rsidRPr="0067092A" w:rsidRDefault="00D007EF" w:rsidP="00D007EF">
            <w:pPr>
              <w:jc w:val="center"/>
              <w:rPr>
                <w:b/>
              </w:rPr>
            </w:pPr>
            <w:r w:rsidRPr="0067092A">
              <w:rPr>
                <w:b/>
              </w:rPr>
              <w:t>Misconceptions</w:t>
            </w:r>
          </w:p>
        </w:tc>
        <w:tc>
          <w:tcPr>
            <w:tcW w:w="4032" w:type="dxa"/>
            <w:tcMar>
              <w:top w:w="100" w:type="dxa"/>
              <w:left w:w="100" w:type="dxa"/>
              <w:bottom w:w="100" w:type="dxa"/>
              <w:right w:w="100" w:type="dxa"/>
            </w:tcMar>
          </w:tcPr>
          <w:p w14:paraId="3282A5DB" w14:textId="4DC60717" w:rsidR="00D007EF" w:rsidRDefault="00D007EF" w:rsidP="00D007EF">
            <w:pPr>
              <w:pStyle w:val="ListParagraph"/>
              <w:widowControl w:val="0"/>
              <w:numPr>
                <w:ilvl w:val="0"/>
                <w:numId w:val="36"/>
              </w:numPr>
              <w:spacing w:after="0" w:line="240" w:lineRule="auto"/>
            </w:pPr>
            <w:r>
              <w:t>using</w:t>
            </w:r>
            <w:r w:rsidRPr="00BD7BC1">
              <w:t xml:space="preserve"> the words least common factor</w:t>
            </w:r>
            <w:r w:rsidR="00B07FD4">
              <w:t xml:space="preserve"> or greatest common multiple</w:t>
            </w:r>
            <w:r w:rsidRPr="00BD7BC1">
              <w:t xml:space="preserve"> when they </w:t>
            </w:r>
            <w:proofErr w:type="gramStart"/>
            <w:r w:rsidRPr="00BD7BC1">
              <w:t>actually mean</w:t>
            </w:r>
            <w:proofErr w:type="gramEnd"/>
            <w:r w:rsidRPr="00BD7BC1">
              <w:t xml:space="preserve"> greatest common factor.</w:t>
            </w:r>
          </w:p>
        </w:tc>
        <w:tc>
          <w:tcPr>
            <w:tcW w:w="4032" w:type="dxa"/>
            <w:tcMar>
              <w:top w:w="100" w:type="dxa"/>
              <w:left w:w="100" w:type="dxa"/>
              <w:bottom w:w="100" w:type="dxa"/>
              <w:right w:w="100" w:type="dxa"/>
            </w:tcMar>
          </w:tcPr>
          <w:p w14:paraId="5921859E" w14:textId="79E0F6CE" w:rsidR="00D007EF" w:rsidRDefault="00D007EF" w:rsidP="00D007EF">
            <w:pPr>
              <w:pStyle w:val="ListParagraph"/>
              <w:widowControl w:val="0"/>
              <w:numPr>
                <w:ilvl w:val="0"/>
                <w:numId w:val="36"/>
              </w:numPr>
              <w:pBdr>
                <w:top w:val="nil"/>
                <w:left w:val="nil"/>
                <w:bottom w:val="nil"/>
                <w:right w:val="nil"/>
                <w:between w:val="nil"/>
              </w:pBdr>
              <w:spacing w:after="0" w:line="240" w:lineRule="auto"/>
            </w:pPr>
            <w:r>
              <w:t>using</w:t>
            </w:r>
            <w:r w:rsidRPr="00BD7BC1">
              <w:t xml:space="preserve"> the words</w:t>
            </w:r>
            <w:r>
              <w:t xml:space="preserve"> greatest</w:t>
            </w:r>
            <w:r w:rsidRPr="00BD7BC1">
              <w:t xml:space="preserve"> common </w:t>
            </w:r>
            <w:r>
              <w:t>multiple</w:t>
            </w:r>
            <w:r w:rsidRPr="00BD7BC1">
              <w:t xml:space="preserve"> </w:t>
            </w:r>
            <w:r w:rsidR="00B07FD4">
              <w:t xml:space="preserve">or least common factor </w:t>
            </w:r>
            <w:r w:rsidRPr="00BD7BC1">
              <w:t xml:space="preserve">when they </w:t>
            </w:r>
            <w:proofErr w:type="gramStart"/>
            <w:r w:rsidRPr="00BD7BC1">
              <w:t>actually mean</w:t>
            </w:r>
            <w:proofErr w:type="gramEnd"/>
            <w:r w:rsidRPr="00BD7BC1">
              <w:t xml:space="preserve"> </w:t>
            </w:r>
            <w:r>
              <w:t>least common multiple</w:t>
            </w:r>
            <w:r w:rsidRPr="00BD7BC1">
              <w:t>.</w:t>
            </w:r>
          </w:p>
        </w:tc>
        <w:tc>
          <w:tcPr>
            <w:tcW w:w="4032" w:type="dxa"/>
            <w:tcBorders>
              <w:right w:val="single" w:sz="4" w:space="0" w:color="auto"/>
            </w:tcBorders>
            <w:tcMar>
              <w:top w:w="100" w:type="dxa"/>
              <w:left w:w="100" w:type="dxa"/>
              <w:bottom w:w="100" w:type="dxa"/>
              <w:right w:w="100" w:type="dxa"/>
            </w:tcMar>
          </w:tcPr>
          <w:p w14:paraId="760FEE0A" w14:textId="58C1487F" w:rsidR="00D007EF" w:rsidRDefault="00D007EF"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5C2BE832" w14:textId="77777777" w:rsidR="00D007EF" w:rsidRDefault="00D007EF"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B77BC07" w14:textId="77777777" w:rsidR="00D007EF" w:rsidRDefault="00D007EF"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12D44F75" w14:textId="0DB49B73" w:rsidR="00D007EF" w:rsidRPr="00640E2C" w:rsidRDefault="00D007EF" w:rsidP="00D007EF">
            <w:pPr>
              <w:spacing w:line="278" w:lineRule="auto"/>
              <w:ind w:left="1080"/>
              <w:rPr>
                <w:rFonts w:ascii="Cambria Math" w:hAnsi="Cambria Math"/>
              </w:rPr>
            </w:pPr>
          </w:p>
        </w:tc>
        <w:tc>
          <w:tcPr>
            <w:tcW w:w="4032" w:type="dxa"/>
            <w:tcBorders>
              <w:top w:val="single" w:sz="4" w:space="0" w:color="auto"/>
              <w:left w:val="single" w:sz="4" w:space="0" w:color="auto"/>
              <w:bottom w:val="single" w:sz="4" w:space="0" w:color="auto"/>
              <w:right w:val="single" w:sz="4" w:space="0" w:color="auto"/>
            </w:tcBorders>
          </w:tcPr>
          <w:p w14:paraId="75F8FA84" w14:textId="77777777" w:rsidR="00D007EF" w:rsidRDefault="00D007EF" w:rsidP="00D007EF">
            <w:pPr>
              <w:widowControl w:val="0"/>
              <w:pBdr>
                <w:top w:val="nil"/>
                <w:left w:val="nil"/>
                <w:bottom w:val="nil"/>
                <w:right w:val="nil"/>
                <w:between w:val="nil"/>
              </w:pBdr>
            </w:pPr>
          </w:p>
        </w:tc>
      </w:tr>
      <w:tr w:rsidR="00D007EF" w14:paraId="0707BD13" w14:textId="77777777" w:rsidTr="00D01ADC">
        <w:tc>
          <w:tcPr>
            <w:tcW w:w="2160" w:type="dxa"/>
            <w:shd w:val="clear" w:color="auto" w:fill="DEEBF6"/>
            <w:tcMar>
              <w:top w:w="100" w:type="dxa"/>
              <w:left w:w="100" w:type="dxa"/>
              <w:bottom w:w="100" w:type="dxa"/>
              <w:right w:w="100" w:type="dxa"/>
            </w:tcMar>
          </w:tcPr>
          <w:p w14:paraId="4958321C" w14:textId="77777777" w:rsidR="00D007EF" w:rsidRPr="0067092A" w:rsidRDefault="00D007EF" w:rsidP="00D007EF">
            <w:pPr>
              <w:jc w:val="center"/>
              <w:rPr>
                <w:b/>
              </w:rPr>
            </w:pPr>
            <w:r w:rsidRPr="0067092A">
              <w:rPr>
                <w:b/>
              </w:rPr>
              <w:t>Existing Product Reference, if any</w:t>
            </w:r>
          </w:p>
        </w:tc>
        <w:tc>
          <w:tcPr>
            <w:tcW w:w="4032" w:type="dxa"/>
            <w:tcMar>
              <w:top w:w="100" w:type="dxa"/>
              <w:left w:w="100" w:type="dxa"/>
              <w:bottom w:w="100" w:type="dxa"/>
              <w:right w:w="100" w:type="dxa"/>
            </w:tcMar>
          </w:tcPr>
          <w:p w14:paraId="7A5AD54F" w14:textId="775C0A7C" w:rsidR="00D007EF" w:rsidRPr="0066123A" w:rsidRDefault="00D007EF" w:rsidP="00D007EF">
            <w:pPr>
              <w:widowControl w:val="0"/>
              <w:pBdr>
                <w:top w:val="nil"/>
                <w:left w:val="nil"/>
                <w:bottom w:val="nil"/>
                <w:right w:val="nil"/>
                <w:between w:val="nil"/>
              </w:pBdr>
            </w:pPr>
            <w:r>
              <w:t>G6 M2 L1, L3, L5</w:t>
            </w:r>
          </w:p>
        </w:tc>
        <w:tc>
          <w:tcPr>
            <w:tcW w:w="4032" w:type="dxa"/>
            <w:tcMar>
              <w:top w:w="100" w:type="dxa"/>
              <w:left w:w="100" w:type="dxa"/>
              <w:bottom w:w="100" w:type="dxa"/>
              <w:right w:w="100" w:type="dxa"/>
            </w:tcMar>
          </w:tcPr>
          <w:p w14:paraId="2D7D36D3" w14:textId="2D51010B" w:rsidR="00D007EF" w:rsidRDefault="00D007EF" w:rsidP="00D007EF">
            <w:pPr>
              <w:widowControl w:val="0"/>
            </w:pPr>
            <w:r>
              <w:t>G6 M1 L1, L4, L5</w:t>
            </w:r>
          </w:p>
        </w:tc>
        <w:tc>
          <w:tcPr>
            <w:tcW w:w="4032" w:type="dxa"/>
            <w:tcBorders>
              <w:right w:val="single" w:sz="4" w:space="0" w:color="auto"/>
            </w:tcBorders>
            <w:tcMar>
              <w:top w:w="100" w:type="dxa"/>
              <w:left w:w="100" w:type="dxa"/>
              <w:bottom w:w="100" w:type="dxa"/>
              <w:right w:w="100" w:type="dxa"/>
            </w:tcMar>
          </w:tcPr>
          <w:p w14:paraId="020EC1F2" w14:textId="3A74B544" w:rsidR="00D007EF" w:rsidRDefault="00D007EF" w:rsidP="00D007EF">
            <w:pPr>
              <w:widowControl w:val="0"/>
              <w:pBdr>
                <w:top w:val="nil"/>
                <w:left w:val="nil"/>
                <w:bottom w:val="nil"/>
                <w:right w:val="nil"/>
                <w:between w:val="nil"/>
              </w:pBdr>
            </w:pPr>
            <w:r>
              <w:t>G6 M4 L13-L14</w:t>
            </w:r>
          </w:p>
        </w:tc>
        <w:tc>
          <w:tcPr>
            <w:tcW w:w="4032" w:type="dxa"/>
            <w:tcBorders>
              <w:top w:val="single" w:sz="4" w:space="0" w:color="auto"/>
              <w:left w:val="single" w:sz="4" w:space="0" w:color="auto"/>
              <w:bottom w:val="single" w:sz="4" w:space="0" w:color="auto"/>
              <w:right w:val="single" w:sz="4" w:space="0" w:color="auto"/>
            </w:tcBorders>
          </w:tcPr>
          <w:p w14:paraId="34FFC725" w14:textId="3FC8A571" w:rsidR="00D007EF" w:rsidRDefault="00D007EF" w:rsidP="00D007EF">
            <w:pPr>
              <w:widowControl w:val="0"/>
              <w:pBdr>
                <w:top w:val="nil"/>
                <w:left w:val="nil"/>
                <w:bottom w:val="nil"/>
                <w:right w:val="nil"/>
                <w:between w:val="nil"/>
              </w:pBdr>
            </w:pPr>
            <w:r>
              <w:t>G6 M2 L3 (not using exponents)</w:t>
            </w:r>
          </w:p>
          <w:p w14:paraId="4331A007" w14:textId="7C7045B7" w:rsidR="00D007EF" w:rsidRDefault="00D007EF" w:rsidP="00D007EF">
            <w:pPr>
              <w:widowControl w:val="0"/>
              <w:pBdr>
                <w:top w:val="nil"/>
                <w:left w:val="nil"/>
                <w:bottom w:val="nil"/>
                <w:right w:val="nil"/>
                <w:between w:val="nil"/>
              </w:pBdr>
            </w:pPr>
            <w:r>
              <w:t>G6 M4 L3 (using exponents)</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2686A06" w14:textId="26DAD1BA" w:rsidR="00D007EF" w:rsidRDefault="00D007EF" w:rsidP="00D007EF">
            <w:pPr>
              <w:widowControl w:val="0"/>
              <w:pBdr>
                <w:top w:val="nil"/>
                <w:left w:val="nil"/>
                <w:bottom w:val="nil"/>
                <w:right w:val="nil"/>
                <w:between w:val="nil"/>
              </w:pBdr>
            </w:pPr>
            <w:r>
              <w:t>G6 M2 L2</w:t>
            </w:r>
          </w:p>
        </w:tc>
        <w:tc>
          <w:tcPr>
            <w:tcW w:w="4032" w:type="dxa"/>
            <w:tcBorders>
              <w:top w:val="single" w:sz="4" w:space="0" w:color="auto"/>
              <w:left w:val="single" w:sz="4" w:space="0" w:color="auto"/>
              <w:bottom w:val="single" w:sz="4" w:space="0" w:color="auto"/>
              <w:right w:val="single" w:sz="4" w:space="0" w:color="auto"/>
            </w:tcBorders>
          </w:tcPr>
          <w:p w14:paraId="48DDD618" w14:textId="25478B88" w:rsidR="00D007EF" w:rsidRDefault="00D007EF"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016B28C5" w14:textId="77777777" w:rsidR="00D007EF" w:rsidRDefault="00D007EF" w:rsidP="00D007EF">
            <w:pPr>
              <w:widowControl w:val="0"/>
              <w:pBdr>
                <w:top w:val="nil"/>
                <w:left w:val="nil"/>
                <w:bottom w:val="nil"/>
                <w:right w:val="nil"/>
                <w:between w:val="nil"/>
              </w:pBdr>
            </w:pPr>
          </w:p>
        </w:tc>
      </w:tr>
      <w:tr w:rsidR="00D007EF" w14:paraId="70D346ED" w14:textId="77777777" w:rsidTr="00D01ADC">
        <w:tc>
          <w:tcPr>
            <w:tcW w:w="2160" w:type="dxa"/>
            <w:shd w:val="clear" w:color="auto" w:fill="DEEBF6"/>
            <w:tcMar>
              <w:top w:w="100" w:type="dxa"/>
              <w:left w:w="100" w:type="dxa"/>
              <w:bottom w:w="100" w:type="dxa"/>
              <w:right w:w="100" w:type="dxa"/>
            </w:tcMar>
          </w:tcPr>
          <w:p w14:paraId="4EED3B86" w14:textId="77777777" w:rsidR="00D007EF" w:rsidRPr="0067092A" w:rsidRDefault="00D007EF" w:rsidP="00D007EF">
            <w:pPr>
              <w:jc w:val="center"/>
              <w:rPr>
                <w:b/>
              </w:rPr>
            </w:pPr>
            <w:r w:rsidRPr="0067092A">
              <w:rPr>
                <w:b/>
              </w:rPr>
              <w:t>Grade (or Leaf)</w:t>
            </w:r>
          </w:p>
        </w:tc>
        <w:tc>
          <w:tcPr>
            <w:tcW w:w="4032" w:type="dxa"/>
            <w:tcMar>
              <w:top w:w="100" w:type="dxa"/>
              <w:left w:w="100" w:type="dxa"/>
              <w:bottom w:w="100" w:type="dxa"/>
              <w:right w:w="100" w:type="dxa"/>
            </w:tcMar>
          </w:tcPr>
          <w:p w14:paraId="7E115CCE" w14:textId="0947F8E3" w:rsidR="00D007EF" w:rsidRDefault="00D007EF" w:rsidP="00D007EF">
            <w:pPr>
              <w:widowControl w:val="0"/>
              <w:pBdr>
                <w:top w:val="nil"/>
                <w:left w:val="nil"/>
                <w:bottom w:val="nil"/>
                <w:right w:val="nil"/>
                <w:between w:val="nil"/>
              </w:pBdr>
            </w:pPr>
            <w:r>
              <w:t>6</w:t>
            </w:r>
          </w:p>
        </w:tc>
        <w:tc>
          <w:tcPr>
            <w:tcW w:w="4032" w:type="dxa"/>
            <w:tcMar>
              <w:top w:w="100" w:type="dxa"/>
              <w:left w:w="100" w:type="dxa"/>
              <w:bottom w:w="100" w:type="dxa"/>
              <w:right w:w="100" w:type="dxa"/>
            </w:tcMar>
          </w:tcPr>
          <w:p w14:paraId="7B223A2D" w14:textId="2923BF29" w:rsidR="00D007EF" w:rsidRDefault="00D007EF" w:rsidP="00D007EF">
            <w:pPr>
              <w:widowControl w:val="0"/>
              <w:pBdr>
                <w:top w:val="nil"/>
                <w:left w:val="nil"/>
                <w:bottom w:val="nil"/>
                <w:right w:val="nil"/>
                <w:between w:val="nil"/>
              </w:pBdr>
            </w:pPr>
            <w:r>
              <w:t>6</w:t>
            </w:r>
          </w:p>
        </w:tc>
        <w:tc>
          <w:tcPr>
            <w:tcW w:w="4032" w:type="dxa"/>
            <w:tcBorders>
              <w:right w:val="single" w:sz="4" w:space="0" w:color="auto"/>
            </w:tcBorders>
            <w:tcMar>
              <w:top w:w="100" w:type="dxa"/>
              <w:left w:w="100" w:type="dxa"/>
              <w:bottom w:w="100" w:type="dxa"/>
              <w:right w:w="100" w:type="dxa"/>
            </w:tcMar>
          </w:tcPr>
          <w:p w14:paraId="6B1ECD8D" w14:textId="5B693F31" w:rsidR="00D007EF" w:rsidRDefault="00D007EF" w:rsidP="00D007EF">
            <w:pPr>
              <w:widowControl w:val="0"/>
              <w:pBdr>
                <w:top w:val="nil"/>
                <w:left w:val="nil"/>
                <w:bottom w:val="nil"/>
                <w:right w:val="nil"/>
                <w:between w:val="nil"/>
              </w:pBdr>
            </w:pPr>
            <w:r>
              <w:t>6</w:t>
            </w:r>
          </w:p>
        </w:tc>
        <w:tc>
          <w:tcPr>
            <w:tcW w:w="4032" w:type="dxa"/>
            <w:tcBorders>
              <w:top w:val="single" w:sz="4" w:space="0" w:color="auto"/>
              <w:left w:val="single" w:sz="4" w:space="0" w:color="auto"/>
              <w:bottom w:val="single" w:sz="4" w:space="0" w:color="auto"/>
              <w:right w:val="single" w:sz="4" w:space="0" w:color="auto"/>
            </w:tcBorders>
          </w:tcPr>
          <w:p w14:paraId="17C08825" w14:textId="4613B2F3" w:rsidR="00D007EF" w:rsidRDefault="00D007EF" w:rsidP="00D007EF">
            <w:pPr>
              <w:widowControl w:val="0"/>
              <w:pBdr>
                <w:top w:val="nil"/>
                <w:left w:val="nil"/>
                <w:bottom w:val="nil"/>
                <w:right w:val="nil"/>
                <w:between w:val="nil"/>
              </w:pBdr>
            </w:pPr>
            <w:r>
              <w:t>6</w:t>
            </w:r>
            <w:r w:rsidR="004008E7">
              <w:t>+</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033B8E6" w14:textId="55AE00C6" w:rsidR="00D007EF" w:rsidRDefault="00D007EF" w:rsidP="00D007EF">
            <w:pPr>
              <w:widowControl w:val="0"/>
              <w:pBdr>
                <w:top w:val="nil"/>
                <w:left w:val="nil"/>
                <w:bottom w:val="nil"/>
                <w:right w:val="nil"/>
                <w:between w:val="nil"/>
              </w:pBdr>
            </w:pPr>
            <w:r>
              <w:t>leaf</w:t>
            </w:r>
          </w:p>
        </w:tc>
        <w:tc>
          <w:tcPr>
            <w:tcW w:w="4032" w:type="dxa"/>
            <w:tcBorders>
              <w:top w:val="single" w:sz="4" w:space="0" w:color="auto"/>
              <w:left w:val="single" w:sz="4" w:space="0" w:color="auto"/>
              <w:bottom w:val="single" w:sz="4" w:space="0" w:color="auto"/>
              <w:right w:val="single" w:sz="4" w:space="0" w:color="auto"/>
            </w:tcBorders>
          </w:tcPr>
          <w:p w14:paraId="6B493801" w14:textId="040BAD91" w:rsidR="00D007EF" w:rsidRDefault="00D007EF"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72F66024" w14:textId="2F08EA27" w:rsidR="00D007EF" w:rsidRDefault="00D007EF" w:rsidP="00D007EF">
            <w:pPr>
              <w:widowControl w:val="0"/>
              <w:pBdr>
                <w:top w:val="nil"/>
                <w:left w:val="nil"/>
                <w:bottom w:val="nil"/>
                <w:right w:val="nil"/>
                <w:between w:val="nil"/>
              </w:pBdr>
            </w:pPr>
          </w:p>
        </w:tc>
      </w:tr>
      <w:tr w:rsidR="00D007EF" w14:paraId="7939E1C9" w14:textId="77777777" w:rsidTr="00D01ADC">
        <w:tc>
          <w:tcPr>
            <w:tcW w:w="2160" w:type="dxa"/>
            <w:shd w:val="clear" w:color="auto" w:fill="DEEBF6"/>
            <w:tcMar>
              <w:top w:w="100" w:type="dxa"/>
              <w:left w:w="100" w:type="dxa"/>
              <w:bottom w:w="100" w:type="dxa"/>
              <w:right w:w="100" w:type="dxa"/>
            </w:tcMar>
          </w:tcPr>
          <w:p w14:paraId="7454EA0E" w14:textId="77777777" w:rsidR="00D007EF" w:rsidRPr="0067092A" w:rsidRDefault="00D007EF" w:rsidP="00D007EF">
            <w:pPr>
              <w:jc w:val="center"/>
              <w:rPr>
                <w:b/>
              </w:rPr>
            </w:pPr>
            <w:r w:rsidRPr="0067092A">
              <w:rPr>
                <w:b/>
              </w:rPr>
              <w:t>Notes related to Standards, Grade, or Leaf</w:t>
            </w:r>
          </w:p>
        </w:tc>
        <w:tc>
          <w:tcPr>
            <w:tcW w:w="4032" w:type="dxa"/>
            <w:tcMar>
              <w:top w:w="100" w:type="dxa"/>
              <w:left w:w="100" w:type="dxa"/>
              <w:bottom w:w="100" w:type="dxa"/>
              <w:right w:w="100" w:type="dxa"/>
            </w:tcMar>
          </w:tcPr>
          <w:p w14:paraId="340575EC" w14:textId="77777777" w:rsidR="00D007EF" w:rsidRDefault="00D007EF" w:rsidP="00D007EF">
            <w:pPr>
              <w:widowControl w:val="0"/>
            </w:pPr>
            <w:r>
              <w:t>6.NS.B.4</w:t>
            </w:r>
          </w:p>
          <w:p w14:paraId="4F078ABD" w14:textId="77777777" w:rsidR="00D007EF" w:rsidRDefault="00D007EF" w:rsidP="00D007EF">
            <w:pPr>
              <w:widowControl w:val="0"/>
            </w:pPr>
          </w:p>
          <w:p w14:paraId="7B38D320" w14:textId="77777777" w:rsidR="00D007EF" w:rsidRDefault="00D007EF" w:rsidP="00D007EF">
            <w:pPr>
              <w:widowControl w:val="0"/>
            </w:pPr>
            <w:r>
              <w:t>FL.6.NSO.3.1</w:t>
            </w:r>
          </w:p>
          <w:p w14:paraId="33F38EBB" w14:textId="77777777" w:rsidR="00D007EF" w:rsidRDefault="00D007EF" w:rsidP="00D007EF">
            <w:pPr>
              <w:widowControl w:val="0"/>
            </w:pPr>
          </w:p>
          <w:p w14:paraId="4D69E3F0" w14:textId="69D394CF" w:rsidR="00D007EF" w:rsidRDefault="00D007EF" w:rsidP="00D007EF">
            <w:pPr>
              <w:widowControl w:val="0"/>
            </w:pPr>
          </w:p>
        </w:tc>
        <w:tc>
          <w:tcPr>
            <w:tcW w:w="4032" w:type="dxa"/>
            <w:tcMar>
              <w:top w:w="100" w:type="dxa"/>
              <w:left w:w="100" w:type="dxa"/>
              <w:bottom w:w="100" w:type="dxa"/>
              <w:right w:w="100" w:type="dxa"/>
            </w:tcMar>
          </w:tcPr>
          <w:p w14:paraId="5452932A" w14:textId="77777777" w:rsidR="00D007EF" w:rsidRDefault="00D007EF" w:rsidP="00D007EF">
            <w:pPr>
              <w:widowControl w:val="0"/>
            </w:pPr>
            <w:r>
              <w:t>6.NS.B.4</w:t>
            </w:r>
          </w:p>
          <w:p w14:paraId="21582753" w14:textId="77777777" w:rsidR="00D007EF" w:rsidRDefault="00D007EF" w:rsidP="00D007EF">
            <w:pPr>
              <w:widowControl w:val="0"/>
            </w:pPr>
          </w:p>
          <w:p w14:paraId="725A59DB" w14:textId="4DE960E9" w:rsidR="00D007EF" w:rsidRDefault="00D007EF" w:rsidP="00D007EF">
            <w:pPr>
              <w:widowControl w:val="0"/>
            </w:pPr>
            <w:r>
              <w:t>FL.6.NSO.3.1</w:t>
            </w:r>
          </w:p>
        </w:tc>
        <w:tc>
          <w:tcPr>
            <w:tcW w:w="4032" w:type="dxa"/>
            <w:tcBorders>
              <w:right w:val="single" w:sz="4" w:space="0" w:color="auto"/>
            </w:tcBorders>
            <w:tcMar>
              <w:top w:w="100" w:type="dxa"/>
              <w:left w:w="100" w:type="dxa"/>
              <w:bottom w:w="100" w:type="dxa"/>
              <w:right w:w="100" w:type="dxa"/>
            </w:tcMar>
          </w:tcPr>
          <w:p w14:paraId="2DB6031D" w14:textId="77777777" w:rsidR="00D007EF" w:rsidRDefault="00D007EF" w:rsidP="00D007EF">
            <w:r>
              <w:t>6.NS.B.4</w:t>
            </w:r>
          </w:p>
          <w:p w14:paraId="4481585D" w14:textId="77777777" w:rsidR="00D007EF" w:rsidRDefault="00D007EF" w:rsidP="00D007EF">
            <w:r>
              <w:t>6.EE.A.3</w:t>
            </w:r>
          </w:p>
          <w:p w14:paraId="24EC273C" w14:textId="2037FDBE" w:rsidR="00D007EF" w:rsidRDefault="00D007EF" w:rsidP="00D007EF">
            <w:r>
              <w:t>FL.6.NSO.3.2</w:t>
            </w:r>
          </w:p>
        </w:tc>
        <w:tc>
          <w:tcPr>
            <w:tcW w:w="4032" w:type="dxa"/>
            <w:tcBorders>
              <w:top w:val="single" w:sz="4" w:space="0" w:color="auto"/>
              <w:left w:val="single" w:sz="4" w:space="0" w:color="auto"/>
              <w:bottom w:val="single" w:sz="4" w:space="0" w:color="auto"/>
              <w:right w:val="single" w:sz="4" w:space="0" w:color="auto"/>
            </w:tcBorders>
          </w:tcPr>
          <w:p w14:paraId="5E776AD4" w14:textId="77777777" w:rsidR="00D007EF" w:rsidRDefault="00D007EF" w:rsidP="00D007EF">
            <w:pPr>
              <w:widowControl w:val="0"/>
            </w:pPr>
            <w:r>
              <w:t>TX.6.7A</w:t>
            </w:r>
          </w:p>
          <w:p w14:paraId="7189B94F" w14:textId="77777777" w:rsidR="00D007EF" w:rsidRDefault="00D007EF" w:rsidP="00D007EF">
            <w:pPr>
              <w:widowControl w:val="0"/>
            </w:pPr>
            <w:r>
              <w:t>FL.6.NSO.3.4</w:t>
            </w:r>
          </w:p>
          <w:p w14:paraId="6090B9AB" w14:textId="77777777" w:rsidR="00D007EF" w:rsidRDefault="00D007EF" w:rsidP="00D007EF">
            <w:pPr>
              <w:widowControl w:val="0"/>
            </w:pPr>
            <w:r w:rsidRPr="00BD7BC1">
              <w:t>IN.7.NS.5</w:t>
            </w:r>
          </w:p>
          <w:p w14:paraId="15E4C4D0" w14:textId="38256F7D" w:rsidR="00D007EF" w:rsidRDefault="00D007EF" w:rsidP="00D007EF">
            <w:pPr>
              <w:widowControl w:val="0"/>
            </w:pPr>
            <w:r w:rsidRPr="00BD7BC1">
              <w:t>AK.8.NS.3</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7067D6F" w14:textId="5E48CB91" w:rsidR="00D007EF" w:rsidRDefault="00D007EF" w:rsidP="00D007EF"/>
        </w:tc>
        <w:tc>
          <w:tcPr>
            <w:tcW w:w="4032" w:type="dxa"/>
            <w:tcBorders>
              <w:top w:val="single" w:sz="4" w:space="0" w:color="auto"/>
              <w:left w:val="single" w:sz="4" w:space="0" w:color="auto"/>
              <w:bottom w:val="single" w:sz="4" w:space="0" w:color="auto"/>
              <w:right w:val="single" w:sz="4" w:space="0" w:color="auto"/>
            </w:tcBorders>
          </w:tcPr>
          <w:p w14:paraId="67FF099A" w14:textId="77777777" w:rsidR="00D007EF" w:rsidRDefault="00D007EF" w:rsidP="00D007EF"/>
        </w:tc>
        <w:tc>
          <w:tcPr>
            <w:tcW w:w="4032" w:type="dxa"/>
            <w:tcBorders>
              <w:top w:val="single" w:sz="4" w:space="0" w:color="auto"/>
              <w:left w:val="single" w:sz="4" w:space="0" w:color="auto"/>
              <w:bottom w:val="single" w:sz="4" w:space="0" w:color="auto"/>
              <w:right w:val="single" w:sz="4" w:space="0" w:color="auto"/>
            </w:tcBorders>
          </w:tcPr>
          <w:p w14:paraId="3E2053C1" w14:textId="77777777" w:rsidR="00D007EF" w:rsidRDefault="00D007EF" w:rsidP="00D007EF"/>
        </w:tc>
      </w:tr>
      <w:tr w:rsidR="00D007EF" w14:paraId="704E3DC5" w14:textId="77777777" w:rsidTr="00D01ADC">
        <w:tc>
          <w:tcPr>
            <w:tcW w:w="2160" w:type="dxa"/>
            <w:shd w:val="clear" w:color="auto" w:fill="DEEBF6"/>
            <w:tcMar>
              <w:top w:w="100" w:type="dxa"/>
              <w:left w:w="100" w:type="dxa"/>
              <w:bottom w:w="100" w:type="dxa"/>
              <w:right w:w="100" w:type="dxa"/>
            </w:tcMar>
          </w:tcPr>
          <w:p w14:paraId="3C97D195" w14:textId="77777777" w:rsidR="00D007EF" w:rsidRDefault="00D007EF" w:rsidP="00D007EF">
            <w:pPr>
              <w:jc w:val="center"/>
            </w:pPr>
            <w:r w:rsidRPr="00BC02F4">
              <w:rPr>
                <w:b/>
              </w:rPr>
              <w:t>Notes for Intervention, Extension, or Optional Activities</w:t>
            </w:r>
          </w:p>
        </w:tc>
        <w:tc>
          <w:tcPr>
            <w:tcW w:w="4032" w:type="dxa"/>
            <w:tcMar>
              <w:top w:w="100" w:type="dxa"/>
              <w:left w:w="100" w:type="dxa"/>
              <w:bottom w:w="100" w:type="dxa"/>
              <w:right w:w="100" w:type="dxa"/>
            </w:tcMar>
          </w:tcPr>
          <w:p w14:paraId="4D3BF5D4" w14:textId="34D4B6D2" w:rsidR="00D007EF" w:rsidRDefault="00D007EF" w:rsidP="00D007EF">
            <w:r>
              <w:t xml:space="preserve">Intervention: </w:t>
            </w:r>
          </w:p>
          <w:p w14:paraId="3C7965B1" w14:textId="77777777" w:rsidR="00D007EF" w:rsidRDefault="00D007EF" w:rsidP="00D007EF">
            <w:pPr>
              <w:pStyle w:val="ListParagraph"/>
              <w:numPr>
                <w:ilvl w:val="0"/>
                <w:numId w:val="43"/>
              </w:numPr>
            </w:pPr>
            <w:r>
              <w:t>Factors of 1 number</w:t>
            </w:r>
          </w:p>
          <w:p w14:paraId="75AAED32" w14:textId="10B6F36B" w:rsidR="00D544B7" w:rsidRDefault="00D544B7" w:rsidP="00D007EF">
            <w:pPr>
              <w:pStyle w:val="ListParagraph"/>
              <w:numPr>
                <w:ilvl w:val="0"/>
                <w:numId w:val="43"/>
              </w:numPr>
            </w:pPr>
            <w:r>
              <w:t>Common factors of 2 numbers</w:t>
            </w:r>
          </w:p>
          <w:p w14:paraId="31AEBA4C" w14:textId="77777777" w:rsidR="00D007EF" w:rsidRDefault="00D007EF" w:rsidP="00D007EF">
            <w:r>
              <w:t>Extension:</w:t>
            </w:r>
          </w:p>
          <w:p w14:paraId="16AD79F3" w14:textId="503B117E" w:rsidR="00D007EF" w:rsidRPr="00F73DF8" w:rsidRDefault="00D007EF" w:rsidP="00D007EF">
            <w:pPr>
              <w:pStyle w:val="ListParagraph"/>
              <w:numPr>
                <w:ilvl w:val="0"/>
                <w:numId w:val="43"/>
              </w:numPr>
            </w:pPr>
            <w:r>
              <w:t>Euclidean algorithm</w:t>
            </w:r>
            <w:r w:rsidRPr="00E17F26">
              <w:rPr>
                <w:lang w:val="en-US"/>
              </w:rPr>
              <w:t xml:space="preserve"> </w:t>
            </w:r>
            <w:r>
              <w:rPr>
                <w:lang w:val="en-US"/>
              </w:rPr>
              <w:t>to find the GCF of 2 larger numbers</w:t>
            </w:r>
          </w:p>
          <w:p w14:paraId="3C952FA0" w14:textId="774A19B8" w:rsidR="00D007EF" w:rsidRPr="00E17F26" w:rsidRDefault="00B373C2" w:rsidP="00D007EF">
            <w:pPr>
              <w:pStyle w:val="ListParagraph"/>
              <w:numPr>
                <w:ilvl w:val="0"/>
                <w:numId w:val="43"/>
              </w:numPr>
            </w:pPr>
            <w:r>
              <w:rPr>
                <w:lang w:val="en-US"/>
              </w:rPr>
              <w:t>GCF of m</w:t>
            </w:r>
            <w:r w:rsidR="00D007EF">
              <w:rPr>
                <w:lang w:val="en-US"/>
              </w:rPr>
              <w:t>ore than 2 numbers</w:t>
            </w:r>
          </w:p>
          <w:p w14:paraId="154A7ACF" w14:textId="77777777" w:rsidR="00D007EF" w:rsidRDefault="00D007EF" w:rsidP="00D007EF">
            <w:r>
              <w:t>Optional:</w:t>
            </w:r>
          </w:p>
          <w:p w14:paraId="27501AD2" w14:textId="1D604EBE" w:rsidR="00D007EF" w:rsidRDefault="00D007EF" w:rsidP="00D007EF">
            <w:pPr>
              <w:pStyle w:val="ListParagraph"/>
              <w:numPr>
                <w:ilvl w:val="0"/>
                <w:numId w:val="43"/>
              </w:numPr>
            </w:pPr>
            <w:r>
              <w:t>Factor Find game, Tiling (G6 M2 L1)</w:t>
            </w:r>
          </w:p>
        </w:tc>
        <w:tc>
          <w:tcPr>
            <w:tcW w:w="4032" w:type="dxa"/>
            <w:tcMar>
              <w:top w:w="100" w:type="dxa"/>
              <w:left w:w="100" w:type="dxa"/>
              <w:bottom w:w="100" w:type="dxa"/>
              <w:right w:w="100" w:type="dxa"/>
            </w:tcMar>
          </w:tcPr>
          <w:p w14:paraId="667641BB" w14:textId="77777777" w:rsidR="00D007EF" w:rsidRDefault="00D007EF" w:rsidP="00D007EF">
            <w:r>
              <w:t xml:space="preserve">Intervention: </w:t>
            </w:r>
          </w:p>
          <w:p w14:paraId="71D26CA0" w14:textId="77777777" w:rsidR="00D007EF" w:rsidRDefault="00D007EF" w:rsidP="00D007EF">
            <w:pPr>
              <w:pStyle w:val="ListParagraph"/>
              <w:numPr>
                <w:ilvl w:val="0"/>
                <w:numId w:val="43"/>
              </w:numPr>
            </w:pPr>
            <w:r>
              <w:t>Multiples of 1 number</w:t>
            </w:r>
          </w:p>
          <w:p w14:paraId="5AA4CC5D" w14:textId="4BAED672" w:rsidR="00212EDF" w:rsidRDefault="00212EDF" w:rsidP="00D007EF">
            <w:pPr>
              <w:pStyle w:val="ListParagraph"/>
              <w:numPr>
                <w:ilvl w:val="0"/>
                <w:numId w:val="43"/>
              </w:numPr>
            </w:pPr>
            <w:r>
              <w:t>Common multiples of 2 numbers</w:t>
            </w:r>
          </w:p>
          <w:p w14:paraId="297437F0" w14:textId="77777777" w:rsidR="00D007EF" w:rsidRDefault="00D007EF" w:rsidP="00D007EF">
            <w:r>
              <w:t>Extension:</w:t>
            </w:r>
          </w:p>
          <w:p w14:paraId="7114C773" w14:textId="745A88B2" w:rsidR="00D007EF" w:rsidRPr="00F73DF8" w:rsidRDefault="00D007EF" w:rsidP="00D007EF">
            <w:pPr>
              <w:pStyle w:val="ListParagraph"/>
              <w:numPr>
                <w:ilvl w:val="0"/>
                <w:numId w:val="43"/>
              </w:numPr>
            </w:pPr>
            <w:r>
              <w:t>Euclidean algorithm</w:t>
            </w:r>
            <w:r w:rsidRPr="00E17F26">
              <w:rPr>
                <w:lang w:val="en-US"/>
              </w:rPr>
              <w:t xml:space="preserve"> </w:t>
            </w:r>
            <w:r>
              <w:rPr>
                <w:lang w:val="en-US"/>
              </w:rPr>
              <w:t>and GCF to find the LCM of 2 larger numbers</w:t>
            </w:r>
          </w:p>
          <w:p w14:paraId="196B3F98" w14:textId="6ACDE153" w:rsidR="00D007EF" w:rsidRPr="00E17F26" w:rsidRDefault="00B373C2" w:rsidP="00D007EF">
            <w:pPr>
              <w:pStyle w:val="ListParagraph"/>
              <w:numPr>
                <w:ilvl w:val="0"/>
                <w:numId w:val="43"/>
              </w:numPr>
            </w:pPr>
            <w:r>
              <w:rPr>
                <w:lang w:val="en-US"/>
              </w:rPr>
              <w:t>LCM of m</w:t>
            </w:r>
            <w:r w:rsidR="00D007EF">
              <w:rPr>
                <w:lang w:val="en-US"/>
              </w:rPr>
              <w:t>ore than 2 numbers</w:t>
            </w:r>
          </w:p>
          <w:p w14:paraId="4721AE06" w14:textId="77777777" w:rsidR="00D007EF" w:rsidRPr="6F7F2E7A" w:rsidRDefault="00D007EF" w:rsidP="00D007EF">
            <w:pPr>
              <w:widowControl w:val="0"/>
            </w:pPr>
          </w:p>
        </w:tc>
        <w:tc>
          <w:tcPr>
            <w:tcW w:w="4032" w:type="dxa"/>
            <w:tcBorders>
              <w:right w:val="single" w:sz="4" w:space="0" w:color="auto"/>
            </w:tcBorders>
            <w:tcMar>
              <w:top w:w="100" w:type="dxa"/>
              <w:left w:w="100" w:type="dxa"/>
              <w:bottom w:w="100" w:type="dxa"/>
              <w:right w:w="100" w:type="dxa"/>
            </w:tcMar>
          </w:tcPr>
          <w:p w14:paraId="721DFDCF" w14:textId="77777777" w:rsidR="00D007EF" w:rsidRDefault="00D007EF"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501F696F" w14:textId="77777777" w:rsidR="00D007EF" w:rsidRDefault="00D007EF" w:rsidP="00D007EF">
            <w:r>
              <w:t xml:space="preserve">Intervention: </w:t>
            </w:r>
          </w:p>
          <w:p w14:paraId="601CAB0D" w14:textId="6BD89CB3" w:rsidR="00D007EF" w:rsidRDefault="00D007EF" w:rsidP="00D007EF">
            <w:pPr>
              <w:pStyle w:val="ListParagraph"/>
              <w:numPr>
                <w:ilvl w:val="0"/>
                <w:numId w:val="43"/>
              </w:numPr>
            </w:pPr>
            <w:r>
              <w:t>Factors of a number</w:t>
            </w:r>
          </w:p>
          <w:p w14:paraId="039EE20B" w14:textId="77777777" w:rsidR="00D007EF" w:rsidRDefault="00D007EF"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2FCF4BB" w14:textId="77777777" w:rsidR="00D007EF" w:rsidRDefault="00D007EF" w:rsidP="00D007EF">
            <w:pPr>
              <w:widowControl w:val="0"/>
              <w:pBdr>
                <w:top w:val="nil"/>
                <w:left w:val="nil"/>
                <w:bottom w:val="nil"/>
                <w:right w:val="nil"/>
                <w:between w:val="nil"/>
              </w:pBdr>
            </w:pPr>
            <w:r>
              <w:t>Intervention:</w:t>
            </w:r>
          </w:p>
          <w:p w14:paraId="01526C95" w14:textId="22683EF6" w:rsidR="00D007EF" w:rsidRDefault="00D007EF" w:rsidP="00D007EF">
            <w:pPr>
              <w:pStyle w:val="ListParagraph"/>
              <w:widowControl w:val="0"/>
              <w:numPr>
                <w:ilvl w:val="0"/>
                <w:numId w:val="43"/>
              </w:numPr>
              <w:pBdr>
                <w:top w:val="nil"/>
                <w:left w:val="nil"/>
                <w:bottom w:val="nil"/>
                <w:right w:val="nil"/>
                <w:between w:val="nil"/>
              </w:pBdr>
              <w:spacing w:after="0" w:line="240" w:lineRule="auto"/>
            </w:pPr>
            <w:r>
              <w:t>Physical manipulatives (see blocks activity G6 M2 L2)</w:t>
            </w:r>
          </w:p>
        </w:tc>
        <w:tc>
          <w:tcPr>
            <w:tcW w:w="4032" w:type="dxa"/>
            <w:tcBorders>
              <w:top w:val="single" w:sz="4" w:space="0" w:color="auto"/>
              <w:left w:val="single" w:sz="4" w:space="0" w:color="auto"/>
              <w:bottom w:val="single" w:sz="4" w:space="0" w:color="auto"/>
              <w:right w:val="single" w:sz="4" w:space="0" w:color="auto"/>
            </w:tcBorders>
          </w:tcPr>
          <w:p w14:paraId="521C4687" w14:textId="0FACF345" w:rsidR="00D007EF" w:rsidRDefault="00D007EF"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21CA7DF1" w14:textId="77777777" w:rsidR="00D007EF" w:rsidRDefault="00D007EF" w:rsidP="00D007EF">
            <w:pPr>
              <w:widowControl w:val="0"/>
              <w:pBdr>
                <w:top w:val="nil"/>
                <w:left w:val="nil"/>
                <w:bottom w:val="nil"/>
                <w:right w:val="nil"/>
                <w:between w:val="nil"/>
              </w:pBdr>
            </w:pPr>
          </w:p>
        </w:tc>
      </w:tr>
      <w:tr w:rsidR="00D007EF" w14:paraId="301D6755" w14:textId="77777777" w:rsidTr="00D01ADC">
        <w:tc>
          <w:tcPr>
            <w:tcW w:w="2160" w:type="dxa"/>
            <w:shd w:val="clear" w:color="auto" w:fill="DEEBF6"/>
            <w:tcMar>
              <w:top w:w="100" w:type="dxa"/>
              <w:left w:w="100" w:type="dxa"/>
              <w:bottom w:w="100" w:type="dxa"/>
              <w:right w:w="100" w:type="dxa"/>
            </w:tcMar>
          </w:tcPr>
          <w:p w14:paraId="04A4A9C1" w14:textId="77777777" w:rsidR="00D007EF" w:rsidRPr="0067092A" w:rsidRDefault="00D007EF" w:rsidP="00D007EF">
            <w:pPr>
              <w:jc w:val="center"/>
              <w:rPr>
                <w:b/>
              </w:rPr>
            </w:pPr>
            <w:r w:rsidRPr="0067092A">
              <w:rPr>
                <w:b/>
              </w:rPr>
              <w:t>Additional Notes</w:t>
            </w:r>
          </w:p>
        </w:tc>
        <w:tc>
          <w:tcPr>
            <w:tcW w:w="4032" w:type="dxa"/>
            <w:tcMar>
              <w:top w:w="100" w:type="dxa"/>
              <w:left w:w="100" w:type="dxa"/>
              <w:bottom w:w="100" w:type="dxa"/>
              <w:right w:w="100" w:type="dxa"/>
            </w:tcMar>
          </w:tcPr>
          <w:p w14:paraId="3C10F5E7" w14:textId="3656B6DB" w:rsidR="00D007EF" w:rsidRDefault="00D007EF" w:rsidP="00D007EF">
            <w:pPr>
              <w:widowControl w:val="0"/>
            </w:pPr>
            <w:r>
              <w:t xml:space="preserve">Likely 1 instructional period </w:t>
            </w:r>
          </w:p>
        </w:tc>
        <w:tc>
          <w:tcPr>
            <w:tcW w:w="4032" w:type="dxa"/>
            <w:tcMar>
              <w:top w:w="100" w:type="dxa"/>
              <w:left w:w="100" w:type="dxa"/>
              <w:bottom w:w="100" w:type="dxa"/>
              <w:right w:w="100" w:type="dxa"/>
            </w:tcMar>
          </w:tcPr>
          <w:p w14:paraId="71B67FDF" w14:textId="7D6CE927" w:rsidR="00D007EF" w:rsidRPr="6F7F2E7A" w:rsidRDefault="00D007EF" w:rsidP="00D007EF">
            <w:pPr>
              <w:widowControl w:val="0"/>
            </w:pPr>
            <w:r>
              <w:t xml:space="preserve">Likely 1 instructional period </w:t>
            </w:r>
          </w:p>
        </w:tc>
        <w:tc>
          <w:tcPr>
            <w:tcW w:w="4032" w:type="dxa"/>
            <w:tcBorders>
              <w:right w:val="single" w:sz="4" w:space="0" w:color="auto"/>
            </w:tcBorders>
            <w:tcMar>
              <w:top w:w="100" w:type="dxa"/>
              <w:left w:w="100" w:type="dxa"/>
              <w:bottom w:w="100" w:type="dxa"/>
              <w:right w:w="100" w:type="dxa"/>
            </w:tcMar>
          </w:tcPr>
          <w:p w14:paraId="01548FDE" w14:textId="1271140E" w:rsidR="00D007EF" w:rsidRDefault="00D007EF" w:rsidP="00D007EF">
            <w:pPr>
              <w:widowControl w:val="0"/>
              <w:pBdr>
                <w:top w:val="nil"/>
                <w:left w:val="nil"/>
                <w:bottom w:val="nil"/>
                <w:right w:val="nil"/>
                <w:between w:val="nil"/>
              </w:pBdr>
            </w:pPr>
            <w:r>
              <w:t xml:space="preserve">Likely 1 instructional period </w:t>
            </w:r>
          </w:p>
        </w:tc>
        <w:tc>
          <w:tcPr>
            <w:tcW w:w="4032" w:type="dxa"/>
            <w:tcBorders>
              <w:top w:val="single" w:sz="4" w:space="0" w:color="auto"/>
              <w:left w:val="single" w:sz="4" w:space="0" w:color="auto"/>
              <w:bottom w:val="single" w:sz="4" w:space="0" w:color="auto"/>
              <w:right w:val="single" w:sz="4" w:space="0" w:color="auto"/>
            </w:tcBorders>
          </w:tcPr>
          <w:p w14:paraId="241FE2E2" w14:textId="25646778" w:rsidR="00D007EF" w:rsidRDefault="00D007EF" w:rsidP="00D007EF">
            <w:pPr>
              <w:widowControl w:val="0"/>
              <w:pBdr>
                <w:top w:val="nil"/>
                <w:left w:val="nil"/>
                <w:bottom w:val="nil"/>
                <w:right w:val="nil"/>
                <w:between w:val="nil"/>
              </w:pBdr>
            </w:pPr>
            <w:r>
              <w:t>Likely 1 or more instructional periods</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64FCA85" w14:textId="01670AA9" w:rsidR="00D007EF" w:rsidRDefault="00D007EF" w:rsidP="00D007EF">
            <w:pPr>
              <w:widowControl w:val="0"/>
              <w:pBdr>
                <w:top w:val="nil"/>
                <w:left w:val="nil"/>
                <w:bottom w:val="nil"/>
                <w:right w:val="nil"/>
                <w:between w:val="nil"/>
              </w:pBdr>
            </w:pPr>
            <w:r>
              <w:t>Likely 1 or more instructional periods</w:t>
            </w:r>
          </w:p>
        </w:tc>
        <w:tc>
          <w:tcPr>
            <w:tcW w:w="4032" w:type="dxa"/>
            <w:tcBorders>
              <w:top w:val="single" w:sz="4" w:space="0" w:color="auto"/>
              <w:left w:val="single" w:sz="4" w:space="0" w:color="auto"/>
              <w:bottom w:val="single" w:sz="4" w:space="0" w:color="auto"/>
              <w:right w:val="single" w:sz="4" w:space="0" w:color="auto"/>
            </w:tcBorders>
          </w:tcPr>
          <w:p w14:paraId="6E195486" w14:textId="28C3B7F4" w:rsidR="00D007EF" w:rsidRDefault="00D007EF" w:rsidP="00D007E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5CCC992E" w14:textId="78FD4EC4" w:rsidR="00D007EF" w:rsidRDefault="00D007EF" w:rsidP="00D007EF">
            <w:pPr>
              <w:widowControl w:val="0"/>
              <w:pBdr>
                <w:top w:val="nil"/>
                <w:left w:val="nil"/>
                <w:bottom w:val="nil"/>
                <w:right w:val="nil"/>
                <w:between w:val="nil"/>
              </w:pBdr>
            </w:pPr>
          </w:p>
        </w:tc>
      </w:tr>
    </w:tbl>
    <w:p w14:paraId="72374DE9" w14:textId="77777777" w:rsidR="00640E2C" w:rsidRPr="00640E2C" w:rsidRDefault="00640E2C" w:rsidP="00640E2C"/>
    <w:p w14:paraId="0501FAC2" w14:textId="6B8D85FB" w:rsidR="00A9749A" w:rsidRDefault="00A9749A" w:rsidP="00A9749A">
      <w:pPr>
        <w:pStyle w:val="Heading3"/>
        <w:rPr>
          <w:lang w:val="en-US"/>
        </w:rPr>
      </w:pPr>
      <w:r>
        <w:lastRenderedPageBreak/>
        <w:t>Concept/Skill: U</w:t>
      </w:r>
      <w:r w:rsidR="00DA0E5F">
        <w:t>se</w:t>
      </w:r>
      <w:r>
        <w:t xml:space="preserve"> terminology </w:t>
      </w:r>
      <w:r w:rsidR="00DA0E5F">
        <w:t xml:space="preserve">related to </w:t>
      </w:r>
      <w:r>
        <w:t>expressions precisely.</w:t>
      </w:r>
    </w:p>
    <w:p w14:paraId="6AD71361" w14:textId="4944F247" w:rsidR="008336F7" w:rsidRPr="00913543" w:rsidRDefault="008336F7" w:rsidP="00913543"/>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00814D85"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BA3670" w14:textId="58EF926F" w:rsidR="00B34128" w:rsidRPr="00B34128" w:rsidRDefault="00B34128" w:rsidP="00C60B1B">
            <w:pPr>
              <w:jc w:val="center"/>
              <w:rPr>
                <w:b/>
                <w:bCs/>
              </w:rPr>
            </w:pPr>
            <w:r w:rsidRPr="0067092A">
              <w:rPr>
                <w:b/>
                <w:bC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89F33FA" w14:textId="2B83ADEE" w:rsidR="00605985" w:rsidRPr="00682DE4" w:rsidRDefault="00C83EAB">
            <w:r w:rsidRPr="00682DE4">
              <w:rPr>
                <w:rFonts w:ascii="Aptos" w:eastAsia="Aptos" w:hAnsi="Aptos" w:cs="Aptos"/>
                <w:b/>
                <w:bCs/>
              </w:rPr>
              <w:t xml:space="preserve">Define and Use Language Precisely: </w:t>
            </w:r>
            <w:r w:rsidRPr="00682DE4">
              <w:t>Understand important terminology around expressions. Extend previously used language with numerical expressions.</w:t>
            </w:r>
          </w:p>
        </w:tc>
      </w:tr>
      <w:tr w:rsidR="00B34128" w14:paraId="79454B35"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9F2F38B" w14:textId="1475AA8B" w:rsidR="00B34128" w:rsidRPr="00B34128" w:rsidRDefault="00B34128" w:rsidP="00C60B1B">
            <w:pPr>
              <w:jc w:val="center"/>
              <w:rPr>
                <w:b/>
                <w:bCs/>
              </w:rPr>
            </w:pPr>
            <w:r w:rsidRPr="0067092A">
              <w:rPr>
                <w:b/>
                <w:bC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4A71ABDC" w14:textId="277AB7DD" w:rsidR="00605985" w:rsidRPr="00682DE4" w:rsidRDefault="00605985"/>
        </w:tc>
      </w:tr>
      <w:tr w:rsidR="006C3A3F" w14:paraId="5CB9D85D" w14:textId="69BA267B" w:rsidTr="00EB508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59" w14:textId="454D60F3" w:rsidR="006C3A3F" w:rsidRPr="0067092A" w:rsidRDefault="006C3A3F" w:rsidP="006C3A3F">
            <w:pPr>
              <w:jc w:val="center"/>
              <w:rPr>
                <w:b/>
              </w:rPr>
            </w:pPr>
            <w:r>
              <w:rPr>
                <w:b/>
              </w:rPr>
              <w:t>Knowledge Graph Node</w:t>
            </w:r>
          </w:p>
        </w:tc>
        <w:tc>
          <w:tcPr>
            <w:tcW w:w="4032" w:type="dxa"/>
            <w:shd w:val="clear" w:color="auto" w:fill="D6E3BC" w:themeFill="accent3" w:themeFillTint="66"/>
            <w:tcMar>
              <w:top w:w="100" w:type="dxa"/>
              <w:left w:w="100" w:type="dxa"/>
              <w:bottom w:w="100" w:type="dxa"/>
              <w:right w:w="100" w:type="dxa"/>
            </w:tcMar>
          </w:tcPr>
          <w:p w14:paraId="5CB9D85A" w14:textId="2D4D2827" w:rsidR="006C3A3F" w:rsidRDefault="006C3A3F" w:rsidP="00EB5082">
            <w:pPr>
              <w:widowControl w:val="0"/>
              <w:pBdr>
                <w:top w:val="nil"/>
                <w:left w:val="nil"/>
                <w:bottom w:val="nil"/>
                <w:right w:val="nil"/>
                <w:between w:val="nil"/>
              </w:pBdr>
              <w:shd w:val="clear" w:color="auto" w:fill="D6E3BC" w:themeFill="accent3" w:themeFillTint="66"/>
            </w:pPr>
            <w:r w:rsidRPr="44FA64C8">
              <w:t>Identify</w:t>
            </w:r>
            <w:r w:rsidR="00C70F6B">
              <w:t xml:space="preserve"> the</w:t>
            </w:r>
            <w:r w:rsidRPr="44FA64C8">
              <w:t xml:space="preserve"> parts of an </w:t>
            </w:r>
            <w:r w:rsidR="008E62C4">
              <w:t xml:space="preserve">expression </w:t>
            </w:r>
            <w:r w:rsidR="00C70F6B">
              <w:t xml:space="preserve">by </w:t>
            </w:r>
            <w:r w:rsidRPr="44FA64C8">
              <w:t>using mathematical term</w:t>
            </w:r>
            <w:r w:rsidR="00C70F6B">
              <w:t>inology</w:t>
            </w:r>
            <w:r w:rsidRPr="44FA64C8">
              <w:t>.</w:t>
            </w:r>
          </w:p>
        </w:tc>
        <w:tc>
          <w:tcPr>
            <w:tcW w:w="4032" w:type="dxa"/>
            <w:shd w:val="clear" w:color="auto" w:fill="C6D9F1" w:themeFill="text2" w:themeFillTint="33"/>
            <w:tcMar>
              <w:top w:w="100" w:type="dxa"/>
              <w:left w:w="100" w:type="dxa"/>
              <w:bottom w:w="100" w:type="dxa"/>
              <w:right w:w="100" w:type="dxa"/>
            </w:tcMar>
          </w:tcPr>
          <w:p w14:paraId="67DCCA63" w14:textId="348404CE" w:rsidR="006C3A3F" w:rsidRDefault="006C3A3F" w:rsidP="006C3A3F">
            <w:pPr>
              <w:widowControl w:val="0"/>
              <w:pBdr>
                <w:top w:val="nil"/>
                <w:left w:val="nil"/>
                <w:bottom w:val="nil"/>
                <w:right w:val="nil"/>
                <w:between w:val="nil"/>
              </w:pBdr>
            </w:pPr>
            <w:r>
              <w:t>Describe a</w:t>
            </w:r>
            <w:r w:rsidR="00354173">
              <w:t xml:space="preserve"> give</w:t>
            </w:r>
            <w:r>
              <w:t>n expression</w:t>
            </w:r>
            <w:r w:rsidR="001E2940">
              <w:t xml:space="preserve"> </w:t>
            </w:r>
            <w:r>
              <w:t>in words.</w:t>
            </w:r>
          </w:p>
          <w:p w14:paraId="5CB9D85B" w14:textId="68B2E2B4" w:rsidR="006B2B9E" w:rsidRDefault="006B2B9E" w:rsidP="006C3A3F">
            <w:pPr>
              <w:widowControl w:val="0"/>
              <w:pBdr>
                <w:top w:val="nil"/>
                <w:left w:val="nil"/>
                <w:bottom w:val="nil"/>
                <w:right w:val="nil"/>
                <w:between w:val="nil"/>
              </w:pBdr>
            </w:pPr>
          </w:p>
        </w:tc>
        <w:tc>
          <w:tcPr>
            <w:tcW w:w="4032" w:type="dxa"/>
            <w:tcBorders>
              <w:right w:val="single" w:sz="4" w:space="0" w:color="auto"/>
            </w:tcBorders>
            <w:shd w:val="clear" w:color="auto" w:fill="C6D9F1" w:themeFill="text2" w:themeFillTint="33"/>
            <w:tcMar>
              <w:top w:w="100" w:type="dxa"/>
              <w:left w:w="100" w:type="dxa"/>
              <w:bottom w:w="100" w:type="dxa"/>
              <w:right w:w="100" w:type="dxa"/>
            </w:tcMar>
          </w:tcPr>
          <w:p w14:paraId="4F76646E" w14:textId="69F493B1" w:rsidR="006C3A3F" w:rsidRDefault="00F63098" w:rsidP="006C3A3F">
            <w:r w:rsidRPr="44FA64C8">
              <w:t>W</w:t>
            </w:r>
            <w:r w:rsidR="006C3A3F" w:rsidRPr="44FA64C8">
              <w:t xml:space="preserve">rite an </w:t>
            </w:r>
            <w:r w:rsidR="007A73C3" w:rsidRPr="44FA64C8">
              <w:t xml:space="preserve">expression </w:t>
            </w:r>
            <w:r w:rsidR="00354173">
              <w:t xml:space="preserve">with </w:t>
            </w:r>
            <w:r w:rsidR="00E71C30" w:rsidRPr="44FA64C8">
              <w:t>variables represent</w:t>
            </w:r>
            <w:r w:rsidR="00F204D0">
              <w:t>ing</w:t>
            </w:r>
            <w:r w:rsidR="00E71C30" w:rsidRPr="44FA64C8">
              <w:t xml:space="preserve"> unknown numbers</w:t>
            </w:r>
            <w:r w:rsidR="00F204D0">
              <w:t xml:space="preserve"> for a</w:t>
            </w:r>
            <w:r w:rsidR="00E71C30" w:rsidRPr="44FA64C8">
              <w:t xml:space="preserve"> </w:t>
            </w:r>
            <w:r w:rsidR="006C3A3F" w:rsidRPr="44FA64C8">
              <w:t xml:space="preserve">given description of the </w:t>
            </w:r>
            <w:r w:rsidR="007A73C3" w:rsidRPr="44FA64C8">
              <w:t>expression</w:t>
            </w:r>
            <w:r w:rsidRPr="44FA64C8">
              <w:t>.</w:t>
            </w:r>
          </w:p>
        </w:tc>
        <w:tc>
          <w:tcPr>
            <w:tcW w:w="403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BF7B20C" w14:textId="3F96088F" w:rsidR="006C3A3F" w:rsidRDefault="00B109A5" w:rsidP="006C3A3F">
            <w:r w:rsidRPr="44FA64C8">
              <w:t>W</w:t>
            </w:r>
            <w:r w:rsidR="006C3A3F" w:rsidRPr="44FA64C8">
              <w:t xml:space="preserve">rite </w:t>
            </w:r>
            <w:r w:rsidR="007A73C3" w:rsidRPr="44FA64C8">
              <w:t xml:space="preserve">an expression </w:t>
            </w:r>
            <w:r w:rsidR="00F11A33">
              <w:t>with variables</w:t>
            </w:r>
            <w:r w:rsidR="00C70F6B">
              <w:t xml:space="preserve"> representing unknown numbers </w:t>
            </w:r>
            <w:r w:rsidR="006168A4" w:rsidRPr="44FA64C8">
              <w:t>to model a real-world or mathematical situation</w:t>
            </w:r>
            <w:r w:rsidR="006C3A3F" w:rsidRPr="44FA64C8">
              <w:t xml:space="preserve">. </w:t>
            </w:r>
          </w:p>
        </w:tc>
        <w:tc>
          <w:tcPr>
            <w:tcW w:w="4032" w:type="dxa"/>
            <w:tcBorders>
              <w:top w:val="single" w:sz="4" w:space="0" w:color="auto"/>
              <w:left w:val="single" w:sz="4" w:space="0" w:color="auto"/>
              <w:bottom w:val="nil"/>
              <w:right w:val="nil"/>
            </w:tcBorders>
          </w:tcPr>
          <w:p w14:paraId="387620EB" w14:textId="790CCF14" w:rsidR="006C3A3F" w:rsidRDefault="006C3A3F" w:rsidP="006C3A3F"/>
        </w:tc>
        <w:tc>
          <w:tcPr>
            <w:tcW w:w="4032" w:type="dxa"/>
            <w:tcBorders>
              <w:top w:val="single" w:sz="4" w:space="0" w:color="auto"/>
              <w:left w:val="nil"/>
              <w:bottom w:val="nil"/>
              <w:right w:val="nil"/>
            </w:tcBorders>
          </w:tcPr>
          <w:p w14:paraId="26D9B7CE" w14:textId="77777777" w:rsidR="006C3A3F" w:rsidRDefault="006C3A3F" w:rsidP="006C3A3F"/>
        </w:tc>
        <w:tc>
          <w:tcPr>
            <w:tcW w:w="4032" w:type="dxa"/>
            <w:gridSpan w:val="2"/>
            <w:tcBorders>
              <w:top w:val="single" w:sz="4" w:space="0" w:color="auto"/>
              <w:left w:val="nil"/>
              <w:bottom w:val="nil"/>
              <w:right w:val="nil"/>
            </w:tcBorders>
          </w:tcPr>
          <w:p w14:paraId="096D2AE9" w14:textId="77777777" w:rsidR="006C3A3F" w:rsidRDefault="006C3A3F" w:rsidP="006C3A3F"/>
        </w:tc>
      </w:tr>
      <w:tr w:rsidR="006C3A3F" w14:paraId="5CB9D863" w14:textId="4187E961"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C13F4A7" w14:textId="37BAC09C" w:rsidR="006C3A3F" w:rsidRDefault="006C3A3F" w:rsidP="006C3A3F">
            <w:pPr>
              <w:jc w:val="center"/>
            </w:pPr>
            <w:r w:rsidRPr="001615BA">
              <w:rPr>
                <w:b/>
              </w:rPr>
              <w:t>Terminology</w:t>
            </w:r>
          </w:p>
        </w:tc>
        <w:tc>
          <w:tcPr>
            <w:tcW w:w="4032" w:type="dxa"/>
            <w:tcMar>
              <w:top w:w="100" w:type="dxa"/>
              <w:left w:w="100" w:type="dxa"/>
              <w:bottom w:w="100" w:type="dxa"/>
              <w:right w:w="100" w:type="dxa"/>
            </w:tcMar>
          </w:tcPr>
          <w:p w14:paraId="48D78001" w14:textId="77777777" w:rsidR="008A78F2" w:rsidRPr="00682DE4" w:rsidRDefault="008A78F2" w:rsidP="008A78F2">
            <w:r w:rsidRPr="44FA64C8">
              <w:rPr>
                <w:b/>
              </w:rPr>
              <w:t>variable</w:t>
            </w:r>
            <w:r w:rsidRPr="44FA64C8">
              <w:t xml:space="preserve"> — a letter that represents a number</w:t>
            </w:r>
          </w:p>
          <w:p w14:paraId="4B7549FF" w14:textId="77777777" w:rsidR="006C3A3F" w:rsidRDefault="008A78F2" w:rsidP="006C3A3F">
            <w:r w:rsidRPr="00682DE4">
              <w:rPr>
                <w:b/>
                <w:bCs/>
              </w:rPr>
              <w:t>term / coefficient</w:t>
            </w:r>
            <w:r w:rsidRPr="00682DE4">
              <w:t xml:space="preserve"> — in a sum, each addend is a </w:t>
            </w:r>
            <w:r w:rsidRPr="00682DE4">
              <w:rPr>
                <w:i/>
                <w:iCs/>
              </w:rPr>
              <w:t>term</w:t>
            </w:r>
            <w:r w:rsidRPr="00682DE4">
              <w:t xml:space="preserve">; in a product like </w:t>
            </w:r>
            <m:oMath>
              <m:r>
                <w:rPr>
                  <w:rFonts w:ascii="Cambria Math" w:hAnsi="Cambria Math"/>
                </w:rPr>
                <m:t>ax</m:t>
              </m:r>
            </m:oMath>
            <w:r w:rsidRPr="00682DE4">
              <w:t xml:space="preserve">, </w:t>
            </w:r>
            <m:oMath>
              <m:r>
                <w:rPr>
                  <w:rFonts w:ascii="Cambria Math" w:hAnsi="Cambria Math"/>
                </w:rPr>
                <m:t>a</m:t>
              </m:r>
            </m:oMath>
            <w:r w:rsidRPr="00682DE4">
              <w:rPr>
                <w:rFonts w:eastAsiaTheme="minorEastAsia"/>
              </w:rPr>
              <w:t xml:space="preserve"> </w:t>
            </w:r>
            <w:r w:rsidRPr="00682DE4">
              <w:t xml:space="preserve">is the </w:t>
            </w:r>
            <w:r w:rsidRPr="00682DE4">
              <w:rPr>
                <w:i/>
                <w:iCs/>
              </w:rPr>
              <w:t>coefficient</w:t>
            </w:r>
            <w:r w:rsidRPr="00682DE4">
              <w:t xml:space="preserve"> (numeric factor, not the variable).</w:t>
            </w:r>
          </w:p>
          <w:p w14:paraId="78587C6E" w14:textId="77777777" w:rsidR="007A73C3" w:rsidRDefault="00ED3599" w:rsidP="006C3A3F">
            <w:r w:rsidRPr="00682DE4">
              <w:rPr>
                <w:b/>
                <w:bCs/>
              </w:rPr>
              <w:t>domain</w:t>
            </w:r>
            <w:r w:rsidRPr="00682DE4">
              <w:t xml:space="preserve"> — the set from which values may be taken (declare it; operations must be defined there).</w:t>
            </w:r>
          </w:p>
          <w:p w14:paraId="2978CD8B" w14:textId="77777777" w:rsidR="002D1AC8" w:rsidRDefault="002D1AC8" w:rsidP="006C3A3F"/>
          <w:p w14:paraId="5CB9D860" w14:textId="0FDCF376" w:rsidR="002D1AC8" w:rsidRPr="001615BA" w:rsidRDefault="002D1AC8" w:rsidP="006C3A3F">
            <w:r>
              <w:t xml:space="preserve">In </w:t>
            </w:r>
            <w:bookmarkStart w:id="7" w:name="CCSS.Math.Content.6.EE.A.2.b"/>
            <w:r>
              <w:fldChar w:fldCharType="begin"/>
            </w:r>
            <w:r>
              <w:instrText>HYPERLINK "https://www.thecorestandards.org/Math/Content/6/EE/A/2/b/"</w:instrText>
            </w:r>
            <w:r>
              <w:fldChar w:fldCharType="separate"/>
            </w:r>
            <w:r>
              <w:rPr>
                <w:rStyle w:val="Hyperlink"/>
              </w:rPr>
              <w:t>6.EE.A.2.b</w:t>
            </w:r>
            <w:r>
              <w:fldChar w:fldCharType="end"/>
            </w:r>
            <w:bookmarkEnd w:id="7"/>
            <w:r>
              <w:t xml:space="preserve">: </w:t>
            </w:r>
            <w:r>
              <w:t>sum, term, product, factor, quotient, coefficient</w:t>
            </w:r>
          </w:p>
        </w:tc>
        <w:tc>
          <w:tcPr>
            <w:tcW w:w="4032" w:type="dxa"/>
            <w:tcMar>
              <w:top w:w="100" w:type="dxa"/>
              <w:left w:w="100" w:type="dxa"/>
              <w:bottom w:w="100" w:type="dxa"/>
              <w:right w:w="100" w:type="dxa"/>
            </w:tcMar>
          </w:tcPr>
          <w:p w14:paraId="5CB9D861" w14:textId="0689795D" w:rsidR="006C3A3F" w:rsidRDefault="006C3A3F" w:rsidP="006C3A3F"/>
        </w:tc>
        <w:tc>
          <w:tcPr>
            <w:tcW w:w="4032" w:type="dxa"/>
            <w:tcBorders>
              <w:right w:val="single" w:sz="4" w:space="0" w:color="auto"/>
            </w:tcBorders>
            <w:tcMar>
              <w:top w:w="100" w:type="dxa"/>
              <w:left w:w="100" w:type="dxa"/>
              <w:bottom w:w="100" w:type="dxa"/>
              <w:right w:w="100" w:type="dxa"/>
            </w:tcMar>
          </w:tcPr>
          <w:p w14:paraId="5CB9D862" w14:textId="34A72625" w:rsidR="006C3A3F" w:rsidRDefault="006C3A3F" w:rsidP="006C3A3F"/>
        </w:tc>
        <w:tc>
          <w:tcPr>
            <w:tcW w:w="4032" w:type="dxa"/>
            <w:tcBorders>
              <w:top w:val="single" w:sz="4" w:space="0" w:color="auto"/>
              <w:left w:val="single" w:sz="4" w:space="0" w:color="auto"/>
              <w:bottom w:val="single" w:sz="4" w:space="0" w:color="auto"/>
              <w:right w:val="single" w:sz="4" w:space="0" w:color="auto"/>
            </w:tcBorders>
          </w:tcPr>
          <w:p w14:paraId="22225149" w14:textId="2B079251" w:rsidR="006C3A3F" w:rsidRDefault="006C3A3F" w:rsidP="006C3A3F">
            <w:pPr>
              <w:widowControl w:val="0"/>
              <w:pBdr>
                <w:top w:val="nil"/>
                <w:left w:val="nil"/>
                <w:bottom w:val="nil"/>
                <w:right w:val="nil"/>
                <w:between w:val="nil"/>
              </w:pBdr>
              <w:rPr>
                <w:color w:val="FF0000"/>
              </w:rPr>
            </w:pPr>
          </w:p>
        </w:tc>
        <w:tc>
          <w:tcPr>
            <w:tcW w:w="4032" w:type="dxa"/>
            <w:tcBorders>
              <w:top w:val="nil"/>
              <w:left w:val="single" w:sz="4" w:space="0" w:color="auto"/>
              <w:bottom w:val="nil"/>
              <w:right w:val="nil"/>
            </w:tcBorders>
          </w:tcPr>
          <w:p w14:paraId="796F466E" w14:textId="77777777" w:rsidR="006C3A3F" w:rsidRPr="7BD64134" w:rsidRDefault="006C3A3F" w:rsidP="006C3A3F">
            <w:pPr>
              <w:widowControl w:val="0"/>
              <w:pBdr>
                <w:top w:val="nil"/>
                <w:left w:val="nil"/>
                <w:bottom w:val="nil"/>
                <w:right w:val="nil"/>
                <w:between w:val="nil"/>
              </w:pBdr>
              <w:rPr>
                <w:color w:val="FF0000"/>
              </w:rPr>
            </w:pPr>
          </w:p>
        </w:tc>
        <w:tc>
          <w:tcPr>
            <w:tcW w:w="4032" w:type="dxa"/>
            <w:tcBorders>
              <w:top w:val="nil"/>
              <w:left w:val="nil"/>
              <w:bottom w:val="nil"/>
              <w:right w:val="nil"/>
            </w:tcBorders>
          </w:tcPr>
          <w:p w14:paraId="617BDA42" w14:textId="77777777" w:rsidR="006C3A3F" w:rsidRPr="7BD64134" w:rsidRDefault="006C3A3F" w:rsidP="006C3A3F">
            <w:pPr>
              <w:widowControl w:val="0"/>
              <w:pBdr>
                <w:top w:val="nil"/>
                <w:left w:val="nil"/>
                <w:bottom w:val="nil"/>
                <w:right w:val="nil"/>
                <w:between w:val="nil"/>
              </w:pBdr>
              <w:rPr>
                <w:color w:val="FF0000"/>
              </w:rPr>
            </w:pPr>
          </w:p>
        </w:tc>
        <w:tc>
          <w:tcPr>
            <w:tcW w:w="4032" w:type="dxa"/>
            <w:gridSpan w:val="2"/>
            <w:tcBorders>
              <w:top w:val="nil"/>
              <w:left w:val="nil"/>
              <w:bottom w:val="nil"/>
              <w:right w:val="nil"/>
            </w:tcBorders>
          </w:tcPr>
          <w:p w14:paraId="1611187D" w14:textId="77777777" w:rsidR="006C3A3F" w:rsidRPr="7BD64134" w:rsidRDefault="006C3A3F" w:rsidP="006C3A3F">
            <w:pPr>
              <w:widowControl w:val="0"/>
              <w:pBdr>
                <w:top w:val="nil"/>
                <w:left w:val="nil"/>
                <w:bottom w:val="nil"/>
                <w:right w:val="nil"/>
                <w:between w:val="nil"/>
              </w:pBdr>
              <w:rPr>
                <w:color w:val="FF0000"/>
              </w:rPr>
            </w:pPr>
          </w:p>
        </w:tc>
      </w:tr>
      <w:tr w:rsidR="006C3A3F" w14:paraId="5CB9D868" w14:textId="7D96A065"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4" w14:textId="3595D757" w:rsidR="006C3A3F" w:rsidRPr="0067092A" w:rsidRDefault="006C3A3F" w:rsidP="006C3A3F">
            <w:pPr>
              <w:jc w:val="center"/>
              <w:rPr>
                <w:b/>
              </w:rPr>
            </w:pPr>
            <w:r w:rsidRPr="0067092A">
              <w:rPr>
                <w:b/>
              </w:rPr>
              <w:t xml:space="preserve">Mathematical Models </w:t>
            </w:r>
          </w:p>
        </w:tc>
        <w:tc>
          <w:tcPr>
            <w:tcW w:w="4032" w:type="dxa"/>
            <w:tcMar>
              <w:top w:w="100" w:type="dxa"/>
              <w:left w:w="100" w:type="dxa"/>
              <w:bottom w:w="100" w:type="dxa"/>
              <w:right w:w="100" w:type="dxa"/>
            </w:tcMar>
          </w:tcPr>
          <w:p w14:paraId="5CB9D865" w14:textId="3A1A005D" w:rsidR="006C3A3F" w:rsidRDefault="006C3A3F" w:rsidP="006C3A3F">
            <w:pPr>
              <w:widowControl w:val="0"/>
              <w:pBdr>
                <w:top w:val="nil"/>
                <w:left w:val="nil"/>
                <w:bottom w:val="nil"/>
                <w:right w:val="nil"/>
                <w:between w:val="nil"/>
              </w:pBdr>
            </w:pPr>
          </w:p>
        </w:tc>
        <w:tc>
          <w:tcPr>
            <w:tcW w:w="4032" w:type="dxa"/>
            <w:tcMar>
              <w:top w:w="100" w:type="dxa"/>
              <w:left w:w="100" w:type="dxa"/>
              <w:bottom w:w="100" w:type="dxa"/>
              <w:right w:w="100" w:type="dxa"/>
            </w:tcMar>
          </w:tcPr>
          <w:p w14:paraId="5CB9D866" w14:textId="1EB35A3B" w:rsidR="006C3A3F" w:rsidRDefault="006C3A3F" w:rsidP="006C3A3F">
            <w:pPr>
              <w:widowControl w:val="0"/>
            </w:pPr>
          </w:p>
        </w:tc>
        <w:tc>
          <w:tcPr>
            <w:tcW w:w="4032" w:type="dxa"/>
            <w:tcBorders>
              <w:right w:val="single" w:sz="4" w:space="0" w:color="auto"/>
            </w:tcBorders>
            <w:tcMar>
              <w:top w:w="100" w:type="dxa"/>
              <w:left w:w="100" w:type="dxa"/>
              <w:bottom w:w="100" w:type="dxa"/>
              <w:right w:w="100" w:type="dxa"/>
            </w:tcMar>
          </w:tcPr>
          <w:p w14:paraId="5CB9D867" w14:textId="427CB4EF" w:rsidR="006C3A3F" w:rsidRDefault="006C3A3F" w:rsidP="006C3A3F">
            <w:pPr>
              <w:widowControl w:val="0"/>
            </w:pPr>
          </w:p>
        </w:tc>
        <w:tc>
          <w:tcPr>
            <w:tcW w:w="4032" w:type="dxa"/>
            <w:tcBorders>
              <w:top w:val="single" w:sz="4" w:space="0" w:color="auto"/>
              <w:left w:val="single" w:sz="4" w:space="0" w:color="auto"/>
              <w:bottom w:val="single" w:sz="4" w:space="0" w:color="auto"/>
              <w:right w:val="single" w:sz="4" w:space="0" w:color="auto"/>
            </w:tcBorders>
          </w:tcPr>
          <w:p w14:paraId="0AB36A88" w14:textId="2F7B0B6A" w:rsidR="006C3A3F" w:rsidRDefault="006C3A3F" w:rsidP="006C3A3F">
            <w:pPr>
              <w:widowControl w:val="0"/>
            </w:pPr>
          </w:p>
        </w:tc>
        <w:tc>
          <w:tcPr>
            <w:tcW w:w="4032" w:type="dxa"/>
            <w:tcBorders>
              <w:top w:val="nil"/>
              <w:left w:val="single" w:sz="4" w:space="0" w:color="auto"/>
              <w:bottom w:val="nil"/>
              <w:right w:val="nil"/>
            </w:tcBorders>
          </w:tcPr>
          <w:p w14:paraId="0AB1C442" w14:textId="77777777" w:rsidR="006C3A3F" w:rsidRDefault="006C3A3F" w:rsidP="006C3A3F">
            <w:pPr>
              <w:widowControl w:val="0"/>
            </w:pPr>
          </w:p>
        </w:tc>
        <w:tc>
          <w:tcPr>
            <w:tcW w:w="4032" w:type="dxa"/>
            <w:tcBorders>
              <w:top w:val="nil"/>
              <w:left w:val="nil"/>
              <w:bottom w:val="nil"/>
              <w:right w:val="nil"/>
            </w:tcBorders>
          </w:tcPr>
          <w:p w14:paraId="475DD668" w14:textId="77777777" w:rsidR="006C3A3F" w:rsidRDefault="006C3A3F" w:rsidP="006C3A3F">
            <w:pPr>
              <w:widowControl w:val="0"/>
            </w:pPr>
          </w:p>
        </w:tc>
        <w:tc>
          <w:tcPr>
            <w:tcW w:w="4032" w:type="dxa"/>
            <w:gridSpan w:val="2"/>
            <w:tcBorders>
              <w:top w:val="nil"/>
              <w:left w:val="nil"/>
              <w:bottom w:val="nil"/>
              <w:right w:val="nil"/>
            </w:tcBorders>
          </w:tcPr>
          <w:p w14:paraId="169430EA" w14:textId="77777777" w:rsidR="006C3A3F" w:rsidRDefault="006C3A3F" w:rsidP="006C3A3F">
            <w:pPr>
              <w:widowControl w:val="0"/>
            </w:pPr>
          </w:p>
        </w:tc>
      </w:tr>
      <w:tr w:rsidR="006C3A3F" w14:paraId="63073A44" w14:textId="77777777"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7E25816" w14:textId="09854ECD" w:rsidR="006C3A3F" w:rsidRPr="0067092A" w:rsidRDefault="006C3A3F" w:rsidP="006C3A3F">
            <w:pPr>
              <w:jc w:val="center"/>
              <w:rPr>
                <w:b/>
              </w:rPr>
            </w:pPr>
            <w:r w:rsidRPr="0067092A">
              <w:rPr>
                <w:b/>
              </w:rPr>
              <w:t>Strategies</w:t>
            </w:r>
          </w:p>
        </w:tc>
        <w:tc>
          <w:tcPr>
            <w:tcW w:w="4032" w:type="dxa"/>
            <w:tcMar>
              <w:top w:w="100" w:type="dxa"/>
              <w:left w:w="100" w:type="dxa"/>
              <w:bottom w:w="100" w:type="dxa"/>
              <w:right w:w="100" w:type="dxa"/>
            </w:tcMar>
          </w:tcPr>
          <w:p w14:paraId="215A391B" w14:textId="207142B0" w:rsidR="006C3A3F" w:rsidRDefault="00A949EB" w:rsidP="006C3A3F">
            <w:pPr>
              <w:widowControl w:val="0"/>
              <w:pBdr>
                <w:top w:val="nil"/>
                <w:left w:val="nil"/>
                <w:bottom w:val="nil"/>
                <w:right w:val="nil"/>
                <w:between w:val="nil"/>
              </w:pBdr>
            </w:pPr>
            <w:r w:rsidRPr="44FA64C8">
              <w:t>This is basically definition work. We need a standard language to talk about things.</w:t>
            </w:r>
          </w:p>
        </w:tc>
        <w:tc>
          <w:tcPr>
            <w:tcW w:w="4032" w:type="dxa"/>
            <w:tcMar>
              <w:top w:w="100" w:type="dxa"/>
              <w:left w:w="100" w:type="dxa"/>
              <w:bottom w:w="100" w:type="dxa"/>
              <w:right w:w="100" w:type="dxa"/>
            </w:tcMar>
          </w:tcPr>
          <w:p w14:paraId="1D4D96FB" w14:textId="77777777" w:rsidR="006C3A3F" w:rsidRDefault="006C3A3F" w:rsidP="006C3A3F">
            <w:pPr>
              <w:widowControl w:val="0"/>
            </w:pPr>
          </w:p>
        </w:tc>
        <w:tc>
          <w:tcPr>
            <w:tcW w:w="4032" w:type="dxa"/>
            <w:tcBorders>
              <w:right w:val="single" w:sz="4" w:space="0" w:color="auto"/>
            </w:tcBorders>
            <w:tcMar>
              <w:top w:w="100" w:type="dxa"/>
              <w:left w:w="100" w:type="dxa"/>
              <w:bottom w:w="100" w:type="dxa"/>
              <w:right w:w="100" w:type="dxa"/>
            </w:tcMar>
          </w:tcPr>
          <w:p w14:paraId="44A5CA50" w14:textId="77777777" w:rsidR="006C3A3F" w:rsidRDefault="006C3A3F" w:rsidP="006C3A3F">
            <w:pPr>
              <w:widowControl w:val="0"/>
            </w:pPr>
          </w:p>
        </w:tc>
        <w:tc>
          <w:tcPr>
            <w:tcW w:w="4032" w:type="dxa"/>
            <w:tcBorders>
              <w:top w:val="single" w:sz="4" w:space="0" w:color="auto"/>
              <w:left w:val="single" w:sz="4" w:space="0" w:color="auto"/>
              <w:bottom w:val="single" w:sz="4" w:space="0" w:color="auto"/>
              <w:right w:val="single" w:sz="4" w:space="0" w:color="auto"/>
            </w:tcBorders>
          </w:tcPr>
          <w:p w14:paraId="274F4292" w14:textId="77777777" w:rsidR="006C3A3F" w:rsidRDefault="006C3A3F" w:rsidP="006C3A3F">
            <w:pPr>
              <w:widowControl w:val="0"/>
            </w:pPr>
          </w:p>
        </w:tc>
        <w:tc>
          <w:tcPr>
            <w:tcW w:w="4032" w:type="dxa"/>
            <w:tcBorders>
              <w:top w:val="nil"/>
              <w:left w:val="single" w:sz="4" w:space="0" w:color="auto"/>
              <w:bottom w:val="nil"/>
              <w:right w:val="nil"/>
            </w:tcBorders>
          </w:tcPr>
          <w:p w14:paraId="26B996E9" w14:textId="77777777" w:rsidR="006C3A3F" w:rsidRDefault="006C3A3F" w:rsidP="006C3A3F">
            <w:pPr>
              <w:widowControl w:val="0"/>
            </w:pPr>
          </w:p>
        </w:tc>
        <w:tc>
          <w:tcPr>
            <w:tcW w:w="4032" w:type="dxa"/>
            <w:tcBorders>
              <w:top w:val="nil"/>
              <w:left w:val="nil"/>
              <w:bottom w:val="nil"/>
              <w:right w:val="nil"/>
            </w:tcBorders>
          </w:tcPr>
          <w:p w14:paraId="5F733868" w14:textId="77777777" w:rsidR="006C3A3F" w:rsidRDefault="006C3A3F" w:rsidP="006C3A3F">
            <w:pPr>
              <w:widowControl w:val="0"/>
            </w:pPr>
          </w:p>
        </w:tc>
        <w:tc>
          <w:tcPr>
            <w:tcW w:w="4032" w:type="dxa"/>
            <w:gridSpan w:val="2"/>
            <w:tcBorders>
              <w:top w:val="nil"/>
              <w:left w:val="nil"/>
              <w:bottom w:val="nil"/>
              <w:right w:val="nil"/>
            </w:tcBorders>
          </w:tcPr>
          <w:p w14:paraId="38DF2124" w14:textId="77777777" w:rsidR="006C3A3F" w:rsidRDefault="006C3A3F" w:rsidP="006C3A3F">
            <w:pPr>
              <w:widowControl w:val="0"/>
            </w:pPr>
          </w:p>
        </w:tc>
      </w:tr>
      <w:tr w:rsidR="00564933" w14:paraId="5CB9D86D" w14:textId="50CFAB4C"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9" w14:textId="4E1173E6" w:rsidR="00564933" w:rsidRPr="002347B9" w:rsidRDefault="00564933" w:rsidP="00564933">
            <w:pPr>
              <w:jc w:val="center"/>
              <w:rPr>
                <w:b/>
              </w:rPr>
            </w:pPr>
            <w:r w:rsidRPr="0067092A">
              <w:rPr>
                <w:b/>
              </w:rPr>
              <w:t>Specifications</w:t>
            </w:r>
          </w:p>
        </w:tc>
        <w:tc>
          <w:tcPr>
            <w:tcW w:w="4032" w:type="dxa"/>
            <w:tcMar>
              <w:top w:w="100" w:type="dxa"/>
              <w:left w:w="100" w:type="dxa"/>
              <w:bottom w:w="100" w:type="dxa"/>
              <w:right w:w="100" w:type="dxa"/>
            </w:tcMar>
          </w:tcPr>
          <w:p w14:paraId="58F0425F" w14:textId="77777777" w:rsidR="00564933" w:rsidRDefault="00564933" w:rsidP="00564933">
            <w:pPr>
              <w:widowControl w:val="0"/>
              <w:pBdr>
                <w:top w:val="nil"/>
                <w:left w:val="nil"/>
                <w:bottom w:val="nil"/>
                <w:right w:val="nil"/>
                <w:between w:val="nil"/>
              </w:pBdr>
            </w:pPr>
            <w:r w:rsidRPr="00681483">
              <w:t>Consider prior concepts learned (such as exponents) and grade level when making number choices (whole numbers, nonnegative rational numbers, integers, rational numbers)</w:t>
            </w:r>
          </w:p>
          <w:p w14:paraId="4C5995BC" w14:textId="77777777" w:rsidR="002D1AC8" w:rsidRDefault="002D1AC8" w:rsidP="00564933">
            <w:pPr>
              <w:widowControl w:val="0"/>
              <w:pBdr>
                <w:top w:val="nil"/>
                <w:left w:val="nil"/>
                <w:bottom w:val="nil"/>
                <w:right w:val="nil"/>
                <w:between w:val="nil"/>
              </w:pBdr>
            </w:pPr>
          </w:p>
          <w:p w14:paraId="5CB9D86A" w14:textId="4395EC46" w:rsidR="002D1AC8" w:rsidRDefault="002D1AC8" w:rsidP="00564933">
            <w:pPr>
              <w:widowControl w:val="0"/>
              <w:pBdr>
                <w:top w:val="nil"/>
                <w:left w:val="nil"/>
                <w:bottom w:val="nil"/>
                <w:right w:val="nil"/>
                <w:between w:val="nil"/>
              </w:pBdr>
            </w:pPr>
            <w:r>
              <w:t xml:space="preserve">Be sure to give adequate attention to this part of </w:t>
            </w:r>
            <w:hyperlink r:id="rId11" w:history="1">
              <w:r>
                <w:rPr>
                  <w:rStyle w:val="Hyperlink"/>
                </w:rPr>
                <w:t>6.EE.A.2.b</w:t>
              </w:r>
            </w:hyperlink>
            <w:r>
              <w:t>: “</w:t>
            </w:r>
            <w:r>
              <w:t xml:space="preserve">view one or more parts of an expression as a single entity. </w:t>
            </w:r>
            <w:r>
              <w:rPr>
                <w:i/>
                <w:iCs/>
              </w:rPr>
              <w:t>For example, describe the expression 2 (8 + 7) as a product of two factors; view (8 + 7) as both a single entity and a sum of two terms</w:t>
            </w:r>
            <w:r>
              <w:t>.</w:t>
            </w:r>
            <w:r>
              <w:t>”</w:t>
            </w:r>
          </w:p>
        </w:tc>
        <w:tc>
          <w:tcPr>
            <w:tcW w:w="4032" w:type="dxa"/>
            <w:tcMar>
              <w:top w:w="100" w:type="dxa"/>
              <w:left w:w="100" w:type="dxa"/>
              <w:bottom w:w="100" w:type="dxa"/>
              <w:right w:w="100" w:type="dxa"/>
            </w:tcMar>
          </w:tcPr>
          <w:p w14:paraId="5CB9D86B" w14:textId="14CC7EB4" w:rsidR="00564933" w:rsidRDefault="00564933" w:rsidP="00564933">
            <w:pPr>
              <w:widowControl w:val="0"/>
              <w:pBdr>
                <w:top w:val="nil"/>
                <w:left w:val="nil"/>
                <w:bottom w:val="nil"/>
                <w:right w:val="nil"/>
                <w:between w:val="nil"/>
              </w:pBdr>
            </w:pPr>
            <w:r w:rsidRPr="00681483">
              <w:t>Consider prior concepts learned (such as exponents) and grade level when making number choices (whole numbers, nonnegative rational numbers, integers, rational numbers)</w:t>
            </w:r>
          </w:p>
        </w:tc>
        <w:tc>
          <w:tcPr>
            <w:tcW w:w="4032" w:type="dxa"/>
            <w:tcBorders>
              <w:right w:val="single" w:sz="4" w:space="0" w:color="auto"/>
            </w:tcBorders>
            <w:tcMar>
              <w:top w:w="100" w:type="dxa"/>
              <w:left w:w="100" w:type="dxa"/>
              <w:bottom w:w="100" w:type="dxa"/>
              <w:right w:w="100" w:type="dxa"/>
            </w:tcMar>
          </w:tcPr>
          <w:p w14:paraId="5CB9D86C" w14:textId="2A5E6FB6" w:rsidR="00564933" w:rsidRDefault="00564933" w:rsidP="00564933">
            <w:pPr>
              <w:widowControl w:val="0"/>
              <w:pBdr>
                <w:top w:val="nil"/>
                <w:left w:val="nil"/>
                <w:bottom w:val="nil"/>
                <w:right w:val="nil"/>
                <w:between w:val="nil"/>
              </w:pBdr>
            </w:pPr>
            <w:r w:rsidRPr="00681483">
              <w:t>Consider prior concepts learned (such as exponents) and grade level when making number choices (whole numbers, nonnegative rational numbers, integers, rational numbers)</w:t>
            </w:r>
          </w:p>
        </w:tc>
        <w:tc>
          <w:tcPr>
            <w:tcW w:w="4032" w:type="dxa"/>
            <w:tcBorders>
              <w:top w:val="single" w:sz="4" w:space="0" w:color="auto"/>
              <w:left w:val="single" w:sz="4" w:space="0" w:color="auto"/>
              <w:bottom w:val="single" w:sz="4" w:space="0" w:color="auto"/>
              <w:right w:val="single" w:sz="4" w:space="0" w:color="auto"/>
            </w:tcBorders>
          </w:tcPr>
          <w:p w14:paraId="5111B05C" w14:textId="3926A1CF" w:rsidR="00564933" w:rsidRDefault="00564933" w:rsidP="00564933">
            <w:pPr>
              <w:widowControl w:val="0"/>
              <w:pBdr>
                <w:top w:val="nil"/>
                <w:left w:val="nil"/>
                <w:bottom w:val="nil"/>
                <w:right w:val="nil"/>
                <w:between w:val="nil"/>
              </w:pBdr>
            </w:pPr>
            <w:r w:rsidRPr="00681483">
              <w:t>Consider prior concepts learned (such as exponents) and grade level when making number choices (whole numbers, nonnegative rational numbers, integers, rational numbers)</w:t>
            </w:r>
          </w:p>
        </w:tc>
        <w:tc>
          <w:tcPr>
            <w:tcW w:w="4032" w:type="dxa"/>
            <w:tcBorders>
              <w:top w:val="nil"/>
              <w:left w:val="single" w:sz="4" w:space="0" w:color="auto"/>
              <w:bottom w:val="nil"/>
              <w:right w:val="nil"/>
            </w:tcBorders>
          </w:tcPr>
          <w:p w14:paraId="3192968B" w14:textId="77777777" w:rsidR="00564933" w:rsidRDefault="00564933" w:rsidP="00564933">
            <w:pPr>
              <w:widowControl w:val="0"/>
              <w:pBdr>
                <w:top w:val="nil"/>
                <w:left w:val="nil"/>
                <w:bottom w:val="nil"/>
                <w:right w:val="nil"/>
                <w:between w:val="nil"/>
              </w:pBdr>
            </w:pPr>
          </w:p>
        </w:tc>
        <w:tc>
          <w:tcPr>
            <w:tcW w:w="4032" w:type="dxa"/>
            <w:tcBorders>
              <w:top w:val="nil"/>
              <w:left w:val="nil"/>
              <w:bottom w:val="nil"/>
              <w:right w:val="nil"/>
            </w:tcBorders>
          </w:tcPr>
          <w:p w14:paraId="3346500D" w14:textId="77777777" w:rsidR="00564933" w:rsidRDefault="00564933" w:rsidP="00564933">
            <w:pPr>
              <w:widowControl w:val="0"/>
              <w:pBdr>
                <w:top w:val="nil"/>
                <w:left w:val="nil"/>
                <w:bottom w:val="nil"/>
                <w:right w:val="nil"/>
                <w:between w:val="nil"/>
              </w:pBdr>
            </w:pPr>
          </w:p>
        </w:tc>
        <w:tc>
          <w:tcPr>
            <w:tcW w:w="4032" w:type="dxa"/>
            <w:gridSpan w:val="2"/>
            <w:tcBorders>
              <w:top w:val="nil"/>
              <w:left w:val="nil"/>
              <w:bottom w:val="nil"/>
              <w:right w:val="nil"/>
            </w:tcBorders>
          </w:tcPr>
          <w:p w14:paraId="49EB764C" w14:textId="77777777" w:rsidR="00564933" w:rsidRDefault="00564933" w:rsidP="00564933">
            <w:pPr>
              <w:widowControl w:val="0"/>
              <w:pBdr>
                <w:top w:val="nil"/>
                <w:left w:val="nil"/>
                <w:bottom w:val="nil"/>
                <w:right w:val="nil"/>
                <w:between w:val="nil"/>
              </w:pBdr>
            </w:pPr>
          </w:p>
        </w:tc>
      </w:tr>
      <w:tr w:rsidR="006C3A3F" w14:paraId="5CB9D875" w14:textId="30A0F7CD"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E" w14:textId="68FAEAE8" w:rsidR="006C3A3F" w:rsidRPr="0067092A" w:rsidRDefault="006C3A3F" w:rsidP="006C3A3F">
            <w:pPr>
              <w:jc w:val="center"/>
              <w:rPr>
                <w:b/>
              </w:rPr>
            </w:pPr>
            <w:r w:rsidRPr="0067092A">
              <w:rPr>
                <w:b/>
              </w:rPr>
              <w:t>Leaves to Include</w:t>
            </w:r>
          </w:p>
        </w:tc>
        <w:tc>
          <w:tcPr>
            <w:tcW w:w="4032" w:type="dxa"/>
            <w:tcMar>
              <w:top w:w="100" w:type="dxa"/>
              <w:left w:w="100" w:type="dxa"/>
              <w:bottom w:w="100" w:type="dxa"/>
              <w:right w:w="100" w:type="dxa"/>
            </w:tcMar>
          </w:tcPr>
          <w:p w14:paraId="5CB9D870" w14:textId="2B791903" w:rsidR="006C3A3F" w:rsidRDefault="006C3A3F" w:rsidP="006C3A3F">
            <w:pPr>
              <w:widowControl w:val="0"/>
              <w:pBdr>
                <w:top w:val="nil"/>
                <w:left w:val="nil"/>
                <w:bottom w:val="nil"/>
                <w:right w:val="nil"/>
                <w:between w:val="nil"/>
              </w:pBdr>
            </w:pPr>
          </w:p>
        </w:tc>
        <w:tc>
          <w:tcPr>
            <w:tcW w:w="4032" w:type="dxa"/>
            <w:tcMar>
              <w:top w:w="100" w:type="dxa"/>
              <w:left w:w="100" w:type="dxa"/>
              <w:bottom w:w="100" w:type="dxa"/>
              <w:right w:w="100" w:type="dxa"/>
            </w:tcMar>
          </w:tcPr>
          <w:p w14:paraId="5CB9D872" w14:textId="3A500914" w:rsidR="006C3A3F" w:rsidRDefault="006C3A3F" w:rsidP="006C3A3F">
            <w:pPr>
              <w:widowControl w:val="0"/>
            </w:pPr>
          </w:p>
        </w:tc>
        <w:tc>
          <w:tcPr>
            <w:tcW w:w="4032" w:type="dxa"/>
            <w:tcBorders>
              <w:right w:val="single" w:sz="4" w:space="0" w:color="auto"/>
            </w:tcBorders>
            <w:tcMar>
              <w:top w:w="100" w:type="dxa"/>
              <w:left w:w="100" w:type="dxa"/>
              <w:bottom w:w="100" w:type="dxa"/>
              <w:right w:w="100" w:type="dxa"/>
            </w:tcMar>
          </w:tcPr>
          <w:p w14:paraId="5CB9D874" w14:textId="586874A7" w:rsidR="006C3A3F" w:rsidRDefault="006C3A3F" w:rsidP="006C3A3F">
            <w:pPr>
              <w:widowControl w:val="0"/>
            </w:pPr>
          </w:p>
        </w:tc>
        <w:tc>
          <w:tcPr>
            <w:tcW w:w="4032" w:type="dxa"/>
            <w:tcBorders>
              <w:top w:val="single" w:sz="4" w:space="0" w:color="auto"/>
              <w:left w:val="single" w:sz="4" w:space="0" w:color="auto"/>
              <w:bottom w:val="single" w:sz="4" w:space="0" w:color="auto"/>
              <w:right w:val="single" w:sz="4" w:space="0" w:color="auto"/>
            </w:tcBorders>
          </w:tcPr>
          <w:p w14:paraId="6E9279F5" w14:textId="77777777" w:rsidR="006C3A3F" w:rsidRDefault="006C3A3F" w:rsidP="006C3A3F">
            <w:pPr>
              <w:widowControl w:val="0"/>
            </w:pPr>
          </w:p>
        </w:tc>
        <w:tc>
          <w:tcPr>
            <w:tcW w:w="4032" w:type="dxa"/>
            <w:tcBorders>
              <w:top w:val="nil"/>
              <w:left w:val="single" w:sz="4" w:space="0" w:color="auto"/>
              <w:bottom w:val="nil"/>
              <w:right w:val="nil"/>
            </w:tcBorders>
          </w:tcPr>
          <w:p w14:paraId="0AB42816" w14:textId="77777777" w:rsidR="006C3A3F" w:rsidRDefault="006C3A3F" w:rsidP="006C3A3F">
            <w:pPr>
              <w:widowControl w:val="0"/>
            </w:pPr>
          </w:p>
        </w:tc>
        <w:tc>
          <w:tcPr>
            <w:tcW w:w="4032" w:type="dxa"/>
            <w:tcBorders>
              <w:top w:val="nil"/>
              <w:left w:val="nil"/>
              <w:bottom w:val="nil"/>
              <w:right w:val="nil"/>
            </w:tcBorders>
          </w:tcPr>
          <w:p w14:paraId="4A9E09A9" w14:textId="77777777" w:rsidR="006C3A3F" w:rsidRDefault="006C3A3F" w:rsidP="006C3A3F">
            <w:pPr>
              <w:widowControl w:val="0"/>
            </w:pPr>
          </w:p>
        </w:tc>
        <w:tc>
          <w:tcPr>
            <w:tcW w:w="4032" w:type="dxa"/>
            <w:gridSpan w:val="2"/>
            <w:tcBorders>
              <w:top w:val="nil"/>
              <w:left w:val="nil"/>
              <w:bottom w:val="nil"/>
              <w:right w:val="nil"/>
            </w:tcBorders>
          </w:tcPr>
          <w:p w14:paraId="2A4F4BF7" w14:textId="77777777" w:rsidR="006C3A3F" w:rsidRDefault="006C3A3F" w:rsidP="006C3A3F">
            <w:pPr>
              <w:widowControl w:val="0"/>
            </w:pPr>
          </w:p>
        </w:tc>
      </w:tr>
      <w:tr w:rsidR="006C3A3F" w14:paraId="058951E0" w14:textId="5BB29A83"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3DC29F6" w14:textId="77A8F0B9" w:rsidR="006C3A3F" w:rsidRPr="0067092A" w:rsidRDefault="006C3A3F" w:rsidP="006C3A3F">
            <w:pPr>
              <w:jc w:val="center"/>
              <w:rPr>
                <w:b/>
              </w:rPr>
            </w:pPr>
            <w:r w:rsidRPr="0067092A">
              <w:rPr>
                <w:b/>
              </w:rPr>
              <w:t>Considerations</w:t>
            </w:r>
          </w:p>
        </w:tc>
        <w:tc>
          <w:tcPr>
            <w:tcW w:w="4032" w:type="dxa"/>
            <w:tcMar>
              <w:top w:w="100" w:type="dxa"/>
              <w:left w:w="100" w:type="dxa"/>
              <w:bottom w:w="100" w:type="dxa"/>
              <w:right w:w="100" w:type="dxa"/>
            </w:tcMar>
          </w:tcPr>
          <w:p w14:paraId="294C7C9B" w14:textId="77777777" w:rsidR="006C3A3F" w:rsidRPr="00682DE4" w:rsidRDefault="006C3A3F" w:rsidP="00280BA7">
            <w:pPr>
              <w:pStyle w:val="ListParagraph"/>
              <w:numPr>
                <w:ilvl w:val="0"/>
                <w:numId w:val="6"/>
              </w:numPr>
              <w:spacing w:line="278" w:lineRule="auto"/>
            </w:pPr>
            <w:r w:rsidRPr="00682DE4">
              <w:t xml:space="preserve">This is a skill that will be weaved throughout the other skills. Precise </w:t>
            </w:r>
            <w:r w:rsidRPr="00682DE4">
              <w:lastRenderedPageBreak/>
              <w:t xml:space="preserve">language is essential for building understanding. </w:t>
            </w:r>
          </w:p>
          <w:p w14:paraId="76550518" w14:textId="77777777" w:rsidR="006C3A3F" w:rsidRPr="00682DE4" w:rsidRDefault="006C3A3F" w:rsidP="00280BA7">
            <w:pPr>
              <w:pStyle w:val="ListParagraph"/>
              <w:numPr>
                <w:ilvl w:val="0"/>
                <w:numId w:val="6"/>
              </w:numPr>
              <w:spacing w:line="278" w:lineRule="auto"/>
            </w:pPr>
            <w:r w:rsidRPr="44FA64C8">
              <w:rPr>
                <w:lang w:val="en-US"/>
              </w:rPr>
              <w:t xml:space="preserve">Most of this will be familiar for numerical expressions. Extend definitions if necessary: </w:t>
            </w:r>
            <w:r w:rsidRPr="44FA64C8">
              <w:rPr>
                <w:rFonts w:ascii="Aptos" w:eastAsia="Aptos" w:hAnsi="Aptos" w:cs="Aptos"/>
                <w:lang w:val="en-US"/>
              </w:rPr>
              <w:t xml:space="preserve">(re)introduce each term </w:t>
            </w:r>
            <w:r w:rsidRPr="44FA64C8">
              <w:rPr>
                <w:lang w:val="en-US"/>
              </w:rPr>
              <w:t>precisely at point-of-need</w:t>
            </w:r>
            <w:r w:rsidRPr="44FA64C8">
              <w:rPr>
                <w:rFonts w:ascii="Aptos" w:eastAsia="Aptos" w:hAnsi="Aptos" w:cs="Aptos"/>
                <w:lang w:val="en-US"/>
              </w:rPr>
              <w:t>. They don’t (necessarily) need to be front-loaded:</w:t>
            </w:r>
            <w:r w:rsidRPr="44FA64C8">
              <w:rPr>
                <w:rStyle w:val="Strong"/>
                <w:lang w:val="en-US"/>
              </w:rPr>
              <w:t xml:space="preserve"> </w:t>
            </w:r>
            <w:r w:rsidRPr="44FA64C8">
              <w:rPr>
                <w:lang w:val="en-US"/>
              </w:rPr>
              <w:t xml:space="preserve">expression, variable, term, coefficient, identity. </w:t>
            </w:r>
          </w:p>
          <w:p w14:paraId="1042A294" w14:textId="4B142F33" w:rsidR="006C3A3F" w:rsidRDefault="006C3A3F" w:rsidP="00280BA7">
            <w:pPr>
              <w:pStyle w:val="ListParagraph"/>
              <w:numPr>
                <w:ilvl w:val="0"/>
                <w:numId w:val="6"/>
              </w:numPr>
              <w:spacing w:line="278" w:lineRule="auto"/>
            </w:pPr>
            <w:r w:rsidRPr="00682DE4">
              <w:t>Recall: state what an expression is, what it means to evaluate one, and what an equation/identity is (identity is an equation that is true for all allowed values in a stated “large” domain).</w:t>
            </w:r>
          </w:p>
        </w:tc>
        <w:tc>
          <w:tcPr>
            <w:tcW w:w="4032" w:type="dxa"/>
            <w:tcMar>
              <w:top w:w="100" w:type="dxa"/>
              <w:left w:w="100" w:type="dxa"/>
              <w:bottom w:w="100" w:type="dxa"/>
              <w:right w:w="100" w:type="dxa"/>
            </w:tcMar>
          </w:tcPr>
          <w:p w14:paraId="6763C3EE" w14:textId="13510B19" w:rsidR="006C3A3F" w:rsidRDefault="00E42EB7" w:rsidP="009D5D21">
            <w:pPr>
              <w:pStyle w:val="ListParagraph"/>
              <w:numPr>
                <w:ilvl w:val="0"/>
                <w:numId w:val="10"/>
              </w:numPr>
              <w:spacing w:line="278" w:lineRule="auto"/>
            </w:pPr>
            <w:r w:rsidRPr="00682DE4">
              <w:lastRenderedPageBreak/>
              <w:t>Within a problem, a letter stands for one number from the stated set</w:t>
            </w:r>
            <w:r>
              <w:t xml:space="preserve"> at a time</w:t>
            </w:r>
            <w:r w:rsidRPr="00682DE4">
              <w:t>.</w:t>
            </w:r>
          </w:p>
        </w:tc>
        <w:tc>
          <w:tcPr>
            <w:tcW w:w="4032" w:type="dxa"/>
            <w:tcBorders>
              <w:right w:val="single" w:sz="4" w:space="0" w:color="auto"/>
            </w:tcBorders>
            <w:tcMar>
              <w:top w:w="100" w:type="dxa"/>
              <w:left w:w="100" w:type="dxa"/>
              <w:bottom w:w="100" w:type="dxa"/>
              <w:right w:w="100" w:type="dxa"/>
            </w:tcMar>
          </w:tcPr>
          <w:p w14:paraId="79607C31" w14:textId="5783CEF1" w:rsidR="006C3A3F" w:rsidRDefault="006C3A3F" w:rsidP="00280BA7">
            <w:pPr>
              <w:pStyle w:val="ListParagraph"/>
              <w:widowControl w:val="0"/>
              <w:numPr>
                <w:ilvl w:val="0"/>
                <w:numId w:val="6"/>
              </w:numPr>
              <w:spacing w:after="0" w:line="240" w:lineRule="auto"/>
            </w:pPr>
            <w:r w:rsidRPr="00682DE4">
              <w:t>Within a problem, a letter stands for one number from the stated set</w:t>
            </w:r>
            <w:r>
              <w:t xml:space="preserve"> at a time</w:t>
            </w:r>
            <w:r w:rsidRPr="00682DE4">
              <w:t xml:space="preserve">. </w:t>
            </w:r>
          </w:p>
        </w:tc>
        <w:tc>
          <w:tcPr>
            <w:tcW w:w="4032" w:type="dxa"/>
            <w:tcBorders>
              <w:top w:val="single" w:sz="4" w:space="0" w:color="auto"/>
              <w:left w:val="single" w:sz="4" w:space="0" w:color="auto"/>
              <w:bottom w:val="single" w:sz="4" w:space="0" w:color="auto"/>
              <w:right w:val="single" w:sz="4" w:space="0" w:color="auto"/>
            </w:tcBorders>
          </w:tcPr>
          <w:p w14:paraId="1596622E" w14:textId="695E808B" w:rsidR="006C3A3F" w:rsidRDefault="006C3A3F" w:rsidP="00280BA7">
            <w:pPr>
              <w:pStyle w:val="ListParagraph"/>
              <w:numPr>
                <w:ilvl w:val="0"/>
                <w:numId w:val="6"/>
              </w:numPr>
              <w:spacing w:after="0" w:line="240" w:lineRule="auto"/>
            </w:pPr>
            <w:r w:rsidRPr="44FA64C8">
              <w:rPr>
                <w:lang w:val="en-US"/>
              </w:rPr>
              <w:t xml:space="preserve">Within a problem, a letter stands for one number from the stated set at a time. If roles change, rename. (x can’t represent both the number of apples </w:t>
            </w:r>
            <w:r w:rsidRPr="44FA64C8">
              <w:rPr>
                <w:lang w:val="en-US"/>
              </w:rPr>
              <w:lastRenderedPageBreak/>
              <w:t>and the number of oranges in the same problem). Variables don’t vary</w:t>
            </w:r>
          </w:p>
        </w:tc>
        <w:tc>
          <w:tcPr>
            <w:tcW w:w="4032" w:type="dxa"/>
            <w:tcBorders>
              <w:top w:val="nil"/>
              <w:left w:val="single" w:sz="4" w:space="0" w:color="auto"/>
              <w:bottom w:val="nil"/>
              <w:right w:val="nil"/>
            </w:tcBorders>
          </w:tcPr>
          <w:p w14:paraId="52B8A9D9" w14:textId="41E6291D" w:rsidR="006C3A3F" w:rsidRDefault="006C3A3F" w:rsidP="00341C6F"/>
        </w:tc>
        <w:tc>
          <w:tcPr>
            <w:tcW w:w="4032" w:type="dxa"/>
            <w:tcBorders>
              <w:top w:val="nil"/>
              <w:left w:val="nil"/>
              <w:bottom w:val="nil"/>
              <w:right w:val="nil"/>
            </w:tcBorders>
          </w:tcPr>
          <w:p w14:paraId="711F2FD7" w14:textId="77777777" w:rsidR="006C3A3F" w:rsidRDefault="006C3A3F" w:rsidP="006C3A3F"/>
        </w:tc>
        <w:tc>
          <w:tcPr>
            <w:tcW w:w="4032" w:type="dxa"/>
            <w:gridSpan w:val="2"/>
            <w:tcBorders>
              <w:top w:val="nil"/>
              <w:left w:val="nil"/>
              <w:bottom w:val="nil"/>
              <w:right w:val="nil"/>
            </w:tcBorders>
          </w:tcPr>
          <w:p w14:paraId="6DDE785E" w14:textId="77777777" w:rsidR="006C3A3F" w:rsidRDefault="006C3A3F" w:rsidP="006C3A3F"/>
        </w:tc>
      </w:tr>
      <w:tr w:rsidR="006C3A3F" w14:paraId="5CB9D890" w14:textId="7C330C59"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77" w14:textId="7532B795" w:rsidR="006C3A3F" w:rsidRPr="0067092A" w:rsidRDefault="006C3A3F" w:rsidP="006C3A3F">
            <w:pPr>
              <w:jc w:val="center"/>
              <w:rPr>
                <w:b/>
                <w:i/>
              </w:rPr>
            </w:pPr>
            <w:r w:rsidRPr="0067092A">
              <w:rPr>
                <w:b/>
              </w:rPr>
              <w:t>Required Skills/Cases</w:t>
            </w:r>
          </w:p>
        </w:tc>
        <w:tc>
          <w:tcPr>
            <w:tcW w:w="4032" w:type="dxa"/>
            <w:tcMar>
              <w:top w:w="100" w:type="dxa"/>
              <w:left w:w="100" w:type="dxa"/>
              <w:bottom w:w="100" w:type="dxa"/>
              <w:right w:w="100" w:type="dxa"/>
            </w:tcMar>
          </w:tcPr>
          <w:p w14:paraId="121F31F5" w14:textId="75FB3395" w:rsidR="003658DE" w:rsidRDefault="003658DE" w:rsidP="00603436">
            <w:pPr>
              <w:widowControl w:val="0"/>
            </w:pPr>
            <w:r>
              <w:t>Linear expressions</w:t>
            </w:r>
            <w:r w:rsidR="00834D8F">
              <w:t xml:space="preserve"> (degree 1)</w:t>
            </w:r>
          </w:p>
          <w:p w14:paraId="25CC1514" w14:textId="77777777" w:rsidR="003658DE" w:rsidRDefault="003658DE" w:rsidP="00603436">
            <w:pPr>
              <w:widowControl w:val="0"/>
            </w:pPr>
          </w:p>
          <w:p w14:paraId="1B4B0571" w14:textId="51CC4DA8" w:rsidR="00603436" w:rsidRDefault="00603436" w:rsidP="00603436">
            <w:pPr>
              <w:widowControl w:val="0"/>
            </w:pPr>
            <w:r>
              <w:t>Number restrictions on coefficients</w:t>
            </w:r>
          </w:p>
          <w:p w14:paraId="281C8C68" w14:textId="77777777" w:rsidR="00603436" w:rsidRDefault="00603436" w:rsidP="009D5D21">
            <w:pPr>
              <w:pStyle w:val="ListParagraph"/>
              <w:widowControl w:val="0"/>
              <w:numPr>
                <w:ilvl w:val="0"/>
                <w:numId w:val="28"/>
              </w:numPr>
            </w:pPr>
            <w:r>
              <w:t>Whole numbers (g6)</w:t>
            </w:r>
          </w:p>
          <w:p w14:paraId="6A4328C7" w14:textId="77777777" w:rsidR="00603436" w:rsidRPr="001E6EFC" w:rsidRDefault="00603436" w:rsidP="009D5D21">
            <w:pPr>
              <w:pStyle w:val="ListParagraph"/>
              <w:widowControl w:val="0"/>
              <w:numPr>
                <w:ilvl w:val="0"/>
                <w:numId w:val="28"/>
              </w:numPr>
            </w:pPr>
            <w:r>
              <w:t>Fractions (g6)</w:t>
            </w:r>
          </w:p>
          <w:p w14:paraId="2D804092" w14:textId="77777777" w:rsidR="00603436" w:rsidRDefault="00603436" w:rsidP="009D5D21">
            <w:pPr>
              <w:pStyle w:val="ListParagraph"/>
              <w:widowControl w:val="0"/>
              <w:numPr>
                <w:ilvl w:val="0"/>
                <w:numId w:val="28"/>
              </w:numPr>
            </w:pPr>
            <w:r>
              <w:t>Decimals (g6)</w:t>
            </w:r>
          </w:p>
          <w:p w14:paraId="2C39F88F" w14:textId="268F8717" w:rsidR="00603436" w:rsidRDefault="00603436" w:rsidP="009D5D21">
            <w:pPr>
              <w:pStyle w:val="ListParagraph"/>
              <w:widowControl w:val="0"/>
              <w:numPr>
                <w:ilvl w:val="0"/>
                <w:numId w:val="28"/>
              </w:numPr>
            </w:pPr>
            <w:r>
              <w:t>Integers (g7) (some states g6)</w:t>
            </w:r>
          </w:p>
          <w:p w14:paraId="08F58AAF" w14:textId="0E78471E" w:rsidR="00386E15" w:rsidRDefault="00386E15" w:rsidP="009D5D21">
            <w:pPr>
              <w:pStyle w:val="ListParagraph"/>
              <w:widowControl w:val="0"/>
              <w:numPr>
                <w:ilvl w:val="0"/>
                <w:numId w:val="28"/>
              </w:numPr>
            </w:pPr>
            <w:r>
              <w:t>Rational numbers (g7)</w:t>
            </w:r>
          </w:p>
          <w:p w14:paraId="5CB9D87B" w14:textId="26B4F5D7" w:rsidR="006C3A3F" w:rsidRPr="00BE4AA3" w:rsidRDefault="006C3A3F" w:rsidP="000B6E30">
            <w:pPr>
              <w:pStyle w:val="ListParagraph"/>
              <w:widowControl w:val="0"/>
              <w:ind w:left="360"/>
            </w:pPr>
          </w:p>
        </w:tc>
        <w:tc>
          <w:tcPr>
            <w:tcW w:w="4032" w:type="dxa"/>
            <w:tcMar>
              <w:top w:w="100" w:type="dxa"/>
              <w:left w:w="100" w:type="dxa"/>
              <w:bottom w:w="100" w:type="dxa"/>
              <w:right w:w="100" w:type="dxa"/>
            </w:tcMar>
          </w:tcPr>
          <w:p w14:paraId="4B5EE1EF" w14:textId="77777777" w:rsidR="00D01ADC" w:rsidRDefault="003658DE" w:rsidP="003658DE">
            <w:pPr>
              <w:widowControl w:val="0"/>
            </w:pPr>
            <w:r>
              <w:t>Linear expressions</w:t>
            </w:r>
            <w:r w:rsidR="00834D8F">
              <w:t xml:space="preserve"> (degree 1)</w:t>
            </w:r>
            <w:r w:rsidR="00D01ADC">
              <w:t xml:space="preserve">: </w:t>
            </w:r>
          </w:p>
          <w:p w14:paraId="3C1D90AE" w14:textId="42F4FB70" w:rsidR="003658DE" w:rsidRDefault="00D01ADC" w:rsidP="003658DE">
            <w:pPr>
              <w:widowControl w:val="0"/>
            </w:pPr>
            <w:r>
              <w:t xml:space="preserve">EX: </w:t>
            </w:r>
            <m:oMath>
              <m:r>
                <w:rPr>
                  <w:rFonts w:ascii="Cambria Math" w:hAnsi="Cambria Math"/>
                </w:rPr>
                <m:t>2x+3→</m:t>
              </m:r>
            </m:oMath>
            <w:r>
              <w:t xml:space="preserve"> the sum of twice a number and 3</w:t>
            </w:r>
          </w:p>
          <w:p w14:paraId="57D4D503" w14:textId="77777777" w:rsidR="003658DE" w:rsidRDefault="003658DE" w:rsidP="008F20B2">
            <w:pPr>
              <w:widowControl w:val="0"/>
            </w:pPr>
          </w:p>
          <w:p w14:paraId="410F19ED" w14:textId="76272C21" w:rsidR="008F20B2" w:rsidRDefault="008F20B2" w:rsidP="008F20B2">
            <w:pPr>
              <w:widowControl w:val="0"/>
            </w:pPr>
            <w:r>
              <w:t>Number restrictions on coefficients</w:t>
            </w:r>
          </w:p>
          <w:p w14:paraId="7B6282AB" w14:textId="77777777" w:rsidR="008F20B2" w:rsidRDefault="008F20B2" w:rsidP="009D5D21">
            <w:pPr>
              <w:pStyle w:val="ListParagraph"/>
              <w:widowControl w:val="0"/>
              <w:numPr>
                <w:ilvl w:val="0"/>
                <w:numId w:val="31"/>
              </w:numPr>
            </w:pPr>
            <w:r>
              <w:t>Whole numbers (g6)</w:t>
            </w:r>
          </w:p>
          <w:p w14:paraId="0D3BD7B4" w14:textId="77777777" w:rsidR="008F20B2" w:rsidRPr="001E6EFC" w:rsidRDefault="008F20B2" w:rsidP="009D5D21">
            <w:pPr>
              <w:pStyle w:val="ListParagraph"/>
              <w:widowControl w:val="0"/>
              <w:numPr>
                <w:ilvl w:val="0"/>
                <w:numId w:val="31"/>
              </w:numPr>
            </w:pPr>
            <w:r>
              <w:t>Fractions (g6)</w:t>
            </w:r>
          </w:p>
          <w:p w14:paraId="4BCED85A" w14:textId="77777777" w:rsidR="008F20B2" w:rsidRDefault="008F20B2" w:rsidP="009D5D21">
            <w:pPr>
              <w:pStyle w:val="ListParagraph"/>
              <w:widowControl w:val="0"/>
              <w:numPr>
                <w:ilvl w:val="0"/>
                <w:numId w:val="31"/>
              </w:numPr>
            </w:pPr>
            <w:r>
              <w:t>Decimals (g6)</w:t>
            </w:r>
          </w:p>
          <w:p w14:paraId="594EC4DE" w14:textId="6B3E339A" w:rsidR="008F20B2" w:rsidRDefault="008F20B2" w:rsidP="009D5D21">
            <w:pPr>
              <w:pStyle w:val="ListParagraph"/>
              <w:widowControl w:val="0"/>
              <w:numPr>
                <w:ilvl w:val="0"/>
                <w:numId w:val="31"/>
              </w:numPr>
            </w:pPr>
            <w:r>
              <w:t>Integers (g7) (some states g6)</w:t>
            </w:r>
          </w:p>
          <w:p w14:paraId="4791D2F2" w14:textId="77777777" w:rsidR="00386E15" w:rsidRDefault="00386E15" w:rsidP="009D5D21">
            <w:pPr>
              <w:pStyle w:val="ListParagraph"/>
              <w:widowControl w:val="0"/>
              <w:numPr>
                <w:ilvl w:val="0"/>
                <w:numId w:val="31"/>
              </w:numPr>
            </w:pPr>
            <w:r>
              <w:t>Rational numbers (g7)</w:t>
            </w:r>
          </w:p>
          <w:p w14:paraId="44B0A409" w14:textId="77777777" w:rsidR="00386E15" w:rsidRDefault="00386E15" w:rsidP="00386E15">
            <w:pPr>
              <w:pStyle w:val="ListParagraph"/>
              <w:widowControl w:val="0"/>
              <w:ind w:left="360"/>
            </w:pPr>
          </w:p>
          <w:p w14:paraId="5CB9D885" w14:textId="2C969256" w:rsidR="006C3A3F" w:rsidRPr="00BE4AA3" w:rsidRDefault="006C3A3F" w:rsidP="000B6E30">
            <w:pPr>
              <w:pStyle w:val="ListParagraph"/>
              <w:widowControl w:val="0"/>
              <w:ind w:left="360"/>
            </w:pPr>
          </w:p>
        </w:tc>
        <w:tc>
          <w:tcPr>
            <w:tcW w:w="4032" w:type="dxa"/>
            <w:tcBorders>
              <w:right w:val="single" w:sz="4" w:space="0" w:color="auto"/>
            </w:tcBorders>
            <w:tcMar>
              <w:top w:w="100" w:type="dxa"/>
              <w:left w:w="100" w:type="dxa"/>
              <w:bottom w:w="100" w:type="dxa"/>
              <w:right w:w="100" w:type="dxa"/>
            </w:tcMar>
          </w:tcPr>
          <w:p w14:paraId="1AFCCB01" w14:textId="0EB9FD9B" w:rsidR="003658DE" w:rsidRDefault="003658DE" w:rsidP="003658DE">
            <w:pPr>
              <w:widowControl w:val="0"/>
            </w:pPr>
            <w:r>
              <w:t>Linear expressions</w:t>
            </w:r>
            <w:r w:rsidR="00834D8F">
              <w:t xml:space="preserve"> (degree 1)</w:t>
            </w:r>
          </w:p>
          <w:p w14:paraId="066173A4" w14:textId="639E074F" w:rsidR="00D01ADC" w:rsidRDefault="00D01ADC" w:rsidP="003658DE">
            <w:pPr>
              <w:widowControl w:val="0"/>
            </w:pPr>
            <w:r>
              <w:t xml:space="preserve">EX: the difference of twice a number and 3 </w:t>
            </w:r>
            <m:oMath>
              <m:r>
                <w:rPr>
                  <w:rFonts w:ascii="Cambria Math" w:hAnsi="Cambria Math"/>
                </w:rPr>
                <m:t>→2x-3</m:t>
              </m:r>
            </m:oMath>
          </w:p>
          <w:p w14:paraId="06521DC7" w14:textId="77777777" w:rsidR="00834D8F" w:rsidRDefault="00834D8F" w:rsidP="008F20B2">
            <w:pPr>
              <w:widowControl w:val="0"/>
            </w:pPr>
          </w:p>
          <w:p w14:paraId="2AADDD1D" w14:textId="35011A13" w:rsidR="008F20B2" w:rsidRDefault="008F20B2" w:rsidP="008F20B2">
            <w:pPr>
              <w:widowControl w:val="0"/>
            </w:pPr>
            <w:r>
              <w:t>Number restrictions on coefficients</w:t>
            </w:r>
          </w:p>
          <w:p w14:paraId="6B085FF3" w14:textId="77777777" w:rsidR="008F20B2" w:rsidRDefault="008F20B2" w:rsidP="009D5D21">
            <w:pPr>
              <w:pStyle w:val="ListParagraph"/>
              <w:widowControl w:val="0"/>
              <w:numPr>
                <w:ilvl w:val="0"/>
                <w:numId w:val="30"/>
              </w:numPr>
            </w:pPr>
            <w:r>
              <w:t>Whole numbers (g6)</w:t>
            </w:r>
          </w:p>
          <w:p w14:paraId="3B55D2E1" w14:textId="77777777" w:rsidR="008F20B2" w:rsidRPr="001E6EFC" w:rsidRDefault="008F20B2" w:rsidP="009D5D21">
            <w:pPr>
              <w:pStyle w:val="ListParagraph"/>
              <w:widowControl w:val="0"/>
              <w:numPr>
                <w:ilvl w:val="0"/>
                <w:numId w:val="30"/>
              </w:numPr>
            </w:pPr>
            <w:r>
              <w:t>Fractions (g6)</w:t>
            </w:r>
          </w:p>
          <w:p w14:paraId="6687E744" w14:textId="77777777" w:rsidR="008F20B2" w:rsidRDefault="008F20B2" w:rsidP="009D5D21">
            <w:pPr>
              <w:pStyle w:val="ListParagraph"/>
              <w:widowControl w:val="0"/>
              <w:numPr>
                <w:ilvl w:val="0"/>
                <w:numId w:val="30"/>
              </w:numPr>
            </w:pPr>
            <w:r>
              <w:t>Decimals (g6)</w:t>
            </w:r>
          </w:p>
          <w:p w14:paraId="06BFFA44" w14:textId="4C4E8844" w:rsidR="008F20B2" w:rsidRDefault="008F20B2" w:rsidP="009D5D21">
            <w:pPr>
              <w:pStyle w:val="ListParagraph"/>
              <w:widowControl w:val="0"/>
              <w:numPr>
                <w:ilvl w:val="0"/>
                <w:numId w:val="30"/>
              </w:numPr>
            </w:pPr>
            <w:r>
              <w:t>Integers (g7) (some states g6)</w:t>
            </w:r>
          </w:p>
          <w:p w14:paraId="25057CF8" w14:textId="77777777" w:rsidR="00386E15" w:rsidRDefault="00386E15" w:rsidP="009D5D21">
            <w:pPr>
              <w:pStyle w:val="ListParagraph"/>
              <w:widowControl w:val="0"/>
              <w:numPr>
                <w:ilvl w:val="0"/>
                <w:numId w:val="30"/>
              </w:numPr>
            </w:pPr>
            <w:r>
              <w:t>Rational numbers (g7)</w:t>
            </w:r>
          </w:p>
          <w:p w14:paraId="4F590444" w14:textId="77777777" w:rsidR="00386E15" w:rsidRDefault="00386E15" w:rsidP="00386E15">
            <w:pPr>
              <w:pStyle w:val="ListParagraph"/>
              <w:widowControl w:val="0"/>
              <w:ind w:left="360"/>
            </w:pPr>
          </w:p>
          <w:p w14:paraId="5CB9D88F" w14:textId="0C64338B" w:rsidR="006C3A3F" w:rsidRPr="00BE4AA3" w:rsidRDefault="006C3A3F" w:rsidP="000B6E30">
            <w:pPr>
              <w:pStyle w:val="ListParagraph"/>
              <w:widowControl w:val="0"/>
              <w:ind w:left="360"/>
            </w:pPr>
          </w:p>
        </w:tc>
        <w:tc>
          <w:tcPr>
            <w:tcW w:w="4032" w:type="dxa"/>
            <w:tcBorders>
              <w:top w:val="single" w:sz="4" w:space="0" w:color="auto"/>
              <w:left w:val="single" w:sz="4" w:space="0" w:color="auto"/>
              <w:bottom w:val="single" w:sz="4" w:space="0" w:color="auto"/>
              <w:right w:val="single" w:sz="4" w:space="0" w:color="auto"/>
            </w:tcBorders>
          </w:tcPr>
          <w:p w14:paraId="174D0ABA" w14:textId="7309C8EC" w:rsidR="00834D8F" w:rsidRDefault="00834D8F" w:rsidP="00834D8F">
            <w:pPr>
              <w:widowControl w:val="0"/>
            </w:pPr>
            <w:r>
              <w:t>Linear expressions (degree 1)</w:t>
            </w:r>
          </w:p>
          <w:p w14:paraId="2B50D8C0" w14:textId="77777777" w:rsidR="00834D8F" w:rsidRDefault="00834D8F" w:rsidP="008F20B2">
            <w:pPr>
              <w:widowControl w:val="0"/>
            </w:pPr>
          </w:p>
          <w:p w14:paraId="03389CC3" w14:textId="1693487E" w:rsidR="008F20B2" w:rsidRDefault="008F20B2" w:rsidP="008F20B2">
            <w:pPr>
              <w:widowControl w:val="0"/>
            </w:pPr>
            <w:r>
              <w:t>Number restrictions on coefficients</w:t>
            </w:r>
          </w:p>
          <w:p w14:paraId="2DE29CE3" w14:textId="77777777" w:rsidR="008F20B2" w:rsidRDefault="008F20B2" w:rsidP="009D5D21">
            <w:pPr>
              <w:pStyle w:val="ListParagraph"/>
              <w:widowControl w:val="0"/>
              <w:numPr>
                <w:ilvl w:val="0"/>
                <w:numId w:val="29"/>
              </w:numPr>
            </w:pPr>
            <w:r>
              <w:t>Whole numbers (g6)</w:t>
            </w:r>
          </w:p>
          <w:p w14:paraId="69A98535" w14:textId="77777777" w:rsidR="008F20B2" w:rsidRPr="001E6EFC" w:rsidRDefault="008F20B2" w:rsidP="009D5D21">
            <w:pPr>
              <w:pStyle w:val="ListParagraph"/>
              <w:widowControl w:val="0"/>
              <w:numPr>
                <w:ilvl w:val="0"/>
                <w:numId w:val="29"/>
              </w:numPr>
            </w:pPr>
            <w:r>
              <w:t>Fractions (g6)</w:t>
            </w:r>
          </w:p>
          <w:p w14:paraId="276843CF" w14:textId="77777777" w:rsidR="008F20B2" w:rsidRDefault="008F20B2" w:rsidP="009D5D21">
            <w:pPr>
              <w:pStyle w:val="ListParagraph"/>
              <w:widowControl w:val="0"/>
              <w:numPr>
                <w:ilvl w:val="0"/>
                <w:numId w:val="29"/>
              </w:numPr>
            </w:pPr>
            <w:r>
              <w:t>Decimals (g6)</w:t>
            </w:r>
          </w:p>
          <w:p w14:paraId="65FE11D9" w14:textId="7BCE7323" w:rsidR="008F20B2" w:rsidRDefault="008F20B2" w:rsidP="009D5D21">
            <w:pPr>
              <w:pStyle w:val="ListParagraph"/>
              <w:widowControl w:val="0"/>
              <w:numPr>
                <w:ilvl w:val="0"/>
                <w:numId w:val="29"/>
              </w:numPr>
            </w:pPr>
            <w:r>
              <w:t>Integers (g7) (some states g6)</w:t>
            </w:r>
          </w:p>
          <w:p w14:paraId="23DC64D9" w14:textId="77777777" w:rsidR="00386E15" w:rsidRDefault="00386E15" w:rsidP="009D5D21">
            <w:pPr>
              <w:pStyle w:val="ListParagraph"/>
              <w:widowControl w:val="0"/>
              <w:numPr>
                <w:ilvl w:val="0"/>
                <w:numId w:val="29"/>
              </w:numPr>
            </w:pPr>
            <w:r>
              <w:t>Rational numbers (g7)</w:t>
            </w:r>
          </w:p>
          <w:p w14:paraId="1AD977FA" w14:textId="77777777" w:rsidR="00386E15" w:rsidRDefault="00386E15" w:rsidP="00386E15">
            <w:pPr>
              <w:pStyle w:val="ListParagraph"/>
              <w:widowControl w:val="0"/>
              <w:ind w:left="360"/>
            </w:pPr>
          </w:p>
          <w:p w14:paraId="736B335F" w14:textId="31658D58" w:rsidR="006C3A3F" w:rsidRDefault="006C3A3F" w:rsidP="000B6E30">
            <w:pPr>
              <w:pStyle w:val="ListParagraph"/>
              <w:widowControl w:val="0"/>
              <w:ind w:left="360"/>
            </w:pPr>
          </w:p>
        </w:tc>
        <w:tc>
          <w:tcPr>
            <w:tcW w:w="4032" w:type="dxa"/>
            <w:tcBorders>
              <w:top w:val="nil"/>
              <w:left w:val="single" w:sz="4" w:space="0" w:color="auto"/>
              <w:bottom w:val="nil"/>
              <w:right w:val="nil"/>
            </w:tcBorders>
          </w:tcPr>
          <w:p w14:paraId="57FEADF1" w14:textId="39C136B0" w:rsidR="006C3A3F" w:rsidRDefault="006C3A3F" w:rsidP="006C3A3F">
            <w:pPr>
              <w:widowControl w:val="0"/>
            </w:pPr>
          </w:p>
        </w:tc>
        <w:tc>
          <w:tcPr>
            <w:tcW w:w="4032" w:type="dxa"/>
            <w:tcBorders>
              <w:top w:val="nil"/>
              <w:left w:val="nil"/>
              <w:bottom w:val="nil"/>
              <w:right w:val="nil"/>
            </w:tcBorders>
          </w:tcPr>
          <w:p w14:paraId="1E87C8FC" w14:textId="77777777" w:rsidR="006C3A3F" w:rsidRDefault="006C3A3F" w:rsidP="006C3A3F">
            <w:pPr>
              <w:widowControl w:val="0"/>
            </w:pPr>
          </w:p>
        </w:tc>
        <w:tc>
          <w:tcPr>
            <w:tcW w:w="4032" w:type="dxa"/>
            <w:gridSpan w:val="2"/>
            <w:tcBorders>
              <w:top w:val="nil"/>
              <w:left w:val="nil"/>
              <w:bottom w:val="nil"/>
              <w:right w:val="nil"/>
            </w:tcBorders>
          </w:tcPr>
          <w:p w14:paraId="4D6DBB86" w14:textId="77777777" w:rsidR="006C3A3F" w:rsidRDefault="006C3A3F" w:rsidP="006C3A3F">
            <w:pPr>
              <w:widowControl w:val="0"/>
            </w:pPr>
          </w:p>
        </w:tc>
      </w:tr>
      <w:tr w:rsidR="006C3A3F" w14:paraId="5CB9D897" w14:textId="19C3C280"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91" w14:textId="77777777" w:rsidR="006C3A3F" w:rsidRPr="0067092A" w:rsidRDefault="006C3A3F" w:rsidP="006C3A3F">
            <w:pPr>
              <w:jc w:val="center"/>
              <w:rPr>
                <w:b/>
              </w:rPr>
            </w:pPr>
            <w:r w:rsidRPr="0067092A">
              <w:rPr>
                <w:b/>
              </w:rPr>
              <w:t>Misconceptions</w:t>
            </w:r>
          </w:p>
        </w:tc>
        <w:tc>
          <w:tcPr>
            <w:tcW w:w="4032" w:type="dxa"/>
            <w:tcMar>
              <w:top w:w="100" w:type="dxa"/>
              <w:left w:w="100" w:type="dxa"/>
              <w:bottom w:w="100" w:type="dxa"/>
              <w:right w:w="100" w:type="dxa"/>
            </w:tcMar>
          </w:tcPr>
          <w:p w14:paraId="5CB9D894" w14:textId="31741C61" w:rsidR="006C3A3F" w:rsidRDefault="00007848" w:rsidP="009D5D21">
            <w:pPr>
              <w:pStyle w:val="ListParagraph"/>
              <w:widowControl w:val="0"/>
              <w:numPr>
                <w:ilvl w:val="0"/>
                <w:numId w:val="12"/>
              </w:numPr>
              <w:spacing w:after="0" w:line="240" w:lineRule="auto"/>
            </w:pPr>
            <w:r>
              <w:t xml:space="preserve">When the term is </w:t>
            </w:r>
            <m:oMath>
              <m:r>
                <w:rPr>
                  <w:rFonts w:ascii="Cambria Math" w:hAnsi="Cambria Math"/>
                </w:rPr>
                <m:t>x</m:t>
              </m:r>
            </m:oMath>
            <w:r>
              <w:t>, the coefficient is 1, not 0.</w:t>
            </w:r>
          </w:p>
        </w:tc>
        <w:tc>
          <w:tcPr>
            <w:tcW w:w="4032" w:type="dxa"/>
            <w:tcMar>
              <w:top w:w="100" w:type="dxa"/>
              <w:left w:w="100" w:type="dxa"/>
              <w:bottom w:w="100" w:type="dxa"/>
              <w:right w:w="100" w:type="dxa"/>
            </w:tcMar>
          </w:tcPr>
          <w:p w14:paraId="5CB9D895" w14:textId="5A795024" w:rsidR="006C3A3F" w:rsidRDefault="006C3A3F" w:rsidP="00C91A53">
            <w:pPr>
              <w:widowControl w:val="0"/>
              <w:pBdr>
                <w:top w:val="nil"/>
                <w:left w:val="nil"/>
                <w:bottom w:val="nil"/>
                <w:right w:val="nil"/>
                <w:between w:val="nil"/>
              </w:pBdr>
            </w:pPr>
          </w:p>
        </w:tc>
        <w:tc>
          <w:tcPr>
            <w:tcW w:w="4032" w:type="dxa"/>
            <w:tcBorders>
              <w:right w:val="single" w:sz="4" w:space="0" w:color="auto"/>
            </w:tcBorders>
            <w:tcMar>
              <w:top w:w="100" w:type="dxa"/>
              <w:left w:w="100" w:type="dxa"/>
              <w:bottom w:w="100" w:type="dxa"/>
              <w:right w:w="100" w:type="dxa"/>
            </w:tcMar>
          </w:tcPr>
          <w:p w14:paraId="129D9371" w14:textId="2D64FBAD" w:rsidR="006C3A3F" w:rsidRDefault="00836096" w:rsidP="009D5D21">
            <w:pPr>
              <w:pStyle w:val="ListParagraph"/>
              <w:widowControl w:val="0"/>
              <w:numPr>
                <w:ilvl w:val="0"/>
                <w:numId w:val="12"/>
              </w:numPr>
              <w:pBdr>
                <w:top w:val="nil"/>
                <w:left w:val="nil"/>
                <w:bottom w:val="nil"/>
                <w:right w:val="nil"/>
                <w:between w:val="nil"/>
              </w:pBdr>
              <w:spacing w:after="0" w:line="240" w:lineRule="auto"/>
            </w:pPr>
            <w:r>
              <w:t>“</w:t>
            </w:r>
            <w:r w:rsidR="002735F9">
              <w:t>Less</w:t>
            </w:r>
            <w:r>
              <w:t>”</w:t>
            </w:r>
            <w:r w:rsidR="002735F9">
              <w:t xml:space="preserve"> vs. </w:t>
            </w:r>
            <w:r>
              <w:t>“</w:t>
            </w:r>
            <w:r w:rsidR="002735F9">
              <w:t>less than</w:t>
            </w:r>
            <w:r>
              <w:t>”</w:t>
            </w:r>
          </w:p>
          <w:p w14:paraId="5CB9D896" w14:textId="422E12AB" w:rsidR="00836096" w:rsidRDefault="00836096" w:rsidP="009D5D21">
            <w:pPr>
              <w:pStyle w:val="ListParagraph"/>
              <w:widowControl w:val="0"/>
              <w:numPr>
                <w:ilvl w:val="0"/>
                <w:numId w:val="12"/>
              </w:numPr>
              <w:pBdr>
                <w:top w:val="nil"/>
                <w:left w:val="nil"/>
                <w:bottom w:val="nil"/>
                <w:right w:val="nil"/>
                <w:between w:val="nil"/>
              </w:pBdr>
              <w:spacing w:after="0" w:line="240" w:lineRule="auto"/>
            </w:pPr>
            <w:r>
              <w:t>Interpreting 2 times a number plus 3 as 2(x+3)</w:t>
            </w:r>
          </w:p>
        </w:tc>
        <w:tc>
          <w:tcPr>
            <w:tcW w:w="4032" w:type="dxa"/>
            <w:tcBorders>
              <w:top w:val="single" w:sz="4" w:space="0" w:color="auto"/>
              <w:left w:val="single" w:sz="4" w:space="0" w:color="auto"/>
              <w:bottom w:val="single" w:sz="4" w:space="0" w:color="auto"/>
              <w:right w:val="single" w:sz="4" w:space="0" w:color="auto"/>
            </w:tcBorders>
          </w:tcPr>
          <w:p w14:paraId="4D8B0EE3" w14:textId="7A36EA7C" w:rsidR="006C3A3F" w:rsidRDefault="00C91A53" w:rsidP="009D5D21">
            <w:pPr>
              <w:pStyle w:val="ListParagraph"/>
              <w:widowControl w:val="0"/>
              <w:numPr>
                <w:ilvl w:val="0"/>
                <w:numId w:val="12"/>
              </w:numPr>
              <w:pBdr>
                <w:top w:val="nil"/>
                <w:left w:val="nil"/>
                <w:bottom w:val="nil"/>
                <w:right w:val="nil"/>
                <w:between w:val="nil"/>
              </w:pBdr>
              <w:spacing w:after="0" w:line="240" w:lineRule="auto"/>
            </w:pPr>
            <w:r>
              <w:t>Not considering units when defining variables (</w:t>
            </w:r>
            <w:r w:rsidR="00773841">
              <w:t>see Launch G6 M4 L9)</w:t>
            </w:r>
          </w:p>
        </w:tc>
        <w:tc>
          <w:tcPr>
            <w:tcW w:w="4032" w:type="dxa"/>
            <w:tcBorders>
              <w:top w:val="nil"/>
              <w:left w:val="single" w:sz="4" w:space="0" w:color="auto"/>
              <w:bottom w:val="nil"/>
              <w:right w:val="nil"/>
            </w:tcBorders>
          </w:tcPr>
          <w:p w14:paraId="62C3F1BD" w14:textId="77777777" w:rsidR="006C3A3F" w:rsidRDefault="006C3A3F" w:rsidP="006C3A3F">
            <w:pPr>
              <w:widowControl w:val="0"/>
              <w:pBdr>
                <w:top w:val="nil"/>
                <w:left w:val="nil"/>
                <w:bottom w:val="nil"/>
                <w:right w:val="nil"/>
                <w:between w:val="nil"/>
              </w:pBdr>
            </w:pPr>
          </w:p>
        </w:tc>
        <w:tc>
          <w:tcPr>
            <w:tcW w:w="4032" w:type="dxa"/>
            <w:tcBorders>
              <w:top w:val="nil"/>
              <w:left w:val="nil"/>
              <w:bottom w:val="nil"/>
              <w:right w:val="nil"/>
            </w:tcBorders>
          </w:tcPr>
          <w:p w14:paraId="329ACD6A" w14:textId="77777777" w:rsidR="006C3A3F" w:rsidRDefault="006C3A3F" w:rsidP="006C3A3F">
            <w:pPr>
              <w:widowControl w:val="0"/>
              <w:pBdr>
                <w:top w:val="nil"/>
                <w:left w:val="nil"/>
                <w:bottom w:val="nil"/>
                <w:right w:val="nil"/>
                <w:between w:val="nil"/>
              </w:pBdr>
            </w:pPr>
          </w:p>
        </w:tc>
        <w:tc>
          <w:tcPr>
            <w:tcW w:w="4032" w:type="dxa"/>
            <w:gridSpan w:val="2"/>
            <w:tcBorders>
              <w:top w:val="nil"/>
              <w:left w:val="nil"/>
              <w:bottom w:val="nil"/>
              <w:right w:val="nil"/>
            </w:tcBorders>
          </w:tcPr>
          <w:p w14:paraId="06097408" w14:textId="77777777" w:rsidR="006C3A3F" w:rsidRDefault="006C3A3F" w:rsidP="006C3A3F">
            <w:pPr>
              <w:widowControl w:val="0"/>
              <w:pBdr>
                <w:top w:val="nil"/>
                <w:left w:val="nil"/>
                <w:bottom w:val="nil"/>
                <w:right w:val="nil"/>
                <w:between w:val="nil"/>
              </w:pBdr>
            </w:pPr>
          </w:p>
        </w:tc>
      </w:tr>
      <w:tr w:rsidR="006C3A3F" w14:paraId="5CB9D8A3" w14:textId="6DF5E892"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9F" w14:textId="77777777" w:rsidR="006C3A3F" w:rsidRPr="0067092A" w:rsidRDefault="006C3A3F" w:rsidP="006C3A3F">
            <w:pPr>
              <w:jc w:val="center"/>
              <w:rPr>
                <w:b/>
              </w:rPr>
            </w:pPr>
            <w:r w:rsidRPr="0067092A">
              <w:rPr>
                <w:b/>
              </w:rPr>
              <w:t>Existing Product Reference, if any</w:t>
            </w:r>
          </w:p>
        </w:tc>
        <w:tc>
          <w:tcPr>
            <w:tcW w:w="4032" w:type="dxa"/>
            <w:tcMar>
              <w:top w:w="100" w:type="dxa"/>
              <w:left w:w="100" w:type="dxa"/>
              <w:bottom w:w="100" w:type="dxa"/>
              <w:right w:w="100" w:type="dxa"/>
            </w:tcMar>
          </w:tcPr>
          <w:p w14:paraId="054D5021" w14:textId="77777777" w:rsidR="006C3A3F" w:rsidRDefault="00940DB3" w:rsidP="006C3A3F">
            <w:pPr>
              <w:widowControl w:val="0"/>
              <w:pBdr>
                <w:top w:val="nil"/>
                <w:left w:val="nil"/>
                <w:bottom w:val="nil"/>
                <w:right w:val="nil"/>
                <w:between w:val="nil"/>
              </w:pBdr>
            </w:pPr>
            <w:r>
              <w:t>Variable</w:t>
            </w:r>
            <w:r w:rsidR="006D511E">
              <w:t>, numerical expression, expression</w:t>
            </w:r>
            <w:r>
              <w:t>: G6 M4 L7</w:t>
            </w:r>
          </w:p>
          <w:p w14:paraId="5CB9D8A0" w14:textId="048FD096" w:rsidR="006C3A3F" w:rsidRPr="0066123A" w:rsidRDefault="007C53D7" w:rsidP="006C3A3F">
            <w:pPr>
              <w:widowControl w:val="0"/>
              <w:pBdr>
                <w:top w:val="nil"/>
                <w:left w:val="nil"/>
                <w:bottom w:val="nil"/>
                <w:right w:val="nil"/>
                <w:between w:val="nil"/>
              </w:pBdr>
            </w:pPr>
            <w:r>
              <w:t>Term</w:t>
            </w:r>
            <w:r w:rsidR="00B568F5">
              <w:t xml:space="preserve"> / coefficient: G6 M4 L8</w:t>
            </w:r>
          </w:p>
        </w:tc>
        <w:tc>
          <w:tcPr>
            <w:tcW w:w="4032" w:type="dxa"/>
            <w:tcMar>
              <w:top w:w="100" w:type="dxa"/>
              <w:left w:w="100" w:type="dxa"/>
              <w:bottom w:w="100" w:type="dxa"/>
              <w:right w:w="100" w:type="dxa"/>
            </w:tcMar>
          </w:tcPr>
          <w:p w14:paraId="7A97AECD" w14:textId="047B67E0" w:rsidR="006C3A3F" w:rsidRDefault="009F309D" w:rsidP="006C3A3F">
            <w:pPr>
              <w:widowControl w:val="0"/>
            </w:pPr>
            <w:r>
              <w:t>G6 M4 L7</w:t>
            </w:r>
            <w:r w:rsidR="004820CD">
              <w:t>, L8</w:t>
            </w:r>
          </w:p>
          <w:p w14:paraId="5CB9D8A1" w14:textId="5DDE57BE" w:rsidR="006C3A3F" w:rsidRDefault="006C3A3F" w:rsidP="006C3A3F">
            <w:pPr>
              <w:widowControl w:val="0"/>
            </w:pPr>
          </w:p>
        </w:tc>
        <w:tc>
          <w:tcPr>
            <w:tcW w:w="4032" w:type="dxa"/>
            <w:tcBorders>
              <w:right w:val="single" w:sz="4" w:space="0" w:color="auto"/>
            </w:tcBorders>
            <w:tcMar>
              <w:top w:w="100" w:type="dxa"/>
              <w:left w:w="100" w:type="dxa"/>
              <w:bottom w:w="100" w:type="dxa"/>
              <w:right w:w="100" w:type="dxa"/>
            </w:tcMar>
          </w:tcPr>
          <w:p w14:paraId="2F0237B4" w14:textId="0D4CBE77" w:rsidR="00E208A7" w:rsidRDefault="00E208A7" w:rsidP="00E208A7">
            <w:pPr>
              <w:widowControl w:val="0"/>
            </w:pPr>
            <w:r>
              <w:t>G6 M4 L7, L8</w:t>
            </w:r>
          </w:p>
          <w:p w14:paraId="5CB9D8A2" w14:textId="703E0327" w:rsidR="006C3A3F" w:rsidRDefault="006C3A3F" w:rsidP="006C3A3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2042342C" w14:textId="543396A6" w:rsidR="006C3A3F" w:rsidRDefault="0087439B" w:rsidP="006C3A3F">
            <w:pPr>
              <w:widowControl w:val="0"/>
              <w:pBdr>
                <w:top w:val="nil"/>
                <w:left w:val="nil"/>
                <w:bottom w:val="nil"/>
                <w:right w:val="nil"/>
                <w:between w:val="nil"/>
              </w:pBdr>
            </w:pPr>
            <w:r>
              <w:t>G6 M4 L9</w:t>
            </w:r>
            <w:r w:rsidR="007634CF">
              <w:t>, L10</w:t>
            </w:r>
            <w:r w:rsidR="00CF1E6D">
              <w:t>, L11</w:t>
            </w:r>
          </w:p>
          <w:p w14:paraId="4B47970F" w14:textId="160BF07F" w:rsidR="006C3A3F" w:rsidRDefault="006C3A3F" w:rsidP="006C3A3F">
            <w:pPr>
              <w:widowControl w:val="0"/>
              <w:pBdr>
                <w:top w:val="nil"/>
                <w:left w:val="nil"/>
                <w:bottom w:val="nil"/>
                <w:right w:val="nil"/>
                <w:between w:val="nil"/>
              </w:pBdr>
            </w:pPr>
          </w:p>
        </w:tc>
        <w:tc>
          <w:tcPr>
            <w:tcW w:w="4032" w:type="dxa"/>
            <w:tcBorders>
              <w:top w:val="nil"/>
              <w:left w:val="single" w:sz="4" w:space="0" w:color="auto"/>
              <w:bottom w:val="nil"/>
              <w:right w:val="nil"/>
            </w:tcBorders>
          </w:tcPr>
          <w:p w14:paraId="0613F5E3" w14:textId="77777777" w:rsidR="006C3A3F" w:rsidRDefault="006C3A3F" w:rsidP="006C3A3F">
            <w:pPr>
              <w:widowControl w:val="0"/>
              <w:pBdr>
                <w:top w:val="nil"/>
                <w:left w:val="nil"/>
                <w:bottom w:val="nil"/>
                <w:right w:val="nil"/>
                <w:between w:val="nil"/>
              </w:pBdr>
            </w:pPr>
          </w:p>
        </w:tc>
        <w:tc>
          <w:tcPr>
            <w:tcW w:w="4032" w:type="dxa"/>
            <w:tcBorders>
              <w:top w:val="nil"/>
              <w:left w:val="nil"/>
              <w:bottom w:val="nil"/>
              <w:right w:val="nil"/>
            </w:tcBorders>
          </w:tcPr>
          <w:p w14:paraId="59B0D5D2" w14:textId="77777777" w:rsidR="006C3A3F" w:rsidRDefault="006C3A3F" w:rsidP="006C3A3F">
            <w:pPr>
              <w:widowControl w:val="0"/>
              <w:pBdr>
                <w:top w:val="nil"/>
                <w:left w:val="nil"/>
                <w:bottom w:val="nil"/>
                <w:right w:val="nil"/>
                <w:between w:val="nil"/>
              </w:pBdr>
            </w:pPr>
          </w:p>
        </w:tc>
        <w:tc>
          <w:tcPr>
            <w:tcW w:w="4032" w:type="dxa"/>
            <w:gridSpan w:val="2"/>
            <w:tcBorders>
              <w:top w:val="nil"/>
              <w:left w:val="nil"/>
              <w:bottom w:val="nil"/>
              <w:right w:val="nil"/>
            </w:tcBorders>
          </w:tcPr>
          <w:p w14:paraId="0DE80940" w14:textId="77777777" w:rsidR="006C3A3F" w:rsidRDefault="006C3A3F" w:rsidP="006C3A3F">
            <w:pPr>
              <w:widowControl w:val="0"/>
              <w:pBdr>
                <w:top w:val="nil"/>
                <w:left w:val="nil"/>
                <w:bottom w:val="nil"/>
                <w:right w:val="nil"/>
                <w:between w:val="nil"/>
              </w:pBdr>
            </w:pPr>
          </w:p>
        </w:tc>
      </w:tr>
      <w:tr w:rsidR="006C3A3F" w14:paraId="5CB9D8A8" w14:textId="61BEB33A"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483"/>
        </w:trPr>
        <w:tc>
          <w:tcPr>
            <w:tcW w:w="2160" w:type="dxa"/>
            <w:shd w:val="clear" w:color="auto" w:fill="DEEBF6"/>
            <w:tcMar>
              <w:top w:w="100" w:type="dxa"/>
              <w:left w:w="100" w:type="dxa"/>
              <w:bottom w:w="100" w:type="dxa"/>
              <w:right w:w="100" w:type="dxa"/>
            </w:tcMar>
          </w:tcPr>
          <w:p w14:paraId="5CB9D8A4" w14:textId="1B64278C" w:rsidR="006C3A3F" w:rsidRPr="0067092A" w:rsidRDefault="006C3A3F" w:rsidP="006C3A3F">
            <w:pPr>
              <w:jc w:val="center"/>
              <w:rPr>
                <w:b/>
              </w:rPr>
            </w:pPr>
            <w:r w:rsidRPr="0067092A">
              <w:rPr>
                <w:b/>
              </w:rPr>
              <w:t>Grade (or Leaf)</w:t>
            </w:r>
          </w:p>
        </w:tc>
        <w:tc>
          <w:tcPr>
            <w:tcW w:w="4032" w:type="dxa"/>
            <w:tcMar>
              <w:top w:w="100" w:type="dxa"/>
              <w:left w:w="100" w:type="dxa"/>
              <w:bottom w:w="100" w:type="dxa"/>
              <w:right w:w="100" w:type="dxa"/>
            </w:tcMar>
          </w:tcPr>
          <w:p w14:paraId="5CB9D8A5" w14:textId="58EA5C9E" w:rsidR="006C3A3F" w:rsidRDefault="00C638F7" w:rsidP="006C3A3F">
            <w:pPr>
              <w:widowControl w:val="0"/>
              <w:pBdr>
                <w:top w:val="nil"/>
                <w:left w:val="nil"/>
                <w:bottom w:val="nil"/>
                <w:right w:val="nil"/>
                <w:between w:val="nil"/>
              </w:pBdr>
            </w:pPr>
            <w:r>
              <w:t>6</w:t>
            </w:r>
          </w:p>
        </w:tc>
        <w:tc>
          <w:tcPr>
            <w:tcW w:w="4032" w:type="dxa"/>
            <w:tcMar>
              <w:top w:w="100" w:type="dxa"/>
              <w:left w:w="100" w:type="dxa"/>
              <w:bottom w:w="100" w:type="dxa"/>
              <w:right w:w="100" w:type="dxa"/>
            </w:tcMar>
          </w:tcPr>
          <w:p w14:paraId="5CB9D8A6" w14:textId="31EFF32A" w:rsidR="006C3A3F" w:rsidRDefault="00F13CD0" w:rsidP="006C3A3F">
            <w:pPr>
              <w:widowControl w:val="0"/>
              <w:pBdr>
                <w:top w:val="nil"/>
                <w:left w:val="nil"/>
                <w:bottom w:val="nil"/>
                <w:right w:val="nil"/>
                <w:between w:val="nil"/>
              </w:pBdr>
            </w:pPr>
            <w:r>
              <w:t>6</w:t>
            </w:r>
          </w:p>
        </w:tc>
        <w:tc>
          <w:tcPr>
            <w:tcW w:w="4032" w:type="dxa"/>
            <w:tcBorders>
              <w:right w:val="single" w:sz="4" w:space="0" w:color="auto"/>
            </w:tcBorders>
            <w:tcMar>
              <w:top w:w="100" w:type="dxa"/>
              <w:left w:w="100" w:type="dxa"/>
              <w:bottom w:w="100" w:type="dxa"/>
              <w:right w:w="100" w:type="dxa"/>
            </w:tcMar>
          </w:tcPr>
          <w:p w14:paraId="5CB9D8A7" w14:textId="5D505CF6" w:rsidR="006C3A3F" w:rsidRDefault="00F13CD0" w:rsidP="006C3A3F">
            <w:pPr>
              <w:widowControl w:val="0"/>
              <w:pBdr>
                <w:top w:val="nil"/>
                <w:left w:val="nil"/>
                <w:bottom w:val="nil"/>
                <w:right w:val="nil"/>
                <w:between w:val="nil"/>
              </w:pBdr>
            </w:pPr>
            <w:r>
              <w:t>6</w:t>
            </w:r>
          </w:p>
        </w:tc>
        <w:tc>
          <w:tcPr>
            <w:tcW w:w="4032" w:type="dxa"/>
            <w:tcBorders>
              <w:top w:val="single" w:sz="4" w:space="0" w:color="auto"/>
              <w:left w:val="single" w:sz="4" w:space="0" w:color="auto"/>
              <w:bottom w:val="single" w:sz="4" w:space="0" w:color="auto"/>
              <w:right w:val="single" w:sz="4" w:space="0" w:color="auto"/>
            </w:tcBorders>
          </w:tcPr>
          <w:p w14:paraId="4DF195EC" w14:textId="6F0B26E0" w:rsidR="006C3A3F" w:rsidRDefault="00F13CD0" w:rsidP="006C3A3F">
            <w:pPr>
              <w:widowControl w:val="0"/>
              <w:pBdr>
                <w:top w:val="nil"/>
                <w:left w:val="nil"/>
                <w:bottom w:val="nil"/>
                <w:right w:val="nil"/>
                <w:between w:val="nil"/>
              </w:pBdr>
            </w:pPr>
            <w:r>
              <w:t>6</w:t>
            </w:r>
          </w:p>
        </w:tc>
        <w:tc>
          <w:tcPr>
            <w:tcW w:w="4032" w:type="dxa"/>
            <w:tcBorders>
              <w:top w:val="nil"/>
              <w:left w:val="single" w:sz="4" w:space="0" w:color="auto"/>
              <w:bottom w:val="nil"/>
              <w:right w:val="nil"/>
            </w:tcBorders>
          </w:tcPr>
          <w:p w14:paraId="208A6BAF" w14:textId="35C42503" w:rsidR="006C3A3F" w:rsidRDefault="006C3A3F" w:rsidP="006C3A3F">
            <w:pPr>
              <w:widowControl w:val="0"/>
              <w:pBdr>
                <w:top w:val="nil"/>
                <w:left w:val="nil"/>
                <w:bottom w:val="nil"/>
                <w:right w:val="nil"/>
                <w:between w:val="nil"/>
              </w:pBdr>
            </w:pPr>
          </w:p>
        </w:tc>
        <w:tc>
          <w:tcPr>
            <w:tcW w:w="4032" w:type="dxa"/>
            <w:tcBorders>
              <w:top w:val="nil"/>
              <w:left w:val="nil"/>
              <w:bottom w:val="nil"/>
              <w:right w:val="nil"/>
            </w:tcBorders>
          </w:tcPr>
          <w:p w14:paraId="2FCDE1E2" w14:textId="77777777" w:rsidR="006C3A3F" w:rsidRDefault="006C3A3F" w:rsidP="006C3A3F">
            <w:pPr>
              <w:widowControl w:val="0"/>
              <w:pBdr>
                <w:top w:val="nil"/>
                <w:left w:val="nil"/>
                <w:bottom w:val="nil"/>
                <w:right w:val="nil"/>
                <w:between w:val="nil"/>
              </w:pBdr>
            </w:pPr>
          </w:p>
        </w:tc>
        <w:tc>
          <w:tcPr>
            <w:tcW w:w="4032" w:type="dxa"/>
            <w:gridSpan w:val="2"/>
            <w:tcBorders>
              <w:top w:val="nil"/>
              <w:left w:val="nil"/>
              <w:bottom w:val="nil"/>
              <w:right w:val="nil"/>
            </w:tcBorders>
          </w:tcPr>
          <w:p w14:paraId="6BEEB1C0" w14:textId="77777777" w:rsidR="006C3A3F" w:rsidRDefault="006C3A3F" w:rsidP="006C3A3F">
            <w:pPr>
              <w:widowControl w:val="0"/>
              <w:pBdr>
                <w:top w:val="nil"/>
                <w:left w:val="nil"/>
                <w:bottom w:val="nil"/>
                <w:right w:val="nil"/>
                <w:between w:val="nil"/>
              </w:pBdr>
            </w:pPr>
          </w:p>
        </w:tc>
      </w:tr>
      <w:tr w:rsidR="006C3A3F" w14:paraId="5CB9D8AE" w14:textId="7C932332"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A9" w14:textId="6C4DDE5A" w:rsidR="006C3A3F" w:rsidRPr="0067092A" w:rsidRDefault="006C3A3F" w:rsidP="006C3A3F">
            <w:pPr>
              <w:jc w:val="center"/>
              <w:rPr>
                <w:b/>
              </w:rPr>
            </w:pPr>
            <w:r w:rsidRPr="0067092A">
              <w:rPr>
                <w:b/>
              </w:rPr>
              <w:t>Notes related to Standards, Grade, or Leaf</w:t>
            </w:r>
          </w:p>
        </w:tc>
        <w:tc>
          <w:tcPr>
            <w:tcW w:w="4032" w:type="dxa"/>
            <w:tcMar>
              <w:top w:w="100" w:type="dxa"/>
              <w:left w:w="100" w:type="dxa"/>
              <w:bottom w:w="100" w:type="dxa"/>
              <w:right w:w="100" w:type="dxa"/>
            </w:tcMar>
          </w:tcPr>
          <w:p w14:paraId="3700AE77" w14:textId="14437549" w:rsidR="006C3A3F" w:rsidRDefault="006C3A3F" w:rsidP="006C3A3F">
            <w:pPr>
              <w:widowControl w:val="0"/>
            </w:pPr>
            <w:r w:rsidRPr="44FA64C8">
              <w:t>6.EE.A.</w:t>
            </w:r>
            <w:proofErr w:type="gramStart"/>
            <w:r w:rsidRPr="44FA64C8">
              <w:t>2.b</w:t>
            </w:r>
            <w:proofErr w:type="gramEnd"/>
            <w:r>
              <w:br/>
            </w:r>
          </w:p>
          <w:p w14:paraId="5CB9D8AB" w14:textId="6A121495" w:rsidR="0050108C" w:rsidRDefault="0050108C" w:rsidP="006C3A3F">
            <w:pPr>
              <w:widowControl w:val="0"/>
            </w:pPr>
          </w:p>
        </w:tc>
        <w:tc>
          <w:tcPr>
            <w:tcW w:w="4032" w:type="dxa"/>
            <w:tcMar>
              <w:top w:w="100" w:type="dxa"/>
              <w:left w:w="100" w:type="dxa"/>
              <w:bottom w:w="100" w:type="dxa"/>
              <w:right w:w="100" w:type="dxa"/>
            </w:tcMar>
          </w:tcPr>
          <w:p w14:paraId="74C772D7" w14:textId="77777777" w:rsidR="006C3A3F" w:rsidRDefault="006C3A3F" w:rsidP="006C3A3F">
            <w:pPr>
              <w:widowControl w:val="0"/>
            </w:pPr>
            <w:r>
              <w:t>6.EE.A.2</w:t>
            </w:r>
          </w:p>
          <w:p w14:paraId="779ACD90" w14:textId="77777777" w:rsidR="00966F18" w:rsidRDefault="00966F18" w:rsidP="006C3A3F">
            <w:pPr>
              <w:widowControl w:val="0"/>
            </w:pPr>
            <w:r w:rsidRPr="44FA64C8">
              <w:t>FL.6.AR.1.1</w:t>
            </w:r>
          </w:p>
          <w:p w14:paraId="5CB9D8AC" w14:textId="08CD03A1" w:rsidR="006C3A3F" w:rsidRDefault="00D1780D" w:rsidP="006C3A3F">
            <w:pPr>
              <w:widowControl w:val="0"/>
            </w:pPr>
            <w:r w:rsidRPr="44FA64C8">
              <w:t>TX.6.</w:t>
            </w:r>
            <w:proofErr w:type="gramStart"/>
            <w:r w:rsidRPr="44FA64C8">
              <w:t>7.B</w:t>
            </w:r>
            <w:proofErr w:type="gramEnd"/>
            <w:r w:rsidRPr="44FA64C8">
              <w:t xml:space="preserve"> (Distinguish between expressions and equations verbally)</w:t>
            </w:r>
          </w:p>
        </w:tc>
        <w:tc>
          <w:tcPr>
            <w:tcW w:w="4032" w:type="dxa"/>
            <w:tcBorders>
              <w:right w:val="single" w:sz="4" w:space="0" w:color="auto"/>
            </w:tcBorders>
            <w:tcMar>
              <w:top w:w="100" w:type="dxa"/>
              <w:left w:w="100" w:type="dxa"/>
              <w:bottom w:w="100" w:type="dxa"/>
              <w:right w:w="100" w:type="dxa"/>
            </w:tcMar>
          </w:tcPr>
          <w:p w14:paraId="545DC9A0" w14:textId="77777777" w:rsidR="009B6A99" w:rsidRPr="00430E1E" w:rsidRDefault="009B6A99" w:rsidP="009B6A99">
            <w:pPr>
              <w:widowControl w:val="0"/>
              <w:rPr>
                <w:lang w:val="es-ES"/>
              </w:rPr>
            </w:pPr>
            <w:r w:rsidRPr="00430E1E">
              <w:rPr>
                <w:lang w:val="es-ES"/>
              </w:rPr>
              <w:t>6.EE.A.2</w:t>
            </w:r>
          </w:p>
          <w:p w14:paraId="73466E74" w14:textId="3F2F2D66" w:rsidR="007A4D49" w:rsidRPr="00430E1E" w:rsidRDefault="007A4D49" w:rsidP="006C3A3F">
            <w:pPr>
              <w:rPr>
                <w:lang w:val="es-ES"/>
              </w:rPr>
            </w:pPr>
            <w:r w:rsidRPr="00430E1E">
              <w:rPr>
                <w:lang w:val="es-ES"/>
              </w:rPr>
              <w:t>6.EE.A.2.a</w:t>
            </w:r>
          </w:p>
          <w:p w14:paraId="3B6B7F2C" w14:textId="181EDE64" w:rsidR="006C3A3F" w:rsidRPr="00430E1E" w:rsidRDefault="006C3A3F" w:rsidP="006C3A3F">
            <w:pPr>
              <w:rPr>
                <w:lang w:val="es-ES"/>
              </w:rPr>
            </w:pPr>
            <w:r w:rsidRPr="00430E1E">
              <w:rPr>
                <w:lang w:val="es-ES"/>
              </w:rPr>
              <w:t>6.EE.B.6</w:t>
            </w:r>
          </w:p>
          <w:p w14:paraId="72AC0C4B" w14:textId="4D60879D" w:rsidR="00966F18" w:rsidRDefault="00966F18" w:rsidP="006C3A3F">
            <w:r w:rsidRPr="44FA64C8">
              <w:t>FL.6.AR.1.1</w:t>
            </w:r>
          </w:p>
          <w:p w14:paraId="649D737F" w14:textId="0B0E00E8" w:rsidR="006C3A3F" w:rsidRDefault="00D1780D" w:rsidP="00F32CDA">
            <w:r w:rsidRPr="44FA64C8">
              <w:t>TX.6.</w:t>
            </w:r>
            <w:proofErr w:type="gramStart"/>
            <w:r w:rsidRPr="44FA64C8">
              <w:t>7.B</w:t>
            </w:r>
            <w:proofErr w:type="gramEnd"/>
            <w:r w:rsidRPr="44FA64C8">
              <w:t xml:space="preserve"> (Distinguish between expressions and equations verbally)</w:t>
            </w:r>
          </w:p>
        </w:tc>
        <w:tc>
          <w:tcPr>
            <w:tcW w:w="4032" w:type="dxa"/>
            <w:tcBorders>
              <w:top w:val="single" w:sz="4" w:space="0" w:color="auto"/>
              <w:left w:val="single" w:sz="4" w:space="0" w:color="auto"/>
              <w:bottom w:val="single" w:sz="4" w:space="0" w:color="auto"/>
              <w:right w:val="single" w:sz="4" w:space="0" w:color="auto"/>
            </w:tcBorders>
          </w:tcPr>
          <w:p w14:paraId="7B9C28B2" w14:textId="77777777" w:rsidR="006C3A3F" w:rsidRDefault="006C3A3F" w:rsidP="006C3A3F">
            <w:r>
              <w:t>6.EE.B.6</w:t>
            </w:r>
          </w:p>
          <w:p w14:paraId="306B2931" w14:textId="77777777" w:rsidR="0094613C" w:rsidRDefault="0094613C" w:rsidP="006C3A3F"/>
          <w:p w14:paraId="0764BE42" w14:textId="7CA89F45" w:rsidR="006C3A3F" w:rsidRDefault="006C3A3F" w:rsidP="00C83481"/>
        </w:tc>
        <w:tc>
          <w:tcPr>
            <w:tcW w:w="4032" w:type="dxa"/>
            <w:tcBorders>
              <w:top w:val="nil"/>
              <w:left w:val="single" w:sz="4" w:space="0" w:color="auto"/>
              <w:bottom w:val="nil"/>
              <w:right w:val="nil"/>
            </w:tcBorders>
          </w:tcPr>
          <w:p w14:paraId="3EE3ABC4" w14:textId="40CCB803" w:rsidR="006C3A3F" w:rsidRDefault="006C3A3F" w:rsidP="006C3A3F"/>
        </w:tc>
        <w:tc>
          <w:tcPr>
            <w:tcW w:w="4032" w:type="dxa"/>
            <w:tcBorders>
              <w:top w:val="nil"/>
              <w:left w:val="nil"/>
              <w:bottom w:val="nil"/>
              <w:right w:val="nil"/>
            </w:tcBorders>
          </w:tcPr>
          <w:p w14:paraId="3F41441D" w14:textId="76BFA023" w:rsidR="006C3A3F" w:rsidRDefault="006C3A3F" w:rsidP="006C3A3F"/>
        </w:tc>
        <w:tc>
          <w:tcPr>
            <w:tcW w:w="4032" w:type="dxa"/>
            <w:gridSpan w:val="2"/>
            <w:tcBorders>
              <w:top w:val="nil"/>
              <w:left w:val="nil"/>
              <w:bottom w:val="nil"/>
              <w:right w:val="nil"/>
            </w:tcBorders>
          </w:tcPr>
          <w:p w14:paraId="45DED212" w14:textId="77777777" w:rsidR="006C3A3F" w:rsidRDefault="006C3A3F" w:rsidP="006C3A3F"/>
        </w:tc>
      </w:tr>
      <w:tr w:rsidR="006C3A3F" w14:paraId="5969E1BB" w14:textId="77777777"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02DC599" w14:textId="42CF0B92" w:rsidR="006C3A3F" w:rsidRPr="00BC02F4" w:rsidRDefault="006C3A3F" w:rsidP="006C3A3F">
            <w:pPr>
              <w:jc w:val="center"/>
              <w:rPr>
                <w:b/>
              </w:rPr>
            </w:pPr>
            <w:r w:rsidRPr="00BC02F4">
              <w:rPr>
                <w:b/>
              </w:rPr>
              <w:t xml:space="preserve">Notes for Intervention, </w:t>
            </w:r>
            <w:r w:rsidRPr="00BC02F4">
              <w:rPr>
                <w:b/>
              </w:rPr>
              <w:lastRenderedPageBreak/>
              <w:t>Extension, or Optional Activities</w:t>
            </w:r>
          </w:p>
        </w:tc>
        <w:tc>
          <w:tcPr>
            <w:tcW w:w="4032" w:type="dxa"/>
            <w:tcMar>
              <w:top w:w="100" w:type="dxa"/>
              <w:left w:w="100" w:type="dxa"/>
              <w:bottom w:w="100" w:type="dxa"/>
              <w:right w:w="100" w:type="dxa"/>
            </w:tcMar>
          </w:tcPr>
          <w:p w14:paraId="470235E1" w14:textId="77777777" w:rsidR="006C3A3F" w:rsidRDefault="006C3A3F" w:rsidP="006C3A3F"/>
        </w:tc>
        <w:tc>
          <w:tcPr>
            <w:tcW w:w="4032" w:type="dxa"/>
            <w:tcMar>
              <w:top w:w="100" w:type="dxa"/>
              <w:left w:w="100" w:type="dxa"/>
              <w:bottom w:w="100" w:type="dxa"/>
              <w:right w:w="100" w:type="dxa"/>
            </w:tcMar>
          </w:tcPr>
          <w:p w14:paraId="231C5F55" w14:textId="77777777" w:rsidR="006C3A3F" w:rsidRPr="6F7F2E7A" w:rsidRDefault="006C3A3F" w:rsidP="006C3A3F">
            <w:pPr>
              <w:widowControl w:val="0"/>
            </w:pPr>
          </w:p>
        </w:tc>
        <w:tc>
          <w:tcPr>
            <w:tcW w:w="4032" w:type="dxa"/>
            <w:tcBorders>
              <w:right w:val="single" w:sz="4" w:space="0" w:color="auto"/>
            </w:tcBorders>
            <w:tcMar>
              <w:top w:w="100" w:type="dxa"/>
              <w:left w:w="100" w:type="dxa"/>
              <w:bottom w:w="100" w:type="dxa"/>
              <w:right w:w="100" w:type="dxa"/>
            </w:tcMar>
          </w:tcPr>
          <w:p w14:paraId="12821167" w14:textId="77777777" w:rsidR="006C3A3F" w:rsidRDefault="006C3A3F" w:rsidP="006C3A3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22E267DF" w14:textId="77777777" w:rsidR="006C3A3F" w:rsidRDefault="006C3A3F" w:rsidP="006C3A3F">
            <w:pPr>
              <w:widowControl w:val="0"/>
              <w:pBdr>
                <w:top w:val="nil"/>
                <w:left w:val="nil"/>
                <w:bottom w:val="nil"/>
                <w:right w:val="nil"/>
                <w:between w:val="nil"/>
              </w:pBdr>
            </w:pPr>
          </w:p>
        </w:tc>
        <w:tc>
          <w:tcPr>
            <w:tcW w:w="4032" w:type="dxa"/>
            <w:tcBorders>
              <w:top w:val="nil"/>
              <w:left w:val="single" w:sz="4" w:space="0" w:color="auto"/>
              <w:bottom w:val="nil"/>
              <w:right w:val="nil"/>
            </w:tcBorders>
          </w:tcPr>
          <w:p w14:paraId="62B7AC7A" w14:textId="77777777" w:rsidR="006C3A3F" w:rsidRDefault="006C3A3F" w:rsidP="006C3A3F">
            <w:pPr>
              <w:widowControl w:val="0"/>
              <w:pBdr>
                <w:top w:val="nil"/>
                <w:left w:val="nil"/>
                <w:bottom w:val="nil"/>
                <w:right w:val="nil"/>
                <w:between w:val="nil"/>
              </w:pBdr>
            </w:pPr>
          </w:p>
        </w:tc>
        <w:tc>
          <w:tcPr>
            <w:tcW w:w="4032" w:type="dxa"/>
            <w:tcBorders>
              <w:top w:val="nil"/>
              <w:left w:val="nil"/>
              <w:bottom w:val="nil"/>
              <w:right w:val="nil"/>
            </w:tcBorders>
          </w:tcPr>
          <w:p w14:paraId="3B60B5B0" w14:textId="77777777" w:rsidR="006C3A3F" w:rsidRDefault="006C3A3F" w:rsidP="006C3A3F">
            <w:pPr>
              <w:widowControl w:val="0"/>
              <w:pBdr>
                <w:top w:val="nil"/>
                <w:left w:val="nil"/>
                <w:bottom w:val="nil"/>
                <w:right w:val="nil"/>
                <w:between w:val="nil"/>
              </w:pBdr>
            </w:pPr>
          </w:p>
        </w:tc>
        <w:tc>
          <w:tcPr>
            <w:tcW w:w="4032" w:type="dxa"/>
            <w:gridSpan w:val="2"/>
            <w:tcBorders>
              <w:top w:val="nil"/>
              <w:left w:val="nil"/>
              <w:bottom w:val="nil"/>
              <w:right w:val="nil"/>
            </w:tcBorders>
          </w:tcPr>
          <w:p w14:paraId="0826F3F6" w14:textId="77777777" w:rsidR="006C3A3F" w:rsidRDefault="006C3A3F" w:rsidP="006C3A3F">
            <w:pPr>
              <w:widowControl w:val="0"/>
              <w:pBdr>
                <w:top w:val="nil"/>
                <w:left w:val="nil"/>
                <w:bottom w:val="nil"/>
                <w:right w:val="nil"/>
                <w:between w:val="nil"/>
              </w:pBdr>
            </w:pPr>
          </w:p>
        </w:tc>
      </w:tr>
      <w:tr w:rsidR="006C3A3F" w14:paraId="713F1B02" w14:textId="6CBBCDA2"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119DB46" w14:textId="281AB45A" w:rsidR="006C3A3F" w:rsidRPr="0067092A" w:rsidRDefault="006C3A3F" w:rsidP="006C3A3F">
            <w:pPr>
              <w:jc w:val="center"/>
              <w:rPr>
                <w:b/>
              </w:rPr>
            </w:pPr>
            <w:r w:rsidRPr="0067092A">
              <w:rPr>
                <w:b/>
              </w:rPr>
              <w:t>Additional Notes</w:t>
            </w:r>
          </w:p>
        </w:tc>
        <w:tc>
          <w:tcPr>
            <w:tcW w:w="4032" w:type="dxa"/>
            <w:tcMar>
              <w:top w:w="100" w:type="dxa"/>
              <w:left w:w="100" w:type="dxa"/>
              <w:bottom w:w="100" w:type="dxa"/>
              <w:right w:w="100" w:type="dxa"/>
            </w:tcMar>
          </w:tcPr>
          <w:p w14:paraId="47FDCF1E" w14:textId="32F58D4A" w:rsidR="006C3A3F" w:rsidRDefault="000030CA" w:rsidP="00007848">
            <w:pPr>
              <w:widowControl w:val="0"/>
            </w:pPr>
            <w:r w:rsidRPr="44FA64C8">
              <w:t>See consideration about this being weaved in throughout. Some terms</w:t>
            </w:r>
            <w:r w:rsidR="00C824C2" w:rsidRPr="44FA64C8">
              <w:t xml:space="preserve"> may be defined in the same </w:t>
            </w:r>
            <w:r w:rsidR="008834EE" w:rsidRPr="44FA64C8">
              <w:t xml:space="preserve">instructional period </w:t>
            </w:r>
            <w:r w:rsidR="00C824C2" w:rsidRPr="44FA64C8">
              <w:t xml:space="preserve">while others will be defined/revisited </w:t>
            </w:r>
            <w:r w:rsidR="009F13A9" w:rsidRPr="44FA64C8">
              <w:t>throughout 6+</w:t>
            </w:r>
          </w:p>
        </w:tc>
        <w:tc>
          <w:tcPr>
            <w:tcW w:w="4032" w:type="dxa"/>
            <w:tcMar>
              <w:top w:w="100" w:type="dxa"/>
              <w:left w:w="100" w:type="dxa"/>
              <w:bottom w:w="100" w:type="dxa"/>
              <w:right w:w="100" w:type="dxa"/>
            </w:tcMar>
          </w:tcPr>
          <w:p w14:paraId="4024EB5C" w14:textId="30DA28BA" w:rsidR="006C3A3F" w:rsidRDefault="00E11C92" w:rsidP="006C3A3F">
            <w:pPr>
              <w:widowControl w:val="0"/>
            </w:pPr>
            <w:r>
              <w:t xml:space="preserve">Likely </w:t>
            </w:r>
            <w:r w:rsidR="007D7DF6">
              <w:t>1</w:t>
            </w:r>
            <w:r w:rsidR="00A01CC8">
              <w:t>+</w:t>
            </w:r>
            <w:r>
              <w:t xml:space="preserve"> instructional periods possibly combined with </w:t>
            </w:r>
            <w:r w:rsidR="00A01CC8">
              <w:t>following</w:t>
            </w:r>
            <w:r>
              <w:t xml:space="preserve"> node</w:t>
            </w:r>
            <w:r w:rsidR="00A01CC8">
              <w:t>s</w:t>
            </w:r>
          </w:p>
          <w:p w14:paraId="6EFF7EB3" w14:textId="58B70531" w:rsidR="006C3A3F" w:rsidRPr="6F7F2E7A" w:rsidRDefault="006C3A3F" w:rsidP="006C3A3F">
            <w:pPr>
              <w:widowControl w:val="0"/>
            </w:pPr>
          </w:p>
        </w:tc>
        <w:tc>
          <w:tcPr>
            <w:tcW w:w="4032" w:type="dxa"/>
            <w:tcBorders>
              <w:right w:val="single" w:sz="4" w:space="0" w:color="auto"/>
            </w:tcBorders>
            <w:tcMar>
              <w:top w:w="100" w:type="dxa"/>
              <w:left w:w="100" w:type="dxa"/>
              <w:bottom w:w="100" w:type="dxa"/>
              <w:right w:w="100" w:type="dxa"/>
            </w:tcMar>
          </w:tcPr>
          <w:p w14:paraId="2CFCD3D5" w14:textId="46FE4D04" w:rsidR="00483662" w:rsidRDefault="001D3D79" w:rsidP="00483662">
            <w:pPr>
              <w:widowControl w:val="0"/>
            </w:pPr>
            <w:r>
              <w:t xml:space="preserve">Likely </w:t>
            </w:r>
            <w:r w:rsidR="007D7DF6">
              <w:t>1</w:t>
            </w:r>
            <w:r w:rsidR="00A01CC8">
              <w:t>+</w:t>
            </w:r>
            <w:r>
              <w:t xml:space="preserve"> instructional periods possibly combined with </w:t>
            </w:r>
            <w:r w:rsidR="00A01CC8">
              <w:t>previous</w:t>
            </w:r>
            <w:r>
              <w:t xml:space="preserve"> node</w:t>
            </w:r>
          </w:p>
          <w:p w14:paraId="5AAC79D5" w14:textId="1F0C7F49" w:rsidR="006C3A3F" w:rsidRDefault="006C3A3F" w:rsidP="006C3A3F">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25CAD44B" w14:textId="5C7F3734" w:rsidR="006C3A3F" w:rsidRPr="00822399" w:rsidRDefault="001D3D79" w:rsidP="00822399">
            <w:pPr>
              <w:widowControl w:val="0"/>
            </w:pPr>
            <w:r>
              <w:t xml:space="preserve">Likely </w:t>
            </w:r>
            <w:r w:rsidR="007D7DF6">
              <w:t>1</w:t>
            </w:r>
            <w:r w:rsidR="00A01CC8">
              <w:t xml:space="preserve">+ </w:t>
            </w:r>
            <w:r>
              <w:t>instructional periods</w:t>
            </w:r>
            <w:r w:rsidR="00822399">
              <w:t xml:space="preserve"> when introducing </w:t>
            </w:r>
            <w:r w:rsidR="006D4EF1">
              <w:t xml:space="preserve">(possibly combined with previous nodes) </w:t>
            </w:r>
            <w:r w:rsidR="00822399">
              <w:t xml:space="preserve">but continues throughout 6+ </w:t>
            </w:r>
          </w:p>
        </w:tc>
        <w:tc>
          <w:tcPr>
            <w:tcW w:w="4032" w:type="dxa"/>
            <w:tcBorders>
              <w:top w:val="nil"/>
              <w:left w:val="single" w:sz="4" w:space="0" w:color="auto"/>
              <w:bottom w:val="nil"/>
              <w:right w:val="nil"/>
            </w:tcBorders>
          </w:tcPr>
          <w:p w14:paraId="6E558FAE" w14:textId="77777777" w:rsidR="006C3A3F" w:rsidRDefault="006C3A3F" w:rsidP="006C3A3F">
            <w:pPr>
              <w:widowControl w:val="0"/>
              <w:pBdr>
                <w:top w:val="nil"/>
                <w:left w:val="nil"/>
                <w:bottom w:val="nil"/>
                <w:right w:val="nil"/>
                <w:between w:val="nil"/>
              </w:pBdr>
            </w:pPr>
          </w:p>
        </w:tc>
        <w:tc>
          <w:tcPr>
            <w:tcW w:w="4032" w:type="dxa"/>
            <w:tcBorders>
              <w:top w:val="nil"/>
              <w:left w:val="nil"/>
              <w:bottom w:val="nil"/>
              <w:right w:val="nil"/>
            </w:tcBorders>
          </w:tcPr>
          <w:p w14:paraId="5AD2B4E0" w14:textId="77777777" w:rsidR="006C3A3F" w:rsidRDefault="006C3A3F" w:rsidP="006C3A3F">
            <w:pPr>
              <w:widowControl w:val="0"/>
              <w:pBdr>
                <w:top w:val="nil"/>
                <w:left w:val="nil"/>
                <w:bottom w:val="nil"/>
                <w:right w:val="nil"/>
                <w:between w:val="nil"/>
              </w:pBdr>
            </w:pPr>
          </w:p>
        </w:tc>
        <w:tc>
          <w:tcPr>
            <w:tcW w:w="4032" w:type="dxa"/>
            <w:gridSpan w:val="2"/>
            <w:tcBorders>
              <w:top w:val="nil"/>
              <w:left w:val="nil"/>
              <w:bottom w:val="nil"/>
              <w:right w:val="nil"/>
            </w:tcBorders>
          </w:tcPr>
          <w:p w14:paraId="7BCCB064" w14:textId="77777777" w:rsidR="006C3A3F" w:rsidRDefault="006C3A3F" w:rsidP="006C3A3F">
            <w:pPr>
              <w:widowControl w:val="0"/>
              <w:pBdr>
                <w:top w:val="nil"/>
                <w:left w:val="nil"/>
                <w:bottom w:val="nil"/>
                <w:right w:val="nil"/>
                <w:between w:val="nil"/>
              </w:pBdr>
            </w:pPr>
          </w:p>
        </w:tc>
      </w:tr>
    </w:tbl>
    <w:p w14:paraId="5CB9D8BA" w14:textId="2A190231" w:rsidR="0016147A" w:rsidRDefault="0016147A" w:rsidP="00E0509D">
      <w:bookmarkStart w:id="8" w:name="_vkfwfzt3b333" w:colFirst="0" w:colLast="0"/>
      <w:bookmarkEnd w:id="8"/>
    </w:p>
    <w:p w14:paraId="7F27DDC6" w14:textId="77777777" w:rsidR="002347B9" w:rsidRPr="00086B12" w:rsidRDefault="002347B9" w:rsidP="002347B9">
      <w:pPr>
        <w:rPr>
          <w:b/>
          <w:bCs/>
          <w:color w:val="0070C0"/>
          <w:sz w:val="28"/>
          <w:szCs w:val="28"/>
        </w:rPr>
      </w:pPr>
    </w:p>
    <w:p w14:paraId="3773E878" w14:textId="1F9FAF25" w:rsidR="002347B9" w:rsidRDefault="002347B9" w:rsidP="002347B9">
      <w:pPr>
        <w:pStyle w:val="Heading3"/>
        <w:rPr>
          <w:lang w:val="en-US"/>
        </w:rPr>
      </w:pPr>
      <w:r>
        <w:t xml:space="preserve">Concept/Skill: Identify </w:t>
      </w:r>
      <w:r w:rsidR="005F59C2">
        <w:t xml:space="preserve">and generate </w:t>
      </w:r>
      <w:r>
        <w:t>equivalent expressions</w:t>
      </w:r>
      <w:r w:rsidR="00813C3B">
        <w:t xml:space="preserve"> </w:t>
      </w:r>
      <w:r w:rsidR="00B059DF">
        <w:t>and use</w:t>
      </w:r>
      <w:r>
        <w:t xml:space="preserve"> properties to justify</w:t>
      </w:r>
      <w:r w:rsidR="00B059DF">
        <w:t xml:space="preserve"> the equivalence</w:t>
      </w:r>
      <w:r>
        <w:t>.</w:t>
      </w:r>
    </w:p>
    <w:p w14:paraId="74AA2107" w14:textId="244960B5" w:rsidR="002347B9" w:rsidRPr="00913543" w:rsidRDefault="002347B9" w:rsidP="002347B9"/>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2347B9" w14:paraId="1950503F" w14:textId="77777777" w:rsidTr="00FE6162">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DC1F6CA" w14:textId="77777777" w:rsidR="002347B9" w:rsidRPr="00B34128" w:rsidRDefault="002347B9" w:rsidP="00097249">
            <w:pPr>
              <w:jc w:val="center"/>
              <w:rPr>
                <w:b/>
                <w:bCs/>
              </w:rPr>
            </w:pPr>
            <w:r w:rsidRPr="0067092A">
              <w:rPr>
                <w:b/>
                <w:bC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15BBAC96" w14:textId="77777777" w:rsidR="00605985" w:rsidRDefault="00C83EAB">
            <w:r w:rsidRPr="44FA64C8">
              <w:rPr>
                <w:b/>
              </w:rPr>
              <w:t xml:space="preserve">Establish the Properties/Laws: </w:t>
            </w:r>
            <w:r w:rsidRPr="44FA64C8">
              <w:t xml:space="preserve">Connect previous understanding of associative, commutative, and distributive properties to seeing and using the properties with letters. </w:t>
            </w:r>
          </w:p>
          <w:p w14:paraId="2876C192" w14:textId="5BD8C46B" w:rsidR="00203251" w:rsidRPr="00682DE4" w:rsidRDefault="00203251">
            <w:r w:rsidRPr="00682DE4">
              <w:rPr>
                <w:b/>
                <w:bCs/>
              </w:rPr>
              <w:t>Generate equivalent expressions</w:t>
            </w:r>
            <w:r w:rsidRPr="00682DE4">
              <w:t>: Write equivalent expressions.</w:t>
            </w:r>
          </w:p>
        </w:tc>
      </w:tr>
      <w:tr w:rsidR="002347B9" w14:paraId="282ACE3D" w14:textId="77777777" w:rsidTr="00FE6162">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2334D0" w14:textId="77777777" w:rsidR="002347B9" w:rsidRPr="00B34128" w:rsidRDefault="002347B9" w:rsidP="00097249">
            <w:pPr>
              <w:jc w:val="center"/>
              <w:rPr>
                <w:b/>
                <w:bCs/>
              </w:rPr>
            </w:pPr>
            <w:r w:rsidRPr="0067092A">
              <w:rPr>
                <w:b/>
                <w:bC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22C33269" w14:textId="77777777" w:rsidR="0053660D" w:rsidRDefault="0053660D" w:rsidP="0053660D">
            <w:pPr>
              <w:pStyle w:val="ListParagraph"/>
              <w:numPr>
                <w:ilvl w:val="0"/>
                <w:numId w:val="7"/>
              </w:numPr>
              <w:spacing w:line="480" w:lineRule="auto"/>
            </w:pPr>
            <w:r w:rsidRPr="44FA64C8">
              <w:rPr>
                <w:lang w:val="en-US"/>
              </w:rPr>
              <w:t xml:space="preserve">The commutative property of addition can be written as </w:t>
            </w:r>
            <m:oMath>
              <m:r>
                <w:rPr>
                  <w:rFonts w:ascii="Cambria Math" w:hAnsi="Cambria Math"/>
                </w:rPr>
                <m:t>a+b=b+a</m:t>
              </m:r>
            </m:oMath>
            <w:r w:rsidRPr="44FA64C8">
              <w:rPr>
                <w:lang w:val="en-US"/>
              </w:rPr>
              <w:t xml:space="preserve"> (be sure to state domain – whole numbers, fractions, rational numbers). In the equation </w:t>
            </w:r>
            <m:oMath>
              <m:r>
                <w:rPr>
                  <w:rFonts w:ascii="Cambria Math" w:hAnsi="Cambria Math"/>
                </w:rPr>
                <m:t>(6+2)+4=4+(6+2)</m:t>
              </m:r>
            </m:oMath>
            <w:r w:rsidRPr="44FA64C8">
              <w:rPr>
                <w:lang w:val="en-US"/>
              </w:rPr>
              <w:t xml:space="preserve">, what is </w:t>
            </w:r>
            <m:oMath>
              <m:r>
                <w:rPr>
                  <w:rFonts w:ascii="Cambria Math" w:hAnsi="Cambria Math"/>
                </w:rPr>
                <m:t>a</m:t>
              </m:r>
            </m:oMath>
            <w:r w:rsidRPr="44FA64C8">
              <w:rPr>
                <w:lang w:val="en-US"/>
              </w:rPr>
              <w:t>?</w:t>
            </w:r>
          </w:p>
          <w:p w14:paraId="263A39AC" w14:textId="28A1CF75" w:rsidR="0053660D" w:rsidRDefault="0053660D" w:rsidP="008435FF">
            <w:pPr>
              <w:pStyle w:val="ListParagraph"/>
              <w:numPr>
                <w:ilvl w:val="0"/>
                <w:numId w:val="7"/>
              </w:numPr>
              <w:spacing w:line="480" w:lineRule="auto"/>
              <w:rPr>
                <w:rFonts w:ascii="Cambria Math" w:eastAsia="Aptos" w:hAnsi="Cambria Math" w:cs="Aptos"/>
                <w:iCs/>
              </w:rPr>
            </w:pPr>
            <m:oMath>
              <m:r>
                <w:rPr>
                  <w:rFonts w:ascii="Cambria Math" w:eastAsia="Aptos" w:hAnsi="Cambria Math" w:cs="Aptos"/>
                </w:rPr>
                <m:t xml:space="preserve">3 +4=4+3 </m:t>
              </m:r>
            </m:oMath>
            <w:r w:rsidRPr="008435FF">
              <w:rPr>
                <w:rFonts w:ascii="Cambria Math" w:eastAsia="Aptos" w:hAnsi="Cambria Math" w:cs="Aptos"/>
                <w:i/>
              </w:rPr>
              <w:t xml:space="preserve"> AND   </w:t>
            </w:r>
            <m:oMath>
              <m:r>
                <w:rPr>
                  <w:rFonts w:ascii="Cambria Math" w:eastAsia="Aptos" w:hAnsi="Cambria Math" w:cs="Aptos"/>
                </w:rPr>
                <m:t>a+b=b+a</m:t>
              </m:r>
            </m:oMath>
            <w:r w:rsidRPr="008435FF">
              <w:rPr>
                <w:rFonts w:ascii="Cambria Math" w:eastAsia="Aptos" w:hAnsi="Cambria Math" w:cs="Aptos"/>
                <w:i/>
              </w:rPr>
              <w:t xml:space="preserve">. </w:t>
            </w:r>
            <w:r w:rsidRPr="008435FF">
              <w:rPr>
                <w:rFonts w:ascii="Cambria Math" w:eastAsia="Aptos" w:hAnsi="Cambria Math" w:cs="Aptos"/>
                <w:iCs/>
              </w:rPr>
              <w:t xml:space="preserve">What is playing the role of </w:t>
            </w:r>
            <m:oMath>
              <m:r>
                <w:rPr>
                  <w:rFonts w:ascii="Cambria Math" w:eastAsia="Aptos" w:hAnsi="Cambria Math" w:cs="Aptos"/>
                </w:rPr>
                <m:t>a</m:t>
              </m:r>
            </m:oMath>
            <w:r w:rsidRPr="008435FF">
              <w:rPr>
                <w:rFonts w:ascii="Cambria Math" w:eastAsia="Aptos" w:hAnsi="Cambria Math" w:cs="Aptos"/>
                <w:iCs/>
              </w:rPr>
              <w:t>?</w:t>
            </w:r>
            <w:r w:rsidR="00122387">
              <w:rPr>
                <w:rFonts w:ascii="Cambria Math" w:eastAsia="Aptos" w:hAnsi="Cambria Math" w:cs="Aptos"/>
                <w:iCs/>
              </w:rPr>
              <w:t xml:space="preserve"> </w:t>
            </w:r>
            <w:r w:rsidR="00122387" w:rsidRPr="44FA64C8">
              <w:rPr>
                <w:lang w:val="en-US"/>
              </w:rPr>
              <w:t>(be sure to state domain – whole numbers, fractions, rational numbers</w:t>
            </w:r>
            <w:r w:rsidR="00122387">
              <w:rPr>
                <w:lang w:val="en-US"/>
              </w:rPr>
              <w:t>)</w:t>
            </w:r>
          </w:p>
          <w:p w14:paraId="60C0B3FB" w14:textId="3A938B4E" w:rsidR="005F59C2" w:rsidRPr="007D42D9" w:rsidRDefault="0053660D" w:rsidP="007D42D9">
            <w:pPr>
              <w:spacing w:line="480" w:lineRule="auto"/>
              <w:rPr>
                <w:rFonts w:ascii="Cambria Math" w:eastAsia="Aptos" w:hAnsi="Cambria Math" w:cs="Aptos"/>
                <w:iCs/>
              </w:rPr>
            </w:pPr>
            <w:r w:rsidRPr="00682DE4">
              <w:rPr>
                <w:noProof/>
              </w:rPr>
              <w:drawing>
                <wp:inline distT="0" distB="0" distL="0" distR="0" wp14:anchorId="30564942" wp14:editId="79452571">
                  <wp:extent cx="3474720" cy="1847087"/>
                  <wp:effectExtent l="19050" t="19050" r="11430" b="20320"/>
                  <wp:docPr id="211252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26518"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3474720" cy="1847087"/>
                          </a:xfrm>
                          <a:prstGeom prst="rect">
                            <a:avLst/>
                          </a:prstGeom>
                          <a:ln>
                            <a:solidFill>
                              <a:schemeClr val="bg1">
                                <a:lumMod val="50000"/>
                              </a:schemeClr>
                            </a:solidFill>
                          </a:ln>
                        </pic:spPr>
                      </pic:pic>
                    </a:graphicData>
                  </a:graphic>
                </wp:inline>
              </w:drawing>
            </w:r>
            <w:r w:rsidR="007D42D9">
              <w:rPr>
                <w:noProof/>
              </w:rPr>
              <w:t xml:space="preserve"> </w:t>
            </w:r>
            <w:r w:rsidR="007D42D9" w:rsidRPr="007D42D9">
              <w:rPr>
                <w:rFonts w:ascii="Cambria Math" w:eastAsia="Aptos" w:hAnsi="Cambria Math" w:cs="Aptos"/>
                <w:iCs/>
                <w:noProof/>
              </w:rPr>
              <w:drawing>
                <wp:inline distT="0" distB="0" distL="0" distR="0" wp14:anchorId="57823F3E" wp14:editId="78FF9FE9">
                  <wp:extent cx="3943900" cy="1267002"/>
                  <wp:effectExtent l="19050" t="19050" r="19050" b="28575"/>
                  <wp:docPr id="137353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36266" name=""/>
                          <pic:cNvPicPr/>
                        </pic:nvPicPr>
                        <pic:blipFill>
                          <a:blip r:embed="rId13"/>
                          <a:stretch>
                            <a:fillRect/>
                          </a:stretch>
                        </pic:blipFill>
                        <pic:spPr>
                          <a:xfrm>
                            <a:off x="0" y="0"/>
                            <a:ext cx="3943900" cy="1267002"/>
                          </a:xfrm>
                          <a:prstGeom prst="rect">
                            <a:avLst/>
                          </a:prstGeom>
                          <a:ln>
                            <a:solidFill>
                              <a:schemeClr val="bg1">
                                <a:lumMod val="50000"/>
                              </a:schemeClr>
                            </a:solidFill>
                          </a:ln>
                        </pic:spPr>
                      </pic:pic>
                    </a:graphicData>
                  </a:graphic>
                </wp:inline>
              </w:drawing>
            </w:r>
            <w:r w:rsidR="00CC5372" w:rsidRPr="00682DE4">
              <w:rPr>
                <w:noProof/>
              </w:rPr>
              <w:t xml:space="preserve"> </w:t>
            </w:r>
            <w:r w:rsidR="00CC5372" w:rsidRPr="00682DE4">
              <w:rPr>
                <w:noProof/>
              </w:rPr>
              <w:drawing>
                <wp:inline distT="0" distB="0" distL="0" distR="0" wp14:anchorId="0B9B69C5" wp14:editId="113F304E">
                  <wp:extent cx="3008489" cy="1041400"/>
                  <wp:effectExtent l="19050" t="19050" r="20955" b="25400"/>
                  <wp:docPr id="89634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48554"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3008489" cy="1041400"/>
                          </a:xfrm>
                          <a:prstGeom prst="rect">
                            <a:avLst/>
                          </a:prstGeom>
                          <a:ln>
                            <a:solidFill>
                              <a:schemeClr val="bg1">
                                <a:lumMod val="50000"/>
                              </a:schemeClr>
                            </a:solidFill>
                          </a:ln>
                        </pic:spPr>
                      </pic:pic>
                    </a:graphicData>
                  </a:graphic>
                </wp:inline>
              </w:drawing>
            </w:r>
            <w:r w:rsidR="00CC5372" w:rsidRPr="00682DE4">
              <w:rPr>
                <w:noProof/>
              </w:rPr>
              <w:t xml:space="preserve"> </w:t>
            </w:r>
            <w:r w:rsidR="00CC5372" w:rsidRPr="00682DE4">
              <w:rPr>
                <w:noProof/>
              </w:rPr>
              <w:drawing>
                <wp:inline distT="0" distB="0" distL="0" distR="0" wp14:anchorId="6F059C77" wp14:editId="12596927">
                  <wp:extent cx="4114800" cy="1267967"/>
                  <wp:effectExtent l="19050" t="19050" r="19050" b="27940"/>
                  <wp:docPr id="11587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0675"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114800" cy="1267967"/>
                          </a:xfrm>
                          <a:prstGeom prst="rect">
                            <a:avLst/>
                          </a:prstGeom>
                          <a:ln>
                            <a:solidFill>
                              <a:schemeClr val="bg1">
                                <a:lumMod val="50000"/>
                              </a:schemeClr>
                            </a:solidFill>
                          </a:ln>
                        </pic:spPr>
                      </pic:pic>
                    </a:graphicData>
                  </a:graphic>
                </wp:inline>
              </w:drawing>
            </w:r>
          </w:p>
        </w:tc>
      </w:tr>
      <w:tr w:rsidR="00232366" w14:paraId="4F09E3B2" w14:textId="77777777" w:rsidTr="00A13FF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D36CAA3" w14:textId="4E8F1EA8" w:rsidR="00232366" w:rsidRPr="0067092A" w:rsidRDefault="00232366" w:rsidP="00232366">
            <w:pPr>
              <w:jc w:val="center"/>
              <w:rPr>
                <w:b/>
              </w:rPr>
            </w:pPr>
            <w:r>
              <w:rPr>
                <w:b/>
              </w:rPr>
              <w:t>Knowledge Graph Node</w:t>
            </w:r>
          </w:p>
        </w:tc>
        <w:tc>
          <w:tcPr>
            <w:tcW w:w="4032" w:type="dxa"/>
            <w:shd w:val="clear" w:color="auto" w:fill="C6D9F1" w:themeFill="text2" w:themeFillTint="33"/>
            <w:tcMar>
              <w:top w:w="100" w:type="dxa"/>
              <w:left w:w="100" w:type="dxa"/>
              <w:bottom w:w="100" w:type="dxa"/>
              <w:right w:w="100" w:type="dxa"/>
            </w:tcMar>
          </w:tcPr>
          <w:p w14:paraId="0A0885D7" w14:textId="617AEE27" w:rsidR="00232366" w:rsidRDefault="00232366" w:rsidP="00A13FFD">
            <w:pPr>
              <w:widowControl w:val="0"/>
              <w:pBdr>
                <w:top w:val="nil"/>
                <w:left w:val="nil"/>
                <w:bottom w:val="nil"/>
                <w:right w:val="nil"/>
                <w:between w:val="nil"/>
              </w:pBdr>
              <w:shd w:val="clear" w:color="auto" w:fill="C6D9F1" w:themeFill="text2" w:themeFillTint="33"/>
            </w:pPr>
            <w:r>
              <w:t>Match</w:t>
            </w:r>
            <w:r w:rsidR="0098494C" w:rsidRPr="0098494C">
              <w:rPr>
                <w:rFonts w:ascii="Segoe UI" w:hAnsi="Segoe UI" w:cs="Segoe UI"/>
                <w:sz w:val="18"/>
                <w:szCs w:val="18"/>
              </w:rPr>
              <w:t xml:space="preserve"> </w:t>
            </w:r>
            <w:r w:rsidR="0098494C" w:rsidRPr="0098494C">
              <w:t xml:space="preserve">each number in a numerical example of a property of operations to the corresponding variable in the </w:t>
            </w:r>
            <w:r w:rsidR="00E725E8">
              <w:t>general statement of the property</w:t>
            </w:r>
            <w:r w:rsidR="0098494C" w:rsidRPr="0098494C">
              <w:t>.</w:t>
            </w:r>
          </w:p>
        </w:tc>
        <w:tc>
          <w:tcPr>
            <w:tcW w:w="4032" w:type="dxa"/>
            <w:shd w:val="clear" w:color="auto" w:fill="C6D9F1" w:themeFill="text2" w:themeFillTint="33"/>
            <w:tcMar>
              <w:top w:w="100" w:type="dxa"/>
              <w:left w:w="100" w:type="dxa"/>
              <w:bottom w:w="100" w:type="dxa"/>
              <w:right w:w="100" w:type="dxa"/>
            </w:tcMar>
          </w:tcPr>
          <w:p w14:paraId="04034C8B" w14:textId="2D3E54B6" w:rsidR="00232366" w:rsidRDefault="00232366" w:rsidP="00232366">
            <w:pPr>
              <w:widowControl w:val="0"/>
              <w:pBdr>
                <w:top w:val="nil"/>
                <w:left w:val="nil"/>
                <w:bottom w:val="nil"/>
                <w:right w:val="nil"/>
                <w:between w:val="nil"/>
              </w:pBdr>
            </w:pPr>
            <w:r w:rsidRPr="44FA64C8">
              <w:t>Identify equivalent expressions.</w:t>
            </w:r>
          </w:p>
        </w:tc>
        <w:tc>
          <w:tcPr>
            <w:tcW w:w="4032" w:type="dxa"/>
            <w:tcBorders>
              <w:right w:val="single" w:sz="4" w:space="0" w:color="auto"/>
            </w:tcBorders>
            <w:shd w:val="clear" w:color="auto" w:fill="C6D9F1" w:themeFill="text2" w:themeFillTint="33"/>
            <w:tcMar>
              <w:top w:w="100" w:type="dxa"/>
              <w:left w:w="100" w:type="dxa"/>
              <w:bottom w:w="100" w:type="dxa"/>
              <w:right w:w="100" w:type="dxa"/>
            </w:tcMar>
          </w:tcPr>
          <w:p w14:paraId="3AD9D487" w14:textId="68156A20" w:rsidR="00232366" w:rsidRDefault="00232366" w:rsidP="00232366">
            <w:r>
              <w:t>Generate equivalent expression</w:t>
            </w:r>
            <w:r w:rsidR="0098494C">
              <w:t>s</w:t>
            </w:r>
            <w:r>
              <w:t>.</w:t>
            </w:r>
          </w:p>
        </w:tc>
        <w:tc>
          <w:tcPr>
            <w:tcW w:w="403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1BB0613" w14:textId="437B3F82" w:rsidR="00232366" w:rsidRDefault="00232366" w:rsidP="00232366">
            <w:r w:rsidRPr="008F2FEE">
              <w:t>Use the distributive property to write the product of two factors as a sum or difference.</w:t>
            </w:r>
          </w:p>
        </w:tc>
        <w:tc>
          <w:tcPr>
            <w:tcW w:w="403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EE4E83D" w14:textId="3D492F20" w:rsidR="00232366" w:rsidRDefault="00232366" w:rsidP="00232366">
            <w:r w:rsidRPr="00083041">
              <w:t>Use the distributive property to write a sum or difference as the product of two factors.</w:t>
            </w:r>
          </w:p>
        </w:tc>
        <w:tc>
          <w:tcPr>
            <w:tcW w:w="403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EAE1DC2" w14:textId="3BA1A189" w:rsidR="00232366" w:rsidRDefault="00232366" w:rsidP="00232366">
            <w:r w:rsidRPr="00083041">
              <w:t>Add and subtract like terms by using the distributive property.</w:t>
            </w:r>
          </w:p>
        </w:tc>
        <w:tc>
          <w:tcPr>
            <w:tcW w:w="4032"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tcPr>
          <w:p w14:paraId="78B8A51E" w14:textId="42BEE67A" w:rsidR="00232366" w:rsidRDefault="00232366" w:rsidP="00232366">
            <w:r w:rsidRPr="44FA64C8">
              <w:t>Write equivalent expressions by using the properties of operations and combining like terms.</w:t>
            </w:r>
          </w:p>
        </w:tc>
      </w:tr>
      <w:tr w:rsidR="00232366" w14:paraId="76FCEC71" w14:textId="77777777" w:rsidTr="00FE616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EA363A9" w14:textId="66D993B0" w:rsidR="00232366" w:rsidRPr="002567BB" w:rsidRDefault="00232366" w:rsidP="00232366">
            <w:pPr>
              <w:jc w:val="center"/>
              <w:rPr>
                <w:b/>
              </w:rPr>
            </w:pPr>
            <w:r w:rsidRPr="002567BB">
              <w:rPr>
                <w:b/>
              </w:rPr>
              <w:t>Terminology</w:t>
            </w:r>
          </w:p>
        </w:tc>
        <w:tc>
          <w:tcPr>
            <w:tcW w:w="4032" w:type="dxa"/>
            <w:tcMar>
              <w:top w:w="100" w:type="dxa"/>
              <w:left w:w="100" w:type="dxa"/>
              <w:bottom w:w="100" w:type="dxa"/>
              <w:right w:w="100" w:type="dxa"/>
            </w:tcMar>
          </w:tcPr>
          <w:p w14:paraId="0F49C912" w14:textId="7D822A5F" w:rsidR="00232366" w:rsidRPr="00BA69D3" w:rsidRDefault="00232366" w:rsidP="00232366"/>
        </w:tc>
        <w:tc>
          <w:tcPr>
            <w:tcW w:w="4032" w:type="dxa"/>
            <w:tcMar>
              <w:top w:w="100" w:type="dxa"/>
              <w:left w:w="100" w:type="dxa"/>
              <w:bottom w:w="100" w:type="dxa"/>
              <w:right w:w="100" w:type="dxa"/>
            </w:tcMar>
          </w:tcPr>
          <w:p w14:paraId="27C2F476" w14:textId="7BB58F27" w:rsidR="00E62CE4" w:rsidRDefault="00232366" w:rsidP="00E62CE4">
            <w:pPr>
              <w:widowControl w:val="0"/>
              <w:pBdr>
                <w:top w:val="nil"/>
                <w:left w:val="nil"/>
                <w:bottom w:val="nil"/>
                <w:right w:val="nil"/>
                <w:between w:val="nil"/>
              </w:pBdr>
            </w:pPr>
            <w:r w:rsidRPr="00682DE4">
              <w:rPr>
                <w:b/>
                <w:bCs/>
              </w:rPr>
              <w:t>equivalent expressions</w:t>
            </w:r>
            <w:r w:rsidRPr="00682DE4">
              <w:t xml:space="preserve"> — two expressions that are equal for all allowed values (i.e., define an identity).</w:t>
            </w:r>
          </w:p>
          <w:p w14:paraId="173B4EAF" w14:textId="77777777" w:rsidR="00E62CE4" w:rsidRPr="00E62CE4" w:rsidRDefault="00E62CE4" w:rsidP="00E62CE4">
            <w:pPr>
              <w:widowControl w:val="0"/>
              <w:pBdr>
                <w:top w:val="nil"/>
                <w:left w:val="nil"/>
                <w:bottom w:val="nil"/>
                <w:right w:val="nil"/>
                <w:between w:val="nil"/>
              </w:pBdr>
            </w:pPr>
          </w:p>
          <w:p w14:paraId="3E5DCDA1" w14:textId="1E4DBFC7" w:rsidR="00E62CE4" w:rsidRDefault="00E62CE4" w:rsidP="00E62CE4">
            <w:r w:rsidRPr="44FA64C8">
              <w:rPr>
                <w:b/>
              </w:rPr>
              <w:t>equation</w:t>
            </w:r>
            <w:r w:rsidRPr="44FA64C8">
              <w:t xml:space="preserve"> — statement asserting two expressions are equal (true/false relative to a stated domain).</w:t>
            </w:r>
          </w:p>
          <w:p w14:paraId="1CB382B2" w14:textId="3ACB1594" w:rsidR="00E62CE4" w:rsidRDefault="00E62CE4" w:rsidP="00E62CE4">
            <w:r w:rsidRPr="00682DE4">
              <w:rPr>
                <w:b/>
                <w:bCs/>
              </w:rPr>
              <w:t>identity</w:t>
            </w:r>
            <w:r w:rsidRPr="00682DE4">
              <w:t xml:space="preserve"> — equation true for </w:t>
            </w:r>
            <w:r w:rsidRPr="00682DE4">
              <w:rPr>
                <w:b/>
                <w:bCs/>
              </w:rPr>
              <w:t>all</w:t>
            </w:r>
            <w:r w:rsidRPr="00682DE4">
              <w:t xml:space="preserve"> values in a stated “large” domain.</w:t>
            </w:r>
          </w:p>
        </w:tc>
        <w:tc>
          <w:tcPr>
            <w:tcW w:w="4032" w:type="dxa"/>
            <w:tcBorders>
              <w:right w:val="single" w:sz="4" w:space="0" w:color="auto"/>
            </w:tcBorders>
            <w:tcMar>
              <w:top w:w="100" w:type="dxa"/>
              <w:left w:w="100" w:type="dxa"/>
              <w:bottom w:w="100" w:type="dxa"/>
              <w:right w:w="100" w:type="dxa"/>
            </w:tcMar>
          </w:tcPr>
          <w:p w14:paraId="2DA9A142" w14:textId="7DC16EDC" w:rsidR="00232366" w:rsidRDefault="00232366" w:rsidP="00232366"/>
        </w:tc>
        <w:tc>
          <w:tcPr>
            <w:tcW w:w="4032" w:type="dxa"/>
            <w:tcBorders>
              <w:top w:val="single" w:sz="4" w:space="0" w:color="auto"/>
              <w:left w:val="single" w:sz="4" w:space="0" w:color="auto"/>
              <w:bottom w:val="single" w:sz="4" w:space="0" w:color="auto"/>
              <w:right w:val="single" w:sz="4" w:space="0" w:color="auto"/>
            </w:tcBorders>
          </w:tcPr>
          <w:p w14:paraId="5F9C3C76" w14:textId="0B4A09E5" w:rsidR="00232366" w:rsidRPr="00066AD6" w:rsidRDefault="00232366" w:rsidP="00232366"/>
        </w:tc>
        <w:tc>
          <w:tcPr>
            <w:tcW w:w="4032" w:type="dxa"/>
            <w:tcBorders>
              <w:top w:val="single" w:sz="4" w:space="0" w:color="auto"/>
              <w:left w:val="single" w:sz="4" w:space="0" w:color="auto"/>
              <w:bottom w:val="single" w:sz="4" w:space="0" w:color="auto"/>
              <w:right w:val="single" w:sz="4" w:space="0" w:color="auto"/>
            </w:tcBorders>
          </w:tcPr>
          <w:p w14:paraId="07C872C2" w14:textId="75B5857E" w:rsidR="00232366" w:rsidRPr="00670681" w:rsidRDefault="00232366" w:rsidP="00232366">
            <w:pPr>
              <w:rPr>
                <w:i/>
                <w:iCs/>
                <w:color w:val="FF0000"/>
              </w:rPr>
            </w:pPr>
          </w:p>
        </w:tc>
        <w:tc>
          <w:tcPr>
            <w:tcW w:w="4032" w:type="dxa"/>
            <w:tcBorders>
              <w:top w:val="single" w:sz="4" w:space="0" w:color="auto"/>
              <w:left w:val="single" w:sz="4" w:space="0" w:color="auto"/>
              <w:bottom w:val="single" w:sz="4" w:space="0" w:color="auto"/>
              <w:right w:val="single" w:sz="4" w:space="0" w:color="auto"/>
            </w:tcBorders>
          </w:tcPr>
          <w:p w14:paraId="2FE72191" w14:textId="77777777" w:rsidR="00232366" w:rsidRPr="7BD64134" w:rsidRDefault="00232366" w:rsidP="00232366">
            <w:pPr>
              <w:widowControl w:val="0"/>
              <w:pBdr>
                <w:top w:val="nil"/>
                <w:left w:val="nil"/>
                <w:bottom w:val="nil"/>
                <w:right w:val="nil"/>
                <w:between w:val="nil"/>
              </w:pBdr>
              <w:rPr>
                <w:color w:val="FF0000"/>
              </w:rPr>
            </w:pPr>
          </w:p>
        </w:tc>
        <w:tc>
          <w:tcPr>
            <w:tcW w:w="4032" w:type="dxa"/>
            <w:gridSpan w:val="2"/>
            <w:tcBorders>
              <w:top w:val="single" w:sz="4" w:space="0" w:color="auto"/>
              <w:left w:val="single" w:sz="4" w:space="0" w:color="auto"/>
              <w:bottom w:val="single" w:sz="4" w:space="0" w:color="auto"/>
              <w:right w:val="single" w:sz="4" w:space="0" w:color="auto"/>
            </w:tcBorders>
          </w:tcPr>
          <w:p w14:paraId="50FF8E24" w14:textId="77777777" w:rsidR="00232366" w:rsidRPr="7BD64134" w:rsidRDefault="00232366" w:rsidP="00232366">
            <w:pPr>
              <w:widowControl w:val="0"/>
              <w:pBdr>
                <w:top w:val="nil"/>
                <w:left w:val="nil"/>
                <w:bottom w:val="nil"/>
                <w:right w:val="nil"/>
                <w:between w:val="nil"/>
              </w:pBdr>
              <w:rPr>
                <w:color w:val="FF0000"/>
              </w:rPr>
            </w:pPr>
          </w:p>
        </w:tc>
      </w:tr>
      <w:tr w:rsidR="00232366" w14:paraId="0AEFA0B4" w14:textId="77777777" w:rsidTr="00FE616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007A46F" w14:textId="77777777" w:rsidR="00232366" w:rsidRPr="0067092A" w:rsidRDefault="00232366" w:rsidP="00232366">
            <w:pPr>
              <w:jc w:val="center"/>
              <w:rPr>
                <w:b/>
              </w:rPr>
            </w:pPr>
            <w:r w:rsidRPr="0067092A">
              <w:rPr>
                <w:b/>
              </w:rPr>
              <w:t xml:space="preserve">Mathematical Models </w:t>
            </w:r>
          </w:p>
        </w:tc>
        <w:tc>
          <w:tcPr>
            <w:tcW w:w="4032" w:type="dxa"/>
            <w:tcMar>
              <w:top w:w="100" w:type="dxa"/>
              <w:left w:w="100" w:type="dxa"/>
              <w:bottom w:w="100" w:type="dxa"/>
              <w:right w:w="100" w:type="dxa"/>
            </w:tcMar>
          </w:tcPr>
          <w:p w14:paraId="203C1A0E" w14:textId="0408A38D" w:rsidR="00232366" w:rsidRDefault="00232366" w:rsidP="00232366">
            <w:pPr>
              <w:widowControl w:val="0"/>
              <w:pBdr>
                <w:top w:val="nil"/>
                <w:left w:val="nil"/>
                <w:bottom w:val="nil"/>
                <w:right w:val="nil"/>
                <w:between w:val="nil"/>
              </w:pBdr>
            </w:pPr>
          </w:p>
        </w:tc>
        <w:tc>
          <w:tcPr>
            <w:tcW w:w="4032" w:type="dxa"/>
            <w:tcMar>
              <w:top w:w="100" w:type="dxa"/>
              <w:left w:w="100" w:type="dxa"/>
              <w:bottom w:w="100" w:type="dxa"/>
              <w:right w:w="100" w:type="dxa"/>
            </w:tcMar>
          </w:tcPr>
          <w:p w14:paraId="3CC05BDC" w14:textId="54771E81" w:rsidR="00232366" w:rsidRDefault="00232366" w:rsidP="00232366">
            <w:pPr>
              <w:widowControl w:val="0"/>
            </w:pPr>
            <w:r w:rsidRPr="44FA64C8">
              <w:t xml:space="preserve">pictures motivate; laws justify. Area model/arrays </w:t>
            </w:r>
            <w:proofErr w:type="spellStart"/>
            <w:r w:rsidRPr="44FA64C8">
              <w:t>etc</w:t>
            </w:r>
            <w:proofErr w:type="spellEnd"/>
            <w:r w:rsidRPr="44FA64C8">
              <w:t xml:space="preserve"> are fine if there’s </w:t>
            </w:r>
            <w:r w:rsidRPr="44FA64C8">
              <w:lastRenderedPageBreak/>
              <w:t>time, but every assertion still needs a law.</w:t>
            </w:r>
          </w:p>
        </w:tc>
        <w:tc>
          <w:tcPr>
            <w:tcW w:w="4032" w:type="dxa"/>
            <w:tcBorders>
              <w:right w:val="single" w:sz="4" w:space="0" w:color="auto"/>
            </w:tcBorders>
            <w:tcMar>
              <w:top w:w="100" w:type="dxa"/>
              <w:left w:w="100" w:type="dxa"/>
              <w:bottom w:w="100" w:type="dxa"/>
              <w:right w:w="100" w:type="dxa"/>
            </w:tcMar>
          </w:tcPr>
          <w:p w14:paraId="3A90D96B" w14:textId="50E1F071" w:rsidR="00232366" w:rsidRDefault="00232366" w:rsidP="00232366">
            <w:pPr>
              <w:widowControl w:val="0"/>
            </w:pPr>
            <w:r w:rsidRPr="44FA64C8">
              <w:lastRenderedPageBreak/>
              <w:t xml:space="preserve">pictures motivate; laws justify. Area model/arrays </w:t>
            </w:r>
            <w:proofErr w:type="spellStart"/>
            <w:r w:rsidRPr="44FA64C8">
              <w:t>etc</w:t>
            </w:r>
            <w:proofErr w:type="spellEnd"/>
            <w:r w:rsidRPr="44FA64C8">
              <w:t xml:space="preserve"> are fine if there’s </w:t>
            </w:r>
            <w:r w:rsidRPr="44FA64C8">
              <w:lastRenderedPageBreak/>
              <w:t>time, but every assertion still needs a law.</w:t>
            </w:r>
          </w:p>
        </w:tc>
        <w:tc>
          <w:tcPr>
            <w:tcW w:w="4032" w:type="dxa"/>
            <w:tcBorders>
              <w:top w:val="single" w:sz="4" w:space="0" w:color="auto"/>
              <w:left w:val="single" w:sz="4" w:space="0" w:color="auto"/>
              <w:bottom w:val="single" w:sz="4" w:space="0" w:color="auto"/>
              <w:right w:val="single" w:sz="4" w:space="0" w:color="auto"/>
            </w:tcBorders>
          </w:tcPr>
          <w:p w14:paraId="61F1B72F" w14:textId="04ECFFE4" w:rsidR="00232366" w:rsidRDefault="00232366" w:rsidP="00E62CE4">
            <w:pPr>
              <w:spacing w:line="278" w:lineRule="auto"/>
            </w:pPr>
            <w:r w:rsidRPr="44FA64C8">
              <w:lastRenderedPageBreak/>
              <w:t xml:space="preserve">pictures motivate; laws justify. Area model/arrays </w:t>
            </w:r>
            <w:proofErr w:type="spellStart"/>
            <w:r w:rsidRPr="44FA64C8">
              <w:t>etc</w:t>
            </w:r>
            <w:proofErr w:type="spellEnd"/>
            <w:r w:rsidRPr="44FA64C8">
              <w:t xml:space="preserve"> are fine if there’s </w:t>
            </w:r>
            <w:r w:rsidRPr="44FA64C8">
              <w:lastRenderedPageBreak/>
              <w:t>time, but every assertion still needs a law.</w:t>
            </w:r>
          </w:p>
        </w:tc>
        <w:tc>
          <w:tcPr>
            <w:tcW w:w="4032" w:type="dxa"/>
            <w:tcBorders>
              <w:top w:val="single" w:sz="4" w:space="0" w:color="auto"/>
              <w:left w:val="single" w:sz="4" w:space="0" w:color="auto"/>
              <w:bottom w:val="single" w:sz="4" w:space="0" w:color="auto"/>
              <w:right w:val="single" w:sz="4" w:space="0" w:color="auto"/>
            </w:tcBorders>
          </w:tcPr>
          <w:p w14:paraId="110D73B3" w14:textId="41182814" w:rsidR="00232366" w:rsidRDefault="00232366" w:rsidP="00E62CE4">
            <w:pPr>
              <w:spacing w:line="278" w:lineRule="auto"/>
            </w:pPr>
            <w:r w:rsidRPr="44FA64C8">
              <w:lastRenderedPageBreak/>
              <w:t xml:space="preserve">pictures motivate; laws justify. Area model/arrays </w:t>
            </w:r>
            <w:proofErr w:type="spellStart"/>
            <w:r w:rsidRPr="44FA64C8">
              <w:t>etc</w:t>
            </w:r>
            <w:proofErr w:type="spellEnd"/>
            <w:r w:rsidRPr="44FA64C8">
              <w:t xml:space="preserve"> are fine if there’s </w:t>
            </w:r>
            <w:r w:rsidRPr="44FA64C8">
              <w:lastRenderedPageBreak/>
              <w:t>time, but every assertion still needs a law.</w:t>
            </w:r>
          </w:p>
        </w:tc>
        <w:tc>
          <w:tcPr>
            <w:tcW w:w="4032" w:type="dxa"/>
            <w:tcBorders>
              <w:top w:val="single" w:sz="4" w:space="0" w:color="auto"/>
              <w:left w:val="single" w:sz="4" w:space="0" w:color="auto"/>
              <w:bottom w:val="single" w:sz="4" w:space="0" w:color="auto"/>
              <w:right w:val="single" w:sz="4" w:space="0" w:color="auto"/>
            </w:tcBorders>
          </w:tcPr>
          <w:p w14:paraId="4C1C438A" w14:textId="2FA17DA5" w:rsidR="00232366" w:rsidRDefault="00232366" w:rsidP="00E62CE4">
            <w:pPr>
              <w:spacing w:line="278" w:lineRule="auto"/>
            </w:pPr>
            <w:r w:rsidRPr="44FA64C8">
              <w:lastRenderedPageBreak/>
              <w:t xml:space="preserve">pictures motivate; laws justify. Area model/arrays </w:t>
            </w:r>
            <w:proofErr w:type="spellStart"/>
            <w:r w:rsidRPr="44FA64C8">
              <w:t>etc</w:t>
            </w:r>
            <w:proofErr w:type="spellEnd"/>
            <w:r w:rsidRPr="44FA64C8">
              <w:t xml:space="preserve"> are fine if there’s </w:t>
            </w:r>
            <w:r w:rsidRPr="44FA64C8">
              <w:lastRenderedPageBreak/>
              <w:t>time, but every assertion still needs a law.</w:t>
            </w:r>
          </w:p>
        </w:tc>
        <w:tc>
          <w:tcPr>
            <w:tcW w:w="4032" w:type="dxa"/>
            <w:gridSpan w:val="2"/>
            <w:tcBorders>
              <w:top w:val="single" w:sz="4" w:space="0" w:color="auto"/>
              <w:left w:val="single" w:sz="4" w:space="0" w:color="auto"/>
              <w:bottom w:val="single" w:sz="4" w:space="0" w:color="auto"/>
              <w:right w:val="single" w:sz="4" w:space="0" w:color="auto"/>
            </w:tcBorders>
          </w:tcPr>
          <w:p w14:paraId="7357D0BC" w14:textId="777F668F" w:rsidR="00232366" w:rsidRDefault="00232366" w:rsidP="00E62CE4">
            <w:pPr>
              <w:spacing w:line="278" w:lineRule="auto"/>
            </w:pPr>
            <w:r w:rsidRPr="44FA64C8">
              <w:lastRenderedPageBreak/>
              <w:t xml:space="preserve">pictures motivate; laws justify. Area model/arrays </w:t>
            </w:r>
            <w:proofErr w:type="spellStart"/>
            <w:r w:rsidRPr="44FA64C8">
              <w:t>etc</w:t>
            </w:r>
            <w:proofErr w:type="spellEnd"/>
            <w:r w:rsidRPr="44FA64C8">
              <w:t xml:space="preserve"> are fine if there’s </w:t>
            </w:r>
            <w:r w:rsidRPr="44FA64C8">
              <w:lastRenderedPageBreak/>
              <w:t>time, but every assertion still needs a law.</w:t>
            </w:r>
          </w:p>
        </w:tc>
      </w:tr>
      <w:tr w:rsidR="00232366" w14:paraId="5F100ACC" w14:textId="77777777" w:rsidTr="00FE616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5F4DC27" w14:textId="77777777" w:rsidR="00232366" w:rsidRPr="0067092A" w:rsidRDefault="00232366" w:rsidP="00232366">
            <w:pPr>
              <w:jc w:val="center"/>
              <w:rPr>
                <w:b/>
              </w:rPr>
            </w:pPr>
            <w:r w:rsidRPr="0067092A">
              <w:rPr>
                <w:b/>
              </w:rPr>
              <w:lastRenderedPageBreak/>
              <w:t>Strategies</w:t>
            </w:r>
          </w:p>
        </w:tc>
        <w:tc>
          <w:tcPr>
            <w:tcW w:w="4032" w:type="dxa"/>
            <w:tcMar>
              <w:top w:w="100" w:type="dxa"/>
              <w:left w:w="100" w:type="dxa"/>
              <w:bottom w:w="100" w:type="dxa"/>
              <w:right w:w="100" w:type="dxa"/>
            </w:tcMar>
          </w:tcPr>
          <w:p w14:paraId="3DAE97F0" w14:textId="06D2022F" w:rsidR="00232366" w:rsidRDefault="00232366" w:rsidP="00232366">
            <w:pPr>
              <w:widowControl w:val="0"/>
              <w:pBdr>
                <w:top w:val="nil"/>
                <w:left w:val="nil"/>
                <w:bottom w:val="nil"/>
                <w:right w:val="nil"/>
                <w:between w:val="nil"/>
              </w:pBdr>
            </w:pPr>
            <w:r w:rsidRPr="44FA64C8">
              <w:rPr>
                <w:rFonts w:ascii="Aptos" w:eastAsia="Aptos" w:hAnsi="Aptos" w:cs="Aptos"/>
              </w:rPr>
              <w:t xml:space="preserve">See and use the identities with letters and stated domains. What is “playing the role of </w:t>
            </w:r>
            <m:oMath>
              <m:r>
                <w:rPr>
                  <w:rFonts w:ascii="Cambria Math" w:eastAsia="Aptos" w:hAnsi="Cambria Math" w:cs="Aptos"/>
                </w:rPr>
                <m:t>a</m:t>
              </m:r>
            </m:oMath>
            <w:r w:rsidRPr="44FA64C8">
              <w:rPr>
                <w:rFonts w:ascii="Aptos" w:eastAsia="Aptos" w:hAnsi="Aptos" w:cs="Aptos"/>
              </w:rPr>
              <w:t>” in whatever expression they’re looking at.</w:t>
            </w:r>
          </w:p>
        </w:tc>
        <w:tc>
          <w:tcPr>
            <w:tcW w:w="4032" w:type="dxa"/>
            <w:tcMar>
              <w:top w:w="100" w:type="dxa"/>
              <w:left w:w="100" w:type="dxa"/>
              <w:bottom w:w="100" w:type="dxa"/>
              <w:right w:w="100" w:type="dxa"/>
            </w:tcMar>
          </w:tcPr>
          <w:p w14:paraId="6E07AEDF" w14:textId="6B7D63C2" w:rsidR="00232366" w:rsidRDefault="00232366" w:rsidP="00232366">
            <w:pPr>
              <w:widowControl w:val="0"/>
            </w:pPr>
          </w:p>
        </w:tc>
        <w:tc>
          <w:tcPr>
            <w:tcW w:w="4032" w:type="dxa"/>
            <w:tcBorders>
              <w:right w:val="single" w:sz="4" w:space="0" w:color="auto"/>
            </w:tcBorders>
            <w:tcMar>
              <w:top w:w="100" w:type="dxa"/>
              <w:left w:w="100" w:type="dxa"/>
              <w:bottom w:w="100" w:type="dxa"/>
              <w:right w:w="100" w:type="dxa"/>
            </w:tcMar>
          </w:tcPr>
          <w:p w14:paraId="37CC954D" w14:textId="1C079F77" w:rsidR="00232366" w:rsidRDefault="00232366" w:rsidP="00232366">
            <w:pPr>
              <w:widowControl w:val="0"/>
            </w:pPr>
          </w:p>
        </w:tc>
        <w:tc>
          <w:tcPr>
            <w:tcW w:w="4032" w:type="dxa"/>
            <w:tcBorders>
              <w:top w:val="single" w:sz="4" w:space="0" w:color="auto"/>
              <w:left w:val="single" w:sz="4" w:space="0" w:color="auto"/>
              <w:bottom w:val="single" w:sz="4" w:space="0" w:color="auto"/>
              <w:right w:val="single" w:sz="4" w:space="0" w:color="auto"/>
            </w:tcBorders>
          </w:tcPr>
          <w:p w14:paraId="3E888137" w14:textId="0B4ED0F5" w:rsidR="00232366" w:rsidRDefault="00232366" w:rsidP="00232366">
            <w:pPr>
              <w:widowControl w:val="0"/>
            </w:pPr>
          </w:p>
        </w:tc>
        <w:tc>
          <w:tcPr>
            <w:tcW w:w="4032" w:type="dxa"/>
            <w:tcBorders>
              <w:top w:val="single" w:sz="4" w:space="0" w:color="auto"/>
              <w:left w:val="single" w:sz="4" w:space="0" w:color="auto"/>
              <w:bottom w:val="single" w:sz="4" w:space="0" w:color="auto"/>
              <w:right w:val="single" w:sz="4" w:space="0" w:color="auto"/>
            </w:tcBorders>
          </w:tcPr>
          <w:p w14:paraId="15D1F772" w14:textId="15863788" w:rsidR="00232366" w:rsidRDefault="00232366" w:rsidP="00232366">
            <w:pPr>
              <w:widowControl w:val="0"/>
            </w:pPr>
          </w:p>
        </w:tc>
        <w:tc>
          <w:tcPr>
            <w:tcW w:w="4032" w:type="dxa"/>
            <w:tcBorders>
              <w:top w:val="single" w:sz="4" w:space="0" w:color="auto"/>
              <w:left w:val="single" w:sz="4" w:space="0" w:color="auto"/>
              <w:bottom w:val="single" w:sz="4" w:space="0" w:color="auto"/>
              <w:right w:val="single" w:sz="4" w:space="0" w:color="auto"/>
            </w:tcBorders>
          </w:tcPr>
          <w:p w14:paraId="330E8970" w14:textId="590D09E3" w:rsidR="00232366" w:rsidRDefault="00232366" w:rsidP="00232366">
            <w:pPr>
              <w:widowControl w:val="0"/>
            </w:pPr>
          </w:p>
        </w:tc>
        <w:tc>
          <w:tcPr>
            <w:tcW w:w="4032" w:type="dxa"/>
            <w:gridSpan w:val="2"/>
            <w:tcBorders>
              <w:top w:val="single" w:sz="4" w:space="0" w:color="auto"/>
              <w:left w:val="single" w:sz="4" w:space="0" w:color="auto"/>
              <w:bottom w:val="single" w:sz="4" w:space="0" w:color="auto"/>
              <w:right w:val="single" w:sz="4" w:space="0" w:color="auto"/>
            </w:tcBorders>
          </w:tcPr>
          <w:p w14:paraId="4FBB49EE" w14:textId="64412D1E" w:rsidR="00232366" w:rsidRDefault="00232366" w:rsidP="00232366">
            <w:pPr>
              <w:widowControl w:val="0"/>
            </w:pPr>
          </w:p>
        </w:tc>
      </w:tr>
      <w:tr w:rsidR="00202B3E" w14:paraId="70B390DB" w14:textId="77777777" w:rsidTr="00FE616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57B1E10" w14:textId="77777777" w:rsidR="00202B3E" w:rsidRPr="002347B9" w:rsidRDefault="00202B3E" w:rsidP="00202B3E">
            <w:pPr>
              <w:jc w:val="center"/>
              <w:rPr>
                <w:b/>
              </w:rPr>
            </w:pPr>
            <w:r w:rsidRPr="0067092A">
              <w:rPr>
                <w:b/>
              </w:rPr>
              <w:t>Specifications</w:t>
            </w:r>
          </w:p>
        </w:tc>
        <w:tc>
          <w:tcPr>
            <w:tcW w:w="4032" w:type="dxa"/>
            <w:tcMar>
              <w:top w:w="100" w:type="dxa"/>
              <w:left w:w="100" w:type="dxa"/>
              <w:bottom w:w="100" w:type="dxa"/>
              <w:right w:w="100" w:type="dxa"/>
            </w:tcMar>
          </w:tcPr>
          <w:p w14:paraId="779F2FC7" w14:textId="77777777" w:rsidR="00700B34" w:rsidRDefault="00700B34" w:rsidP="00202B3E">
            <w:pPr>
              <w:widowControl w:val="0"/>
              <w:pBdr>
                <w:top w:val="nil"/>
                <w:left w:val="nil"/>
                <w:bottom w:val="nil"/>
                <w:right w:val="nil"/>
                <w:between w:val="nil"/>
              </w:pBdr>
            </w:pPr>
            <w:r>
              <w:t>See first 2 bullets in student-facing examples.</w:t>
            </w:r>
          </w:p>
          <w:p w14:paraId="5666B805" w14:textId="77777777" w:rsidR="00700B34" w:rsidRDefault="00700B34" w:rsidP="00202B3E">
            <w:pPr>
              <w:widowControl w:val="0"/>
              <w:pBdr>
                <w:top w:val="nil"/>
                <w:left w:val="nil"/>
                <w:bottom w:val="nil"/>
                <w:right w:val="nil"/>
                <w:between w:val="nil"/>
              </w:pBdr>
            </w:pPr>
          </w:p>
          <w:p w14:paraId="5F3CF924" w14:textId="30F8DDEE" w:rsidR="00202B3E" w:rsidRDefault="00202B3E" w:rsidP="00202B3E">
            <w:pPr>
              <w:widowControl w:val="0"/>
              <w:pBdr>
                <w:top w:val="nil"/>
                <w:left w:val="nil"/>
                <w:bottom w:val="nil"/>
                <w:right w:val="nil"/>
                <w:between w:val="nil"/>
              </w:pBdr>
            </w:pPr>
            <w:r w:rsidRPr="00897139">
              <w:t>Consider grade level when making number choices (whole numbers, nonnegative rational numbers, integers, rational numbers)</w:t>
            </w:r>
          </w:p>
        </w:tc>
        <w:tc>
          <w:tcPr>
            <w:tcW w:w="4032" w:type="dxa"/>
            <w:tcMar>
              <w:top w:w="100" w:type="dxa"/>
              <w:left w:w="100" w:type="dxa"/>
              <w:bottom w:w="100" w:type="dxa"/>
              <w:right w:w="100" w:type="dxa"/>
            </w:tcMar>
          </w:tcPr>
          <w:p w14:paraId="412ED629" w14:textId="7D1F0835" w:rsidR="00202B3E" w:rsidRDefault="00202B3E" w:rsidP="00202B3E">
            <w:pPr>
              <w:widowControl w:val="0"/>
              <w:pBdr>
                <w:top w:val="nil"/>
                <w:left w:val="nil"/>
                <w:bottom w:val="nil"/>
                <w:right w:val="nil"/>
                <w:between w:val="nil"/>
              </w:pBdr>
            </w:pPr>
            <w:r w:rsidRPr="00897139">
              <w:t>Consider grade level when making number choices (whole numbers, nonnegative rational numbers, integers, rational numbers)</w:t>
            </w:r>
          </w:p>
        </w:tc>
        <w:tc>
          <w:tcPr>
            <w:tcW w:w="4032" w:type="dxa"/>
            <w:tcBorders>
              <w:right w:val="single" w:sz="4" w:space="0" w:color="auto"/>
            </w:tcBorders>
            <w:tcMar>
              <w:top w:w="100" w:type="dxa"/>
              <w:left w:w="100" w:type="dxa"/>
              <w:bottom w:w="100" w:type="dxa"/>
              <w:right w:w="100" w:type="dxa"/>
            </w:tcMar>
          </w:tcPr>
          <w:p w14:paraId="3CDAB4F1" w14:textId="2A8AE4B2" w:rsidR="00202B3E" w:rsidRDefault="00202B3E" w:rsidP="00202B3E">
            <w:pPr>
              <w:widowControl w:val="0"/>
              <w:pBdr>
                <w:top w:val="nil"/>
                <w:left w:val="nil"/>
                <w:bottom w:val="nil"/>
                <w:right w:val="nil"/>
                <w:between w:val="nil"/>
              </w:pBdr>
            </w:pPr>
            <w:r w:rsidRPr="000B2B79">
              <w:t>Consider grade level when making number choices (whole numbers, nonnegative rational numbers, integers, rational numbers)</w:t>
            </w:r>
          </w:p>
        </w:tc>
        <w:tc>
          <w:tcPr>
            <w:tcW w:w="4032" w:type="dxa"/>
            <w:tcBorders>
              <w:top w:val="single" w:sz="4" w:space="0" w:color="auto"/>
              <w:left w:val="single" w:sz="4" w:space="0" w:color="auto"/>
              <w:bottom w:val="single" w:sz="4" w:space="0" w:color="auto"/>
              <w:right w:val="single" w:sz="4" w:space="0" w:color="auto"/>
            </w:tcBorders>
          </w:tcPr>
          <w:p w14:paraId="2D5C576C" w14:textId="2CAB3DA8" w:rsidR="00202B3E" w:rsidRDefault="00202B3E" w:rsidP="00202B3E">
            <w:pPr>
              <w:widowControl w:val="0"/>
              <w:pBdr>
                <w:top w:val="nil"/>
                <w:left w:val="nil"/>
                <w:bottom w:val="nil"/>
                <w:right w:val="nil"/>
                <w:between w:val="nil"/>
              </w:pBdr>
            </w:pPr>
            <w:r>
              <w:t>Consider grade level when making number choices (whole numbers, nonnegative rational numbers, integers, rational numbers)</w:t>
            </w:r>
          </w:p>
        </w:tc>
        <w:tc>
          <w:tcPr>
            <w:tcW w:w="4032" w:type="dxa"/>
            <w:tcBorders>
              <w:top w:val="single" w:sz="4" w:space="0" w:color="auto"/>
              <w:left w:val="single" w:sz="4" w:space="0" w:color="auto"/>
              <w:bottom w:val="single" w:sz="4" w:space="0" w:color="auto"/>
              <w:right w:val="single" w:sz="4" w:space="0" w:color="auto"/>
            </w:tcBorders>
          </w:tcPr>
          <w:p w14:paraId="4A9283DB" w14:textId="0B8065A8" w:rsidR="00202B3E" w:rsidRDefault="00202B3E" w:rsidP="00202B3E">
            <w:pPr>
              <w:widowControl w:val="0"/>
              <w:pBdr>
                <w:top w:val="nil"/>
                <w:left w:val="nil"/>
                <w:bottom w:val="nil"/>
                <w:right w:val="nil"/>
                <w:between w:val="nil"/>
              </w:pBdr>
            </w:pPr>
            <w:r w:rsidRPr="00670681">
              <w:t>Consider</w:t>
            </w:r>
            <w:r w:rsidRPr="00E733B3">
              <w:t xml:space="preserve"> grade level when making number choices (whole numbers, nonnegative rational numbers, integers, rational numbers)</w:t>
            </w:r>
          </w:p>
        </w:tc>
        <w:tc>
          <w:tcPr>
            <w:tcW w:w="4032" w:type="dxa"/>
            <w:tcBorders>
              <w:top w:val="single" w:sz="4" w:space="0" w:color="auto"/>
              <w:left w:val="single" w:sz="4" w:space="0" w:color="auto"/>
              <w:bottom w:val="single" w:sz="4" w:space="0" w:color="auto"/>
              <w:right w:val="single" w:sz="4" w:space="0" w:color="auto"/>
            </w:tcBorders>
          </w:tcPr>
          <w:p w14:paraId="71D9362E" w14:textId="28614F8B" w:rsidR="00202B3E" w:rsidRDefault="00202B3E" w:rsidP="00202B3E">
            <w:pPr>
              <w:widowControl w:val="0"/>
              <w:pBdr>
                <w:top w:val="nil"/>
                <w:left w:val="nil"/>
                <w:bottom w:val="nil"/>
                <w:right w:val="nil"/>
                <w:between w:val="nil"/>
              </w:pBdr>
            </w:pPr>
            <w:r w:rsidRPr="008D310E">
              <w:t>Consider grade level when making number choices (whole numbers, nonnegative rational numbers, integers, rational numbers)</w:t>
            </w:r>
          </w:p>
        </w:tc>
        <w:tc>
          <w:tcPr>
            <w:tcW w:w="4032" w:type="dxa"/>
            <w:gridSpan w:val="2"/>
            <w:tcBorders>
              <w:top w:val="single" w:sz="4" w:space="0" w:color="auto"/>
              <w:left w:val="single" w:sz="4" w:space="0" w:color="auto"/>
              <w:bottom w:val="single" w:sz="4" w:space="0" w:color="auto"/>
              <w:right w:val="single" w:sz="4" w:space="0" w:color="auto"/>
            </w:tcBorders>
          </w:tcPr>
          <w:p w14:paraId="350089CF" w14:textId="73260EF0" w:rsidR="00202B3E" w:rsidRDefault="00202B3E" w:rsidP="00202B3E">
            <w:pPr>
              <w:widowControl w:val="0"/>
              <w:pBdr>
                <w:top w:val="nil"/>
                <w:left w:val="nil"/>
                <w:bottom w:val="nil"/>
                <w:right w:val="nil"/>
                <w:between w:val="nil"/>
              </w:pBdr>
            </w:pPr>
            <w:r w:rsidRPr="008D310E">
              <w:t>Consider grade level when making number choices (whole numbers, nonnegative rational numbers, integers, rational numbers)</w:t>
            </w:r>
          </w:p>
        </w:tc>
      </w:tr>
      <w:tr w:rsidR="00232366" w14:paraId="677C3DB3" w14:textId="77777777" w:rsidTr="00FE616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3C9066A" w14:textId="77777777" w:rsidR="00232366" w:rsidRPr="0067092A" w:rsidRDefault="00232366" w:rsidP="00232366">
            <w:pPr>
              <w:jc w:val="center"/>
              <w:rPr>
                <w:b/>
              </w:rPr>
            </w:pPr>
            <w:r w:rsidRPr="0067092A">
              <w:rPr>
                <w:b/>
              </w:rPr>
              <w:t>Leaves to Include</w:t>
            </w:r>
          </w:p>
        </w:tc>
        <w:tc>
          <w:tcPr>
            <w:tcW w:w="4032" w:type="dxa"/>
            <w:tcMar>
              <w:top w:w="100" w:type="dxa"/>
              <w:left w:w="100" w:type="dxa"/>
              <w:bottom w:w="100" w:type="dxa"/>
              <w:right w:w="100" w:type="dxa"/>
            </w:tcMar>
          </w:tcPr>
          <w:p w14:paraId="4207D6DE" w14:textId="677E84BF" w:rsidR="00232366" w:rsidRDefault="00232366" w:rsidP="00232366">
            <w:pPr>
              <w:widowControl w:val="0"/>
              <w:pBdr>
                <w:top w:val="nil"/>
                <w:left w:val="nil"/>
                <w:bottom w:val="nil"/>
                <w:right w:val="nil"/>
                <w:between w:val="nil"/>
              </w:pBdr>
            </w:pPr>
          </w:p>
        </w:tc>
        <w:tc>
          <w:tcPr>
            <w:tcW w:w="4032" w:type="dxa"/>
            <w:tcMar>
              <w:top w:w="100" w:type="dxa"/>
              <w:left w:w="100" w:type="dxa"/>
              <w:bottom w:w="100" w:type="dxa"/>
              <w:right w:w="100" w:type="dxa"/>
            </w:tcMar>
          </w:tcPr>
          <w:p w14:paraId="41CACBA1" w14:textId="74D62076" w:rsidR="00232366" w:rsidRDefault="00232366" w:rsidP="00232366">
            <w:pPr>
              <w:widowControl w:val="0"/>
            </w:pPr>
            <w:r w:rsidRPr="00682DE4">
              <w:t>Order of operations as a convention</w:t>
            </w:r>
            <w:r>
              <w:t xml:space="preserve"> to make life easier</w:t>
            </w:r>
          </w:p>
        </w:tc>
        <w:tc>
          <w:tcPr>
            <w:tcW w:w="4032" w:type="dxa"/>
            <w:tcBorders>
              <w:right w:val="single" w:sz="4" w:space="0" w:color="auto"/>
            </w:tcBorders>
            <w:tcMar>
              <w:top w:w="100" w:type="dxa"/>
              <w:left w:w="100" w:type="dxa"/>
              <w:bottom w:w="100" w:type="dxa"/>
              <w:right w:w="100" w:type="dxa"/>
            </w:tcMar>
          </w:tcPr>
          <w:p w14:paraId="1BF2B62F" w14:textId="55A85673" w:rsidR="00232366" w:rsidRDefault="00232366" w:rsidP="00232366">
            <w:pPr>
              <w:widowControl w:val="0"/>
            </w:pPr>
            <w:r w:rsidRPr="00682DE4">
              <w:t>Order of operations as a convention</w:t>
            </w:r>
            <w:r>
              <w:t xml:space="preserve"> to make life easier</w:t>
            </w:r>
          </w:p>
        </w:tc>
        <w:tc>
          <w:tcPr>
            <w:tcW w:w="4032" w:type="dxa"/>
            <w:tcBorders>
              <w:top w:val="single" w:sz="4" w:space="0" w:color="auto"/>
              <w:left w:val="single" w:sz="4" w:space="0" w:color="auto"/>
              <w:bottom w:val="single" w:sz="4" w:space="0" w:color="auto"/>
              <w:right w:val="single" w:sz="4" w:space="0" w:color="auto"/>
            </w:tcBorders>
          </w:tcPr>
          <w:p w14:paraId="4943E29E" w14:textId="5435675A" w:rsidR="00232366" w:rsidRDefault="00232366" w:rsidP="00232366">
            <w:pPr>
              <w:widowControl w:val="0"/>
            </w:pPr>
          </w:p>
        </w:tc>
        <w:tc>
          <w:tcPr>
            <w:tcW w:w="4032" w:type="dxa"/>
            <w:tcBorders>
              <w:top w:val="single" w:sz="4" w:space="0" w:color="auto"/>
              <w:left w:val="single" w:sz="4" w:space="0" w:color="auto"/>
              <w:bottom w:val="single" w:sz="4" w:space="0" w:color="auto"/>
              <w:right w:val="single" w:sz="4" w:space="0" w:color="auto"/>
            </w:tcBorders>
          </w:tcPr>
          <w:p w14:paraId="4C59B46B" w14:textId="3BBA4CE1" w:rsidR="00232366" w:rsidRDefault="00232366" w:rsidP="00232366">
            <w:pPr>
              <w:widowControl w:val="0"/>
            </w:pPr>
          </w:p>
        </w:tc>
        <w:tc>
          <w:tcPr>
            <w:tcW w:w="4032" w:type="dxa"/>
            <w:tcBorders>
              <w:top w:val="single" w:sz="4" w:space="0" w:color="auto"/>
              <w:left w:val="single" w:sz="4" w:space="0" w:color="auto"/>
              <w:bottom w:val="single" w:sz="4" w:space="0" w:color="auto"/>
              <w:right w:val="single" w:sz="4" w:space="0" w:color="auto"/>
            </w:tcBorders>
          </w:tcPr>
          <w:p w14:paraId="286B51BA" w14:textId="2C101ADB" w:rsidR="00232366" w:rsidRDefault="00232366" w:rsidP="00232366">
            <w:pPr>
              <w:widowControl w:val="0"/>
            </w:pPr>
          </w:p>
        </w:tc>
        <w:tc>
          <w:tcPr>
            <w:tcW w:w="4032" w:type="dxa"/>
            <w:gridSpan w:val="2"/>
            <w:tcBorders>
              <w:top w:val="single" w:sz="4" w:space="0" w:color="auto"/>
              <w:left w:val="single" w:sz="4" w:space="0" w:color="auto"/>
              <w:bottom w:val="single" w:sz="4" w:space="0" w:color="auto"/>
              <w:right w:val="single" w:sz="4" w:space="0" w:color="auto"/>
            </w:tcBorders>
          </w:tcPr>
          <w:p w14:paraId="382B12C7" w14:textId="77777777" w:rsidR="00232366" w:rsidRDefault="00232366" w:rsidP="00232366">
            <w:pPr>
              <w:widowControl w:val="0"/>
            </w:pPr>
          </w:p>
        </w:tc>
      </w:tr>
      <w:tr w:rsidR="00232366" w14:paraId="1A997F2B" w14:textId="77777777" w:rsidTr="00FE616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457DAF7" w14:textId="77777777" w:rsidR="00232366" w:rsidRPr="0067092A" w:rsidRDefault="00232366" w:rsidP="00232366">
            <w:pPr>
              <w:jc w:val="center"/>
              <w:rPr>
                <w:b/>
              </w:rPr>
            </w:pPr>
            <w:r w:rsidRPr="0067092A">
              <w:rPr>
                <w:b/>
              </w:rPr>
              <w:t>Considerations</w:t>
            </w:r>
          </w:p>
        </w:tc>
        <w:tc>
          <w:tcPr>
            <w:tcW w:w="4032" w:type="dxa"/>
            <w:tcMar>
              <w:top w:w="100" w:type="dxa"/>
              <w:left w:w="100" w:type="dxa"/>
              <w:bottom w:w="100" w:type="dxa"/>
              <w:right w:w="100" w:type="dxa"/>
            </w:tcMar>
          </w:tcPr>
          <w:p w14:paraId="36095A83" w14:textId="77777777" w:rsidR="00232366" w:rsidRDefault="00232366" w:rsidP="00232366">
            <w:pPr>
              <w:numPr>
                <w:ilvl w:val="0"/>
                <w:numId w:val="5"/>
              </w:numPr>
              <w:tabs>
                <w:tab w:val="clear" w:pos="720"/>
                <w:tab w:val="num" w:pos="404"/>
              </w:tabs>
              <w:spacing w:line="278" w:lineRule="auto"/>
              <w:ind w:left="314"/>
            </w:pPr>
            <w:r w:rsidRPr="00682DE4">
              <w:t>Throughout learning, students will be reintroduced to definitions and terminology. Be sure to use terms precisely.</w:t>
            </w:r>
          </w:p>
          <w:p w14:paraId="1FE21A2D" w14:textId="77777777" w:rsidR="00232366" w:rsidRPr="00EC0821" w:rsidRDefault="00232366" w:rsidP="00232366">
            <w:pPr>
              <w:numPr>
                <w:ilvl w:val="0"/>
                <w:numId w:val="5"/>
              </w:numPr>
              <w:tabs>
                <w:tab w:val="clear" w:pos="720"/>
                <w:tab w:val="num" w:pos="404"/>
              </w:tabs>
              <w:spacing w:line="278" w:lineRule="auto"/>
              <w:ind w:left="314"/>
            </w:pPr>
            <w:r>
              <w:rPr>
                <w:rFonts w:ascii="Aptos" w:eastAsia="Aptos" w:hAnsi="Aptos" w:cs="Aptos"/>
              </w:rPr>
              <w:t>Do not treat expressions as equations (do not “solve it”).</w:t>
            </w:r>
          </w:p>
          <w:p w14:paraId="30562058" w14:textId="77777777" w:rsidR="00232366" w:rsidRDefault="00232366" w:rsidP="00232366">
            <w:pPr>
              <w:numPr>
                <w:ilvl w:val="0"/>
                <w:numId w:val="5"/>
              </w:numPr>
              <w:tabs>
                <w:tab w:val="clear" w:pos="720"/>
                <w:tab w:val="num" w:pos="404"/>
              </w:tabs>
              <w:spacing w:line="278" w:lineRule="auto"/>
              <w:ind w:left="314"/>
            </w:pPr>
            <w:r w:rsidRPr="00682DE4">
              <w:t xml:space="preserve">Say “for all rational </w:t>
            </w:r>
            <m:oMath>
              <m:r>
                <w:rPr>
                  <w:rFonts w:ascii="Cambria Math" w:hAnsi="Cambria Math"/>
                </w:rPr>
                <m:t>a,b,c</m:t>
              </m:r>
            </m:oMath>
            <w:r w:rsidRPr="00682DE4">
              <w:t xml:space="preserve">”. </w:t>
            </w:r>
            <w:r>
              <w:t>M</w:t>
            </w:r>
            <w:r w:rsidRPr="00682DE4">
              <w:t>odel the habit of naming your variables.</w:t>
            </w:r>
          </w:p>
          <w:p w14:paraId="5977EE86" w14:textId="76D85462" w:rsidR="00232366" w:rsidRPr="00913019" w:rsidRDefault="00232366" w:rsidP="00232366">
            <w:pPr>
              <w:tabs>
                <w:tab w:val="num" w:pos="404"/>
              </w:tabs>
              <w:spacing w:line="278" w:lineRule="auto"/>
              <w:ind w:left="314"/>
            </w:pPr>
          </w:p>
        </w:tc>
        <w:tc>
          <w:tcPr>
            <w:tcW w:w="4032" w:type="dxa"/>
            <w:tcMar>
              <w:top w:w="100" w:type="dxa"/>
              <w:left w:w="100" w:type="dxa"/>
              <w:bottom w:w="100" w:type="dxa"/>
              <w:right w:w="100" w:type="dxa"/>
            </w:tcMar>
          </w:tcPr>
          <w:p w14:paraId="73238AA3" w14:textId="77777777" w:rsidR="00232366" w:rsidRDefault="00232366" w:rsidP="00232366">
            <w:pPr>
              <w:numPr>
                <w:ilvl w:val="0"/>
                <w:numId w:val="5"/>
              </w:numPr>
              <w:tabs>
                <w:tab w:val="clear" w:pos="720"/>
                <w:tab w:val="num" w:pos="404"/>
              </w:tabs>
              <w:spacing w:line="278" w:lineRule="auto"/>
              <w:ind w:left="314"/>
            </w:pPr>
            <w:r w:rsidRPr="00682DE4">
              <w:t>Throughout learning, students will be reintroduced to definitions and terminology. Be sure to use terms precisely.</w:t>
            </w:r>
          </w:p>
          <w:p w14:paraId="358A71AC" w14:textId="77777777" w:rsidR="00232366" w:rsidRPr="00EC0821" w:rsidRDefault="00232366" w:rsidP="00232366">
            <w:pPr>
              <w:numPr>
                <w:ilvl w:val="0"/>
                <w:numId w:val="5"/>
              </w:numPr>
              <w:tabs>
                <w:tab w:val="clear" w:pos="720"/>
                <w:tab w:val="num" w:pos="404"/>
              </w:tabs>
              <w:spacing w:line="278" w:lineRule="auto"/>
              <w:ind w:left="314"/>
            </w:pPr>
            <w:r>
              <w:rPr>
                <w:rFonts w:ascii="Aptos" w:eastAsia="Aptos" w:hAnsi="Aptos" w:cs="Aptos"/>
              </w:rPr>
              <w:t>Do not treat expressions as equations (do not “solve it”).</w:t>
            </w:r>
          </w:p>
          <w:p w14:paraId="1B37A10A" w14:textId="77777777" w:rsidR="00232366" w:rsidRPr="00982A7B" w:rsidRDefault="00232366" w:rsidP="00232366">
            <w:pPr>
              <w:numPr>
                <w:ilvl w:val="0"/>
                <w:numId w:val="5"/>
              </w:numPr>
              <w:tabs>
                <w:tab w:val="clear" w:pos="720"/>
                <w:tab w:val="num" w:pos="404"/>
              </w:tabs>
              <w:spacing w:line="278" w:lineRule="auto"/>
              <w:ind w:left="314"/>
            </w:pPr>
            <w:r w:rsidRPr="44FA64C8">
              <w:rPr>
                <w:rFonts w:ascii="Aptos" w:eastAsia="Aptos" w:hAnsi="Aptos" w:cs="Aptos"/>
              </w:rPr>
              <w:t>The equal sign shows that the expressions on both sides are the same point on the number line, not view it as a signal to “do something”.</w:t>
            </w:r>
          </w:p>
          <w:p w14:paraId="4029B009" w14:textId="77777777" w:rsidR="00232366" w:rsidRDefault="00232366" w:rsidP="00232366">
            <w:pPr>
              <w:numPr>
                <w:ilvl w:val="0"/>
                <w:numId w:val="5"/>
              </w:numPr>
              <w:tabs>
                <w:tab w:val="clear" w:pos="720"/>
                <w:tab w:val="num" w:pos="404"/>
              </w:tabs>
              <w:spacing w:line="278" w:lineRule="auto"/>
              <w:ind w:left="314"/>
            </w:pPr>
            <w:r w:rsidRPr="00682DE4">
              <w:t xml:space="preserve">Say “for all rational </w:t>
            </w:r>
            <m:oMath>
              <m:r>
                <w:rPr>
                  <w:rFonts w:ascii="Cambria Math" w:hAnsi="Cambria Math"/>
                </w:rPr>
                <m:t>a,b,c</m:t>
              </m:r>
            </m:oMath>
            <w:r w:rsidRPr="00682DE4">
              <w:t xml:space="preserve">”. </w:t>
            </w:r>
            <w:r>
              <w:t>M</w:t>
            </w:r>
            <w:r w:rsidRPr="00682DE4">
              <w:t>odel the habit of naming your variables.</w:t>
            </w:r>
          </w:p>
          <w:p w14:paraId="1A5313FA" w14:textId="77777777" w:rsidR="00232366" w:rsidRDefault="00232366" w:rsidP="00232366">
            <w:pPr>
              <w:tabs>
                <w:tab w:val="num" w:pos="404"/>
              </w:tabs>
              <w:spacing w:line="278" w:lineRule="auto"/>
              <w:ind w:left="314"/>
            </w:pPr>
          </w:p>
          <w:p w14:paraId="69067EBE" w14:textId="0707F5E5" w:rsidR="00232366" w:rsidRDefault="00232366" w:rsidP="00232366">
            <w:pPr>
              <w:spacing w:line="278" w:lineRule="auto"/>
              <w:ind w:left="314"/>
            </w:pPr>
          </w:p>
        </w:tc>
        <w:tc>
          <w:tcPr>
            <w:tcW w:w="4032" w:type="dxa"/>
            <w:tcBorders>
              <w:right w:val="single" w:sz="4" w:space="0" w:color="auto"/>
            </w:tcBorders>
            <w:tcMar>
              <w:top w:w="100" w:type="dxa"/>
              <w:left w:w="100" w:type="dxa"/>
              <w:bottom w:w="100" w:type="dxa"/>
              <w:right w:w="100" w:type="dxa"/>
            </w:tcMar>
          </w:tcPr>
          <w:p w14:paraId="003214F9" w14:textId="77777777" w:rsidR="00232366" w:rsidRPr="00682DE4" w:rsidRDefault="00232366" w:rsidP="00232366">
            <w:pPr>
              <w:numPr>
                <w:ilvl w:val="0"/>
                <w:numId w:val="5"/>
              </w:numPr>
              <w:tabs>
                <w:tab w:val="clear" w:pos="720"/>
                <w:tab w:val="num" w:pos="404"/>
              </w:tabs>
              <w:spacing w:line="278" w:lineRule="auto"/>
              <w:ind w:left="314"/>
              <w:rPr>
                <w:rFonts w:ascii="Aptos" w:eastAsia="Aptos" w:hAnsi="Aptos" w:cs="Aptos"/>
              </w:rPr>
            </w:pPr>
            <w:r w:rsidRPr="00682DE4">
              <w:rPr>
                <w:rFonts w:ascii="Aptos" w:eastAsia="Aptos" w:hAnsi="Aptos" w:cs="Aptos"/>
              </w:rPr>
              <w:t>Throughout learning, students will be reintroduced to definitions and terminology. Be sure to use terms precisely.</w:t>
            </w:r>
          </w:p>
          <w:p w14:paraId="1C5B3BF2" w14:textId="77777777" w:rsidR="00232366" w:rsidRDefault="00232366" w:rsidP="00232366">
            <w:pPr>
              <w:numPr>
                <w:ilvl w:val="0"/>
                <w:numId w:val="5"/>
              </w:numPr>
              <w:tabs>
                <w:tab w:val="clear" w:pos="720"/>
                <w:tab w:val="num" w:pos="404"/>
              </w:tabs>
              <w:spacing w:line="278" w:lineRule="auto"/>
              <w:ind w:left="314"/>
              <w:rPr>
                <w:rFonts w:ascii="Aptos" w:eastAsia="Aptos" w:hAnsi="Aptos" w:cs="Aptos"/>
              </w:rPr>
            </w:pPr>
            <w:r w:rsidRPr="44FA64C8">
              <w:rPr>
                <w:rFonts w:ascii="Aptos" w:eastAsia="Aptos" w:hAnsi="Aptos" w:cs="Aptos"/>
              </w:rPr>
              <w:t>Work first with numbers only. Extend to expressions with variables.</w:t>
            </w:r>
          </w:p>
          <w:p w14:paraId="73178230" w14:textId="77777777" w:rsidR="00232366" w:rsidRPr="00682DE4" w:rsidRDefault="00232366" w:rsidP="00232366">
            <w:pPr>
              <w:numPr>
                <w:ilvl w:val="0"/>
                <w:numId w:val="5"/>
              </w:numPr>
              <w:tabs>
                <w:tab w:val="clear" w:pos="720"/>
                <w:tab w:val="num" w:pos="404"/>
              </w:tabs>
              <w:spacing w:line="278" w:lineRule="auto"/>
              <w:ind w:left="314"/>
              <w:rPr>
                <w:rFonts w:ascii="Aptos" w:eastAsia="Aptos" w:hAnsi="Aptos" w:cs="Aptos"/>
              </w:rPr>
            </w:pPr>
            <w:r w:rsidRPr="00682DE4">
              <w:rPr>
                <w:rFonts w:ascii="Aptos" w:eastAsia="Aptos" w:hAnsi="Aptos" w:cs="Aptos"/>
              </w:rPr>
              <w:t>Encourage smart use of parentheses. Do not present problems with order of operations that feel like “gotcha”</w:t>
            </w:r>
            <w:r>
              <w:rPr>
                <w:rFonts w:ascii="Aptos" w:eastAsia="Aptos" w:hAnsi="Aptos" w:cs="Aptos"/>
              </w:rPr>
              <w:t xml:space="preserve"> internet memes.</w:t>
            </w:r>
          </w:p>
          <w:p w14:paraId="67EA5A67" w14:textId="77777777" w:rsidR="00232366" w:rsidRPr="00682DE4" w:rsidRDefault="00232366" w:rsidP="00232366">
            <w:pPr>
              <w:numPr>
                <w:ilvl w:val="0"/>
                <w:numId w:val="5"/>
              </w:numPr>
              <w:tabs>
                <w:tab w:val="clear" w:pos="720"/>
                <w:tab w:val="num" w:pos="404"/>
              </w:tabs>
              <w:spacing w:line="278" w:lineRule="auto"/>
              <w:ind w:left="314"/>
              <w:rPr>
                <w:rFonts w:ascii="Aptos" w:eastAsia="Aptos" w:hAnsi="Aptos" w:cs="Aptos"/>
              </w:rPr>
            </w:pPr>
            <w:r w:rsidRPr="44FA64C8">
              <w:rPr>
                <w:rFonts w:ascii="Aptos" w:eastAsia="Aptos" w:hAnsi="Aptos" w:cs="Aptos"/>
              </w:rPr>
              <w:t>Every rewrite gets a reason tag: commutative, associative, distributive, definition of exponent, substitution, etc. make students write it. A correct line without a reason tag is incomplete; a tagged but invalid step is incorrect.</w:t>
            </w:r>
          </w:p>
          <w:p w14:paraId="249B2212" w14:textId="77777777" w:rsidR="00232366" w:rsidRDefault="00232366" w:rsidP="00232366">
            <w:pPr>
              <w:numPr>
                <w:ilvl w:val="0"/>
                <w:numId w:val="5"/>
              </w:numPr>
              <w:tabs>
                <w:tab w:val="clear" w:pos="720"/>
                <w:tab w:val="num" w:pos="404"/>
              </w:tabs>
              <w:spacing w:line="278" w:lineRule="auto"/>
              <w:ind w:left="314"/>
              <w:rPr>
                <w:rFonts w:ascii="Aptos" w:eastAsia="Aptos" w:hAnsi="Aptos" w:cs="Aptos"/>
              </w:rPr>
            </w:pPr>
            <w:r w:rsidRPr="00682DE4">
              <w:rPr>
                <w:rFonts w:ascii="Aptos" w:eastAsia="Aptos" w:hAnsi="Aptos" w:cs="Aptos"/>
              </w:rPr>
              <w:t>Avoid penalizing correct but non-preferred forms; missing “form for purpose” as a goal.</w:t>
            </w:r>
          </w:p>
          <w:p w14:paraId="6E76E1A8" w14:textId="77777777" w:rsidR="00232366" w:rsidRDefault="00232366" w:rsidP="00232366">
            <w:pPr>
              <w:numPr>
                <w:ilvl w:val="0"/>
                <w:numId w:val="5"/>
              </w:numPr>
              <w:tabs>
                <w:tab w:val="clear" w:pos="720"/>
                <w:tab w:val="num" w:pos="404"/>
              </w:tabs>
              <w:spacing w:line="278" w:lineRule="auto"/>
              <w:ind w:left="314"/>
              <w:rPr>
                <w:rFonts w:ascii="Aptos" w:eastAsia="Aptos" w:hAnsi="Aptos" w:cs="Aptos"/>
              </w:rPr>
            </w:pPr>
            <w:r w:rsidRPr="00682DE4">
              <w:rPr>
                <w:rFonts w:ascii="Aptos" w:eastAsia="Aptos" w:hAnsi="Aptos" w:cs="Aptos"/>
              </w:rPr>
              <w:t xml:space="preserve">Follow conventions like 3x instead of x3 </w:t>
            </w:r>
          </w:p>
          <w:p w14:paraId="61BBD10E" w14:textId="77777777" w:rsidR="00232366" w:rsidRDefault="00232366" w:rsidP="00232366">
            <w:pPr>
              <w:numPr>
                <w:ilvl w:val="0"/>
                <w:numId w:val="5"/>
              </w:numPr>
              <w:tabs>
                <w:tab w:val="clear" w:pos="720"/>
                <w:tab w:val="num" w:pos="404"/>
              </w:tabs>
              <w:spacing w:line="278" w:lineRule="auto"/>
              <w:ind w:left="314"/>
            </w:pPr>
            <w:r w:rsidRPr="44FA64C8">
              <w:rPr>
                <w:rFonts w:ascii="Aptos" w:eastAsia="Aptos" w:hAnsi="Aptos" w:cs="Aptos"/>
              </w:rPr>
              <w:lastRenderedPageBreak/>
              <w:t xml:space="preserve">Do write: </w:t>
            </w:r>
            <m:oMath>
              <m:f>
                <m:fPr>
                  <m:ctrlPr>
                    <w:rPr>
                      <w:rFonts w:ascii="Cambria Math" w:eastAsia="Aptos" w:hAnsi="Cambria Math" w:cs="Aptos"/>
                    </w:rPr>
                  </m:ctrlPr>
                </m:fPr>
                <m:num>
                  <m:r>
                    <m:rPr>
                      <m:sty m:val="p"/>
                    </m:rPr>
                    <w:rPr>
                      <w:rFonts w:ascii="Cambria Math" w:eastAsia="Aptos" w:hAnsi="Cambria Math" w:cs="Aptos"/>
                    </w:rPr>
                    <m:t>6</m:t>
                  </m:r>
                  <m:r>
                    <w:rPr>
                      <w:rFonts w:ascii="Cambria Math" w:eastAsia="Aptos" w:hAnsi="Cambria Math" w:cs="Aptos"/>
                    </w:rPr>
                    <m:t>x</m:t>
                  </m:r>
                </m:num>
                <m:den>
                  <m:r>
                    <m:rPr>
                      <m:sty m:val="p"/>
                    </m:rPr>
                    <w:rPr>
                      <w:rFonts w:ascii="Cambria Math" w:eastAsia="Aptos" w:hAnsi="Cambria Math" w:cs="Aptos"/>
                    </w:rPr>
                    <m:t>3</m:t>
                  </m:r>
                </m:den>
              </m:f>
              <m:r>
                <m:rPr>
                  <m:sty m:val="p"/>
                </m:rPr>
                <w:rPr>
                  <w:rFonts w:ascii="Cambria Math" w:eastAsia="Aptos" w:hAnsi="Cambria Math" w:cs="Aptos"/>
                </w:rPr>
                <m:t>=</m:t>
              </m:r>
              <m:f>
                <m:fPr>
                  <m:ctrlPr>
                    <w:rPr>
                      <w:rFonts w:ascii="Cambria Math" w:eastAsia="Aptos" w:hAnsi="Cambria Math" w:cs="Aptos"/>
                    </w:rPr>
                  </m:ctrlPr>
                </m:fPr>
                <m:num>
                  <m:r>
                    <m:rPr>
                      <m:sty m:val="p"/>
                    </m:rPr>
                    <w:rPr>
                      <w:rFonts w:ascii="Cambria Math" w:eastAsia="Aptos" w:hAnsi="Cambria Math" w:cs="Aptos"/>
                    </w:rPr>
                    <m:t>6</m:t>
                  </m:r>
                </m:num>
                <m:den>
                  <m:r>
                    <m:rPr>
                      <m:sty m:val="p"/>
                    </m:rPr>
                    <w:rPr>
                      <w:rFonts w:ascii="Cambria Math" w:eastAsia="Aptos" w:hAnsi="Cambria Math" w:cs="Aptos"/>
                    </w:rPr>
                    <m:t>3</m:t>
                  </m:r>
                </m:den>
              </m:f>
              <m:r>
                <m:rPr>
                  <m:sty m:val="p"/>
                </m:rPr>
                <w:rPr>
                  <w:rFonts w:ascii="Cambria Math" w:eastAsia="Aptos" w:hAnsi="Cambria Math" w:cs="Aptos"/>
                </w:rPr>
                <m:t>⋅</m:t>
              </m:r>
              <m:r>
                <w:rPr>
                  <w:rFonts w:ascii="Cambria Math" w:eastAsia="Aptos" w:hAnsi="Cambria Math" w:cs="Aptos"/>
                </w:rPr>
                <m:t>x</m:t>
              </m:r>
              <m:r>
                <m:rPr>
                  <m:sty m:val="p"/>
                </m:rPr>
                <w:rPr>
                  <w:rFonts w:ascii="Cambria Math" w:eastAsia="Aptos" w:hAnsi="Cambria Math" w:cs="Aptos"/>
                </w:rPr>
                <m:t>=2</m:t>
              </m:r>
              <m:r>
                <w:rPr>
                  <w:rFonts w:ascii="Cambria Math" w:eastAsia="Aptos" w:hAnsi="Cambria Math" w:cs="Aptos"/>
                </w:rPr>
                <m:t>x</m:t>
              </m:r>
            </m:oMath>
            <w:r w:rsidRPr="44FA64C8">
              <w:rPr>
                <w:rFonts w:ascii="Aptos" w:eastAsia="Aptos" w:hAnsi="Aptos" w:cs="Aptos"/>
              </w:rPr>
              <w:t xml:space="preserve"> (rewrite fraction; arithmetic on coefficients). don’t slash the 3s.</w:t>
            </w:r>
          </w:p>
          <w:p w14:paraId="393926BA" w14:textId="7D4FFCFE" w:rsidR="00232366" w:rsidRDefault="00232366" w:rsidP="00232366">
            <w:pPr>
              <w:spacing w:line="278" w:lineRule="auto"/>
              <w:ind w:left="314"/>
            </w:pPr>
            <w:r>
              <w:t xml:space="preserve">State domain on tasks that need it. Honor restrictions (e.g. </w:t>
            </w:r>
            <m:oMath>
              <m:r>
                <w:rPr>
                  <w:rFonts w:ascii="Cambria Math" w:hAnsi="Cambria Math"/>
                </w:rPr>
                <m:t>x≠0</m:t>
              </m:r>
            </m:oMath>
            <w:r w:rsidRPr="00535DBB">
              <w:rPr>
                <w:rFonts w:eastAsiaTheme="minorEastAsia"/>
              </w:rPr>
              <w:t xml:space="preserve"> when </w:t>
            </w:r>
            <m:oMath>
              <m:r>
                <w:rPr>
                  <w:rFonts w:ascii="Cambria Math" w:eastAsiaTheme="minorEastAsia" w:hAnsi="Cambria Math"/>
                </w:rPr>
                <m:t>x</m:t>
              </m:r>
            </m:oMath>
            <w:r w:rsidRPr="00535DBB">
              <w:rPr>
                <w:rFonts w:eastAsiaTheme="minorEastAsia"/>
              </w:rPr>
              <w:t xml:space="preserve"> in denominator)</w:t>
            </w:r>
          </w:p>
        </w:tc>
        <w:tc>
          <w:tcPr>
            <w:tcW w:w="4032" w:type="dxa"/>
            <w:tcBorders>
              <w:top w:val="single" w:sz="4" w:space="0" w:color="auto"/>
              <w:left w:val="single" w:sz="4" w:space="0" w:color="auto"/>
              <w:bottom w:val="single" w:sz="4" w:space="0" w:color="auto"/>
              <w:right w:val="single" w:sz="4" w:space="0" w:color="auto"/>
            </w:tcBorders>
          </w:tcPr>
          <w:p w14:paraId="41C866EC" w14:textId="77777777" w:rsidR="00232366" w:rsidRPr="00682DE4" w:rsidRDefault="00232366" w:rsidP="00232366">
            <w:pPr>
              <w:numPr>
                <w:ilvl w:val="0"/>
                <w:numId w:val="5"/>
              </w:numPr>
              <w:tabs>
                <w:tab w:val="clear" w:pos="720"/>
                <w:tab w:val="num" w:pos="404"/>
              </w:tabs>
              <w:ind w:left="314"/>
              <w:rPr>
                <w:rFonts w:ascii="Aptos" w:eastAsia="Aptos" w:hAnsi="Aptos" w:cs="Aptos"/>
              </w:rPr>
            </w:pPr>
            <w:r w:rsidRPr="00682DE4">
              <w:rPr>
                <w:rFonts w:ascii="Aptos" w:eastAsia="Aptos" w:hAnsi="Aptos" w:cs="Aptos"/>
              </w:rPr>
              <w:lastRenderedPageBreak/>
              <w:t>Throughout learning, students will be reintroduced to definitions and terminology. Be sure to use terms precisely.</w:t>
            </w:r>
          </w:p>
          <w:p w14:paraId="40214952" w14:textId="77777777" w:rsidR="00232366" w:rsidRPr="00682DE4" w:rsidRDefault="00232366" w:rsidP="00232366">
            <w:pPr>
              <w:numPr>
                <w:ilvl w:val="0"/>
                <w:numId w:val="5"/>
              </w:numPr>
              <w:tabs>
                <w:tab w:val="clear" w:pos="720"/>
                <w:tab w:val="num" w:pos="404"/>
              </w:tabs>
              <w:ind w:left="314"/>
              <w:rPr>
                <w:rFonts w:ascii="Aptos" w:eastAsia="Aptos" w:hAnsi="Aptos" w:cs="Aptos"/>
              </w:rPr>
            </w:pPr>
            <w:r w:rsidRPr="44FA64C8">
              <w:rPr>
                <w:rFonts w:ascii="Aptos" w:eastAsia="Aptos" w:hAnsi="Aptos" w:cs="Aptos"/>
              </w:rPr>
              <w:t>Work first with numbers only. Extend to expressions with variables.</w:t>
            </w:r>
          </w:p>
          <w:p w14:paraId="5806A39B" w14:textId="77777777" w:rsidR="00232366" w:rsidRPr="00682DE4" w:rsidRDefault="00232366" w:rsidP="00232366">
            <w:pPr>
              <w:numPr>
                <w:ilvl w:val="0"/>
                <w:numId w:val="5"/>
              </w:numPr>
              <w:tabs>
                <w:tab w:val="clear" w:pos="720"/>
                <w:tab w:val="num" w:pos="404"/>
              </w:tabs>
              <w:ind w:left="314"/>
              <w:rPr>
                <w:rFonts w:ascii="Aptos" w:eastAsia="Aptos" w:hAnsi="Aptos" w:cs="Aptos"/>
              </w:rPr>
            </w:pPr>
            <w:r w:rsidRPr="00682DE4">
              <w:rPr>
                <w:rFonts w:ascii="Aptos" w:eastAsia="Aptos" w:hAnsi="Aptos" w:cs="Aptos"/>
              </w:rPr>
              <w:t xml:space="preserve">Follow conventions like 3x instead of x3 </w:t>
            </w:r>
          </w:p>
          <w:p w14:paraId="11BF62D4" w14:textId="77777777" w:rsidR="00232366" w:rsidRPr="00682DE4" w:rsidRDefault="00232366" w:rsidP="00232366">
            <w:pPr>
              <w:numPr>
                <w:ilvl w:val="0"/>
                <w:numId w:val="5"/>
              </w:numPr>
              <w:tabs>
                <w:tab w:val="clear" w:pos="720"/>
                <w:tab w:val="num" w:pos="404"/>
              </w:tabs>
              <w:ind w:left="314"/>
              <w:rPr>
                <w:rFonts w:ascii="Aptos" w:eastAsia="Aptos" w:hAnsi="Aptos" w:cs="Aptos"/>
              </w:rPr>
            </w:pPr>
            <w:r w:rsidRPr="44FA64C8">
              <w:rPr>
                <w:rFonts w:ascii="Aptos" w:eastAsia="Aptos" w:hAnsi="Aptos" w:cs="Aptos"/>
              </w:rPr>
              <w:t xml:space="preserve">Expand/factor are </w:t>
            </w:r>
            <w:r w:rsidRPr="44FA64C8">
              <w:rPr>
                <w:rFonts w:ascii="Aptos" w:eastAsia="Aptos" w:hAnsi="Aptos" w:cs="Aptos"/>
                <w:b/>
              </w:rPr>
              <w:t>both</w:t>
            </w:r>
            <w:r w:rsidRPr="44FA64C8">
              <w:rPr>
                <w:rFonts w:ascii="Aptos" w:eastAsia="Aptos" w:hAnsi="Aptos" w:cs="Aptos"/>
              </w:rPr>
              <w:t xml:space="preserve"> distributive </w:t>
            </w:r>
            <w:proofErr w:type="gramStart"/>
            <w:r w:rsidRPr="44FA64C8">
              <w:rPr>
                <w:rFonts w:ascii="Aptos" w:eastAsia="Aptos" w:hAnsi="Aptos" w:cs="Aptos"/>
              </w:rPr>
              <w:t>property</w:t>
            </w:r>
            <w:proofErr w:type="gramEnd"/>
            <w:r w:rsidRPr="44FA64C8">
              <w:rPr>
                <w:rFonts w:ascii="Aptos" w:eastAsia="Aptos" w:hAnsi="Aptos" w:cs="Aptos"/>
              </w:rPr>
              <w:t>. There is not a direction to distributive property. Name the property when using it.</w:t>
            </w:r>
          </w:p>
          <w:p w14:paraId="763F199B" w14:textId="77777777" w:rsidR="00232366" w:rsidRPr="00682DE4" w:rsidRDefault="00232366" w:rsidP="00232366">
            <w:pPr>
              <w:numPr>
                <w:ilvl w:val="0"/>
                <w:numId w:val="5"/>
              </w:numPr>
              <w:tabs>
                <w:tab w:val="clear" w:pos="720"/>
                <w:tab w:val="num" w:pos="404"/>
              </w:tabs>
              <w:spacing w:line="278" w:lineRule="auto"/>
              <w:ind w:left="317"/>
            </w:pPr>
            <w:r w:rsidRPr="44FA64C8">
              <w:t>Do/don’t examples:</w:t>
            </w:r>
          </w:p>
          <w:p w14:paraId="6DC65128" w14:textId="77777777" w:rsidR="00232366" w:rsidRPr="00682DE4" w:rsidRDefault="00232366" w:rsidP="009D5D21">
            <w:pPr>
              <w:numPr>
                <w:ilvl w:val="0"/>
                <w:numId w:val="8"/>
              </w:numPr>
              <w:spacing w:line="279" w:lineRule="auto"/>
            </w:pPr>
            <w:r w:rsidRPr="00682DE4">
              <w:t xml:space="preserve">do write: </w:t>
            </w:r>
            <m:oMath>
              <m:r>
                <w:rPr>
                  <w:rFonts w:ascii="Cambria Math" w:hAnsi="Cambria Math"/>
                </w:rPr>
                <m:t>3x+5x=(3+5)x</m:t>
              </m:r>
            </m:oMath>
            <w:r w:rsidRPr="00682DE4">
              <w:rPr>
                <w:i/>
                <w:iCs/>
              </w:rPr>
              <w:t>(distributive)</w:t>
            </w:r>
            <w:r w:rsidRPr="00682DE4">
              <w:t>.</w:t>
            </w:r>
            <w:r w:rsidRPr="00682DE4">
              <w:br/>
              <w:t>don’t write: “combine like terms because same letter.”</w:t>
            </w:r>
          </w:p>
          <w:p w14:paraId="6012F0E0" w14:textId="77777777" w:rsidR="00202B3E" w:rsidRDefault="00232366" w:rsidP="009D5D21">
            <w:pPr>
              <w:numPr>
                <w:ilvl w:val="0"/>
                <w:numId w:val="8"/>
              </w:numPr>
              <w:spacing w:line="279" w:lineRule="auto"/>
            </w:pPr>
            <w:r w:rsidRPr="00682DE4">
              <w:t>do state: “</w:t>
            </w:r>
            <m:oMath>
              <m:r>
                <w:rPr>
                  <w:rFonts w:ascii="Cambria Math" w:hAnsi="Cambria Math"/>
                </w:rPr>
                <m:t>2x+3x=</m:t>
              </m:r>
              <m:d>
                <m:dPr>
                  <m:ctrlPr>
                    <w:rPr>
                      <w:rFonts w:ascii="Cambria Math" w:hAnsi="Cambria Math"/>
                      <w:i/>
                    </w:rPr>
                  </m:ctrlPr>
                </m:dPr>
                <m:e>
                  <m:r>
                    <w:rPr>
                      <w:rFonts w:ascii="Cambria Math" w:hAnsi="Cambria Math"/>
                    </w:rPr>
                    <m:t>2+3</m:t>
                  </m:r>
                </m:e>
              </m:d>
              <m:r>
                <w:rPr>
                  <w:rFonts w:ascii="Cambria Math" w:hAnsi="Cambria Math"/>
                </w:rPr>
                <m:t>x</m:t>
              </m:r>
            </m:oMath>
            <w:r w:rsidRPr="00682DE4">
              <w:t xml:space="preserve"> for all rational numbers </w:t>
            </w:r>
            <m:oMath>
              <m:r>
                <w:rPr>
                  <w:rFonts w:ascii="Cambria Math" w:hAnsi="Cambria Math"/>
                </w:rPr>
                <m:t>x</m:t>
              </m:r>
            </m:oMath>
            <w:r w:rsidRPr="00682DE4">
              <w:t>.”</w:t>
            </w:r>
            <w:r w:rsidRPr="00682DE4">
              <w:br/>
              <w:t xml:space="preserve">don’t “it worked for </w:t>
            </w:r>
            <m:oMath>
              <m:r>
                <w:rPr>
                  <w:rFonts w:ascii="Cambria Math" w:hAnsi="Cambria Math"/>
                </w:rPr>
                <m:t>x=2</m:t>
              </m:r>
            </m:oMath>
            <w:r w:rsidRPr="00682DE4">
              <w:t>, so they’re equal.”</w:t>
            </w:r>
          </w:p>
          <w:p w14:paraId="608F7008" w14:textId="7D3E74C7" w:rsidR="00232366" w:rsidRDefault="00232366" w:rsidP="009D5D21">
            <w:pPr>
              <w:numPr>
                <w:ilvl w:val="0"/>
                <w:numId w:val="8"/>
              </w:numPr>
              <w:spacing w:line="279" w:lineRule="auto"/>
            </w:pPr>
            <w:r w:rsidRPr="00682DE4">
              <w:t xml:space="preserve">do: </w:t>
            </w:r>
            <m:oMath>
              <m:r>
                <w:rPr>
                  <w:rFonts w:ascii="Cambria Math" w:hAnsi="Cambria Math"/>
                </w:rPr>
                <m:t>c(a+b)=ca+cb</m:t>
              </m:r>
            </m:oMath>
            <w:r w:rsidRPr="00682DE4">
              <w:t xml:space="preserve"> and back, naming </w:t>
            </w:r>
            <w:r w:rsidRPr="00202B3E">
              <w:rPr>
                <w:i/>
                <w:iCs/>
              </w:rPr>
              <w:t>distributive</w:t>
            </w:r>
            <w:r w:rsidRPr="00682DE4">
              <w:t>.</w:t>
            </w:r>
            <w:r w:rsidRPr="00682DE4">
              <w:br/>
              <w:t>don’t: “FOIL” as a move without law.</w:t>
            </w:r>
          </w:p>
        </w:tc>
        <w:tc>
          <w:tcPr>
            <w:tcW w:w="4032" w:type="dxa"/>
            <w:tcBorders>
              <w:top w:val="single" w:sz="4" w:space="0" w:color="auto"/>
              <w:left w:val="single" w:sz="4" w:space="0" w:color="auto"/>
              <w:bottom w:val="single" w:sz="4" w:space="0" w:color="auto"/>
              <w:right w:val="single" w:sz="4" w:space="0" w:color="auto"/>
            </w:tcBorders>
          </w:tcPr>
          <w:p w14:paraId="068109BC" w14:textId="77777777" w:rsidR="00232366" w:rsidRPr="00682DE4" w:rsidRDefault="00232366" w:rsidP="00232366">
            <w:pPr>
              <w:numPr>
                <w:ilvl w:val="0"/>
                <w:numId w:val="5"/>
              </w:numPr>
              <w:tabs>
                <w:tab w:val="clear" w:pos="720"/>
                <w:tab w:val="num" w:pos="404"/>
              </w:tabs>
              <w:ind w:left="314"/>
              <w:rPr>
                <w:rFonts w:ascii="Aptos" w:eastAsia="Aptos" w:hAnsi="Aptos" w:cs="Aptos"/>
              </w:rPr>
            </w:pPr>
            <w:r w:rsidRPr="00682DE4">
              <w:rPr>
                <w:rFonts w:ascii="Aptos" w:eastAsia="Aptos" w:hAnsi="Aptos" w:cs="Aptos"/>
              </w:rPr>
              <w:t>Throughout learning, students will be reintroduced to definitions and terminology. Be sure to use terms precisely.</w:t>
            </w:r>
          </w:p>
          <w:p w14:paraId="1F5F16B0" w14:textId="77777777" w:rsidR="00232366" w:rsidRDefault="00232366" w:rsidP="00232366">
            <w:pPr>
              <w:numPr>
                <w:ilvl w:val="0"/>
                <w:numId w:val="5"/>
              </w:numPr>
              <w:tabs>
                <w:tab w:val="clear" w:pos="720"/>
                <w:tab w:val="num" w:pos="404"/>
              </w:tabs>
              <w:ind w:left="314"/>
              <w:rPr>
                <w:rFonts w:ascii="Aptos" w:eastAsia="Aptos" w:hAnsi="Aptos" w:cs="Aptos"/>
              </w:rPr>
            </w:pPr>
            <w:r w:rsidRPr="44FA64C8">
              <w:rPr>
                <w:rFonts w:ascii="Aptos" w:eastAsia="Aptos" w:hAnsi="Aptos" w:cs="Aptos"/>
              </w:rPr>
              <w:t>Work first with numbers only. Extend to expressions with variables.</w:t>
            </w:r>
          </w:p>
          <w:p w14:paraId="1DF629EB" w14:textId="77777777" w:rsidR="00232366" w:rsidRPr="00682DE4" w:rsidRDefault="00232366" w:rsidP="00232366">
            <w:pPr>
              <w:numPr>
                <w:ilvl w:val="0"/>
                <w:numId w:val="5"/>
              </w:numPr>
              <w:tabs>
                <w:tab w:val="clear" w:pos="720"/>
                <w:tab w:val="num" w:pos="404"/>
              </w:tabs>
              <w:ind w:left="314"/>
              <w:rPr>
                <w:rFonts w:ascii="Aptos" w:eastAsia="Aptos" w:hAnsi="Aptos" w:cs="Aptos"/>
              </w:rPr>
            </w:pPr>
            <w:r w:rsidRPr="00682DE4">
              <w:rPr>
                <w:rFonts w:ascii="Aptos" w:eastAsia="Aptos" w:hAnsi="Aptos" w:cs="Aptos"/>
              </w:rPr>
              <w:t xml:space="preserve">Follow conventions like 3x instead of x3 </w:t>
            </w:r>
          </w:p>
          <w:p w14:paraId="07B2D6E5" w14:textId="77777777" w:rsidR="00232366" w:rsidRPr="00682DE4" w:rsidRDefault="00232366" w:rsidP="00232366">
            <w:pPr>
              <w:numPr>
                <w:ilvl w:val="0"/>
                <w:numId w:val="5"/>
              </w:numPr>
              <w:tabs>
                <w:tab w:val="clear" w:pos="720"/>
                <w:tab w:val="num" w:pos="404"/>
              </w:tabs>
              <w:ind w:left="314"/>
              <w:rPr>
                <w:rFonts w:ascii="Aptos" w:eastAsia="Aptos" w:hAnsi="Aptos" w:cs="Aptos"/>
              </w:rPr>
            </w:pPr>
            <w:r w:rsidRPr="44FA64C8">
              <w:rPr>
                <w:rFonts w:ascii="Aptos" w:eastAsia="Aptos" w:hAnsi="Aptos" w:cs="Aptos"/>
              </w:rPr>
              <w:t xml:space="preserve">Expand/factor are </w:t>
            </w:r>
            <w:r w:rsidRPr="44FA64C8">
              <w:rPr>
                <w:rFonts w:ascii="Aptos" w:eastAsia="Aptos" w:hAnsi="Aptos" w:cs="Aptos"/>
                <w:b/>
              </w:rPr>
              <w:t>both</w:t>
            </w:r>
            <w:r w:rsidRPr="44FA64C8">
              <w:rPr>
                <w:rFonts w:ascii="Aptos" w:eastAsia="Aptos" w:hAnsi="Aptos" w:cs="Aptos"/>
              </w:rPr>
              <w:t xml:space="preserve"> distributive </w:t>
            </w:r>
            <w:proofErr w:type="gramStart"/>
            <w:r w:rsidRPr="44FA64C8">
              <w:rPr>
                <w:rFonts w:ascii="Aptos" w:eastAsia="Aptos" w:hAnsi="Aptos" w:cs="Aptos"/>
              </w:rPr>
              <w:t>property</w:t>
            </w:r>
            <w:proofErr w:type="gramEnd"/>
            <w:r w:rsidRPr="44FA64C8">
              <w:rPr>
                <w:rFonts w:ascii="Aptos" w:eastAsia="Aptos" w:hAnsi="Aptos" w:cs="Aptos"/>
              </w:rPr>
              <w:t>. There is not a direction to distributive property. Name the property when using it.</w:t>
            </w:r>
          </w:p>
          <w:p w14:paraId="72EABD58" w14:textId="77777777" w:rsidR="00232366" w:rsidRPr="00682DE4" w:rsidRDefault="00232366" w:rsidP="00232366">
            <w:pPr>
              <w:numPr>
                <w:ilvl w:val="0"/>
                <w:numId w:val="5"/>
              </w:numPr>
              <w:tabs>
                <w:tab w:val="clear" w:pos="720"/>
                <w:tab w:val="num" w:pos="404"/>
              </w:tabs>
              <w:spacing w:line="278" w:lineRule="auto"/>
              <w:ind w:left="317"/>
            </w:pPr>
            <w:r w:rsidRPr="44FA64C8">
              <w:t>Do/don’t examples:</w:t>
            </w:r>
          </w:p>
          <w:p w14:paraId="326ED4FA" w14:textId="77777777" w:rsidR="00232366" w:rsidRPr="00682DE4" w:rsidRDefault="00232366" w:rsidP="009D5D21">
            <w:pPr>
              <w:numPr>
                <w:ilvl w:val="0"/>
                <w:numId w:val="8"/>
              </w:numPr>
              <w:spacing w:line="279" w:lineRule="auto"/>
            </w:pPr>
            <w:r w:rsidRPr="00682DE4">
              <w:t xml:space="preserve">do write: </w:t>
            </w:r>
            <m:oMath>
              <m:r>
                <w:rPr>
                  <w:rFonts w:ascii="Cambria Math" w:hAnsi="Cambria Math"/>
                </w:rPr>
                <m:t>3x+5x=(3+5)x</m:t>
              </m:r>
            </m:oMath>
            <w:r w:rsidRPr="00682DE4">
              <w:rPr>
                <w:i/>
                <w:iCs/>
              </w:rPr>
              <w:t>(distributive)</w:t>
            </w:r>
            <w:r w:rsidRPr="00682DE4">
              <w:t>.</w:t>
            </w:r>
            <w:r w:rsidRPr="00682DE4">
              <w:br/>
              <w:t>don’t write: “combine like terms because same letter.”</w:t>
            </w:r>
          </w:p>
          <w:p w14:paraId="60ED45F9" w14:textId="77777777" w:rsidR="00232366" w:rsidRDefault="00232366" w:rsidP="009D5D21">
            <w:pPr>
              <w:numPr>
                <w:ilvl w:val="0"/>
                <w:numId w:val="8"/>
              </w:numPr>
              <w:spacing w:line="279" w:lineRule="auto"/>
            </w:pPr>
            <w:r w:rsidRPr="00682DE4">
              <w:t>do state: “</w:t>
            </w:r>
            <m:oMath>
              <m:r>
                <w:rPr>
                  <w:rFonts w:ascii="Cambria Math" w:hAnsi="Cambria Math"/>
                </w:rPr>
                <m:t>2x+3x=</m:t>
              </m:r>
              <m:d>
                <m:dPr>
                  <m:ctrlPr>
                    <w:rPr>
                      <w:rFonts w:ascii="Cambria Math" w:hAnsi="Cambria Math"/>
                      <w:i/>
                    </w:rPr>
                  </m:ctrlPr>
                </m:dPr>
                <m:e>
                  <m:r>
                    <w:rPr>
                      <w:rFonts w:ascii="Cambria Math" w:hAnsi="Cambria Math"/>
                    </w:rPr>
                    <m:t>2+3</m:t>
                  </m:r>
                </m:e>
              </m:d>
              <m:r>
                <w:rPr>
                  <w:rFonts w:ascii="Cambria Math" w:hAnsi="Cambria Math"/>
                </w:rPr>
                <m:t>x</m:t>
              </m:r>
            </m:oMath>
            <w:r w:rsidRPr="00682DE4">
              <w:t xml:space="preserve"> for all rational numbers </w:t>
            </w:r>
            <m:oMath>
              <m:r>
                <w:rPr>
                  <w:rFonts w:ascii="Cambria Math" w:hAnsi="Cambria Math"/>
                </w:rPr>
                <m:t>x</m:t>
              </m:r>
            </m:oMath>
            <w:r w:rsidRPr="00682DE4">
              <w:t>.”</w:t>
            </w:r>
            <w:r w:rsidRPr="00682DE4">
              <w:br/>
              <w:t xml:space="preserve">don’t “it worked for </w:t>
            </w:r>
            <m:oMath>
              <m:r>
                <w:rPr>
                  <w:rFonts w:ascii="Cambria Math" w:hAnsi="Cambria Math"/>
                </w:rPr>
                <m:t>x=2</m:t>
              </m:r>
            </m:oMath>
            <w:r w:rsidRPr="00682DE4">
              <w:t>, so they’re equal.”</w:t>
            </w:r>
          </w:p>
          <w:p w14:paraId="09A2426B" w14:textId="77777777" w:rsidR="00232366" w:rsidRPr="00682DE4" w:rsidRDefault="00232366" w:rsidP="009D5D21">
            <w:pPr>
              <w:numPr>
                <w:ilvl w:val="0"/>
                <w:numId w:val="8"/>
              </w:numPr>
              <w:spacing w:line="279" w:lineRule="auto"/>
            </w:pPr>
            <w:r w:rsidRPr="00682DE4">
              <w:t xml:space="preserve">do: </w:t>
            </w:r>
            <m:oMath>
              <m:r>
                <w:rPr>
                  <w:rFonts w:ascii="Cambria Math" w:hAnsi="Cambria Math"/>
                </w:rPr>
                <m:t>c(a+b)=ca+cb</m:t>
              </m:r>
            </m:oMath>
            <w:r w:rsidRPr="00682DE4">
              <w:t xml:space="preserve"> and back, naming </w:t>
            </w:r>
            <w:r w:rsidRPr="00D40C29">
              <w:rPr>
                <w:i/>
                <w:iCs/>
              </w:rPr>
              <w:t>distributive</w:t>
            </w:r>
            <w:r w:rsidRPr="00682DE4">
              <w:t>.</w:t>
            </w:r>
            <w:r w:rsidRPr="00682DE4">
              <w:br/>
              <w:t>don’t: “FOIL” as a move without law.</w:t>
            </w:r>
          </w:p>
          <w:p w14:paraId="79C9C12A" w14:textId="4CFC4F75" w:rsidR="00232366" w:rsidRDefault="00232366" w:rsidP="009D5D21">
            <w:pPr>
              <w:pStyle w:val="ListParagraph"/>
              <w:numPr>
                <w:ilvl w:val="0"/>
                <w:numId w:val="37"/>
              </w:num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D18328" w14:textId="77777777" w:rsidR="00232366" w:rsidRDefault="00232366" w:rsidP="00232366">
            <w:pPr>
              <w:numPr>
                <w:ilvl w:val="0"/>
                <w:numId w:val="5"/>
              </w:numPr>
              <w:tabs>
                <w:tab w:val="clear" w:pos="720"/>
                <w:tab w:val="num" w:pos="404"/>
              </w:tabs>
              <w:ind w:left="314"/>
              <w:rPr>
                <w:rFonts w:ascii="Aptos" w:eastAsia="Aptos" w:hAnsi="Aptos" w:cs="Aptos"/>
              </w:rPr>
            </w:pPr>
            <w:r w:rsidRPr="00682DE4">
              <w:rPr>
                <w:rFonts w:ascii="Aptos" w:eastAsia="Aptos" w:hAnsi="Aptos" w:cs="Aptos"/>
              </w:rPr>
              <w:t>Throughout learning, students will be reintroduced to definitions and terminology. Be sure to use terms precisely.</w:t>
            </w:r>
          </w:p>
          <w:p w14:paraId="6DA18758" w14:textId="77777777" w:rsidR="00232366" w:rsidRPr="00682DE4" w:rsidRDefault="00232366" w:rsidP="00232366">
            <w:pPr>
              <w:numPr>
                <w:ilvl w:val="0"/>
                <w:numId w:val="5"/>
              </w:numPr>
              <w:tabs>
                <w:tab w:val="clear" w:pos="720"/>
                <w:tab w:val="num" w:pos="404"/>
              </w:tabs>
              <w:ind w:left="314"/>
              <w:rPr>
                <w:rFonts w:ascii="Aptos" w:eastAsia="Aptos" w:hAnsi="Aptos" w:cs="Aptos"/>
              </w:rPr>
            </w:pPr>
            <w:r w:rsidRPr="00682DE4">
              <w:rPr>
                <w:rFonts w:ascii="Aptos" w:eastAsia="Aptos" w:hAnsi="Aptos" w:cs="Aptos"/>
              </w:rPr>
              <w:t xml:space="preserve">Follow conventions like 3x instead of x3 </w:t>
            </w:r>
          </w:p>
          <w:p w14:paraId="68D237CC" w14:textId="77777777" w:rsidR="00232366" w:rsidRPr="00682DE4" w:rsidRDefault="00232366" w:rsidP="00232366">
            <w:pPr>
              <w:numPr>
                <w:ilvl w:val="0"/>
                <w:numId w:val="5"/>
              </w:numPr>
              <w:tabs>
                <w:tab w:val="clear" w:pos="720"/>
                <w:tab w:val="num" w:pos="404"/>
              </w:tabs>
              <w:ind w:left="314"/>
              <w:rPr>
                <w:rFonts w:ascii="Aptos" w:eastAsia="Aptos" w:hAnsi="Aptos" w:cs="Aptos"/>
              </w:rPr>
            </w:pPr>
            <w:r w:rsidRPr="00682DE4">
              <w:rPr>
                <w:rFonts w:ascii="Aptos" w:eastAsia="Aptos" w:hAnsi="Aptos" w:cs="Aptos"/>
              </w:rPr>
              <w:t>Combining like terms should be considered an application of distributive property</w:t>
            </w:r>
            <w:r>
              <w:rPr>
                <w:rFonts w:ascii="Aptos" w:eastAsia="Aptos" w:hAnsi="Aptos" w:cs="Aptos"/>
              </w:rPr>
              <w:t>, not just “same letter”</w:t>
            </w:r>
          </w:p>
          <w:p w14:paraId="63B37EA0" w14:textId="77777777" w:rsidR="00232366" w:rsidRPr="00682DE4" w:rsidRDefault="00232366" w:rsidP="00232366">
            <w:pPr>
              <w:numPr>
                <w:ilvl w:val="0"/>
                <w:numId w:val="5"/>
              </w:numPr>
              <w:tabs>
                <w:tab w:val="clear" w:pos="720"/>
                <w:tab w:val="num" w:pos="404"/>
              </w:tabs>
              <w:spacing w:line="278" w:lineRule="auto"/>
              <w:ind w:left="317"/>
            </w:pPr>
            <w:r w:rsidRPr="44FA64C8">
              <w:t>Do/don’t examples:</w:t>
            </w:r>
          </w:p>
          <w:p w14:paraId="780DA114" w14:textId="77777777" w:rsidR="00232366" w:rsidRPr="00682DE4" w:rsidRDefault="00232366" w:rsidP="009D5D21">
            <w:pPr>
              <w:numPr>
                <w:ilvl w:val="0"/>
                <w:numId w:val="8"/>
              </w:numPr>
              <w:spacing w:line="279" w:lineRule="auto"/>
            </w:pPr>
            <w:r w:rsidRPr="00682DE4">
              <w:t xml:space="preserve">do write: </w:t>
            </w:r>
            <m:oMath>
              <m:r>
                <w:rPr>
                  <w:rFonts w:ascii="Cambria Math" w:hAnsi="Cambria Math"/>
                </w:rPr>
                <m:t>3x+5x=(3+5)x</m:t>
              </m:r>
            </m:oMath>
            <w:r w:rsidRPr="00682DE4">
              <w:rPr>
                <w:i/>
                <w:iCs/>
              </w:rPr>
              <w:t>(distributive)</w:t>
            </w:r>
            <w:r w:rsidRPr="00682DE4">
              <w:t>.</w:t>
            </w:r>
            <w:r w:rsidRPr="00682DE4">
              <w:br/>
              <w:t>don’t write: “combine like terms because same letter.”</w:t>
            </w:r>
          </w:p>
          <w:p w14:paraId="3DE97E1E" w14:textId="77777777" w:rsidR="00232366" w:rsidRDefault="00232366" w:rsidP="009D5D21">
            <w:pPr>
              <w:numPr>
                <w:ilvl w:val="0"/>
                <w:numId w:val="8"/>
              </w:numPr>
              <w:spacing w:line="279" w:lineRule="auto"/>
            </w:pPr>
            <w:r w:rsidRPr="00682DE4">
              <w:t>do state: “</w:t>
            </w:r>
            <m:oMath>
              <m:r>
                <w:rPr>
                  <w:rFonts w:ascii="Cambria Math" w:hAnsi="Cambria Math"/>
                </w:rPr>
                <m:t>2x+3x=</m:t>
              </m:r>
              <m:d>
                <m:dPr>
                  <m:ctrlPr>
                    <w:rPr>
                      <w:rFonts w:ascii="Cambria Math" w:hAnsi="Cambria Math"/>
                      <w:i/>
                    </w:rPr>
                  </m:ctrlPr>
                </m:dPr>
                <m:e>
                  <m:r>
                    <w:rPr>
                      <w:rFonts w:ascii="Cambria Math" w:hAnsi="Cambria Math"/>
                    </w:rPr>
                    <m:t>2+3</m:t>
                  </m:r>
                </m:e>
              </m:d>
              <m:r>
                <w:rPr>
                  <w:rFonts w:ascii="Cambria Math" w:hAnsi="Cambria Math"/>
                </w:rPr>
                <m:t>x</m:t>
              </m:r>
            </m:oMath>
            <w:r w:rsidRPr="00682DE4">
              <w:t xml:space="preserve"> for all rational numbers </w:t>
            </w:r>
            <m:oMath>
              <m:r>
                <w:rPr>
                  <w:rFonts w:ascii="Cambria Math" w:hAnsi="Cambria Math"/>
                </w:rPr>
                <m:t>x</m:t>
              </m:r>
            </m:oMath>
            <w:r w:rsidRPr="00682DE4">
              <w:t>.”</w:t>
            </w:r>
            <w:r w:rsidRPr="00682DE4">
              <w:br/>
              <w:t xml:space="preserve">don’t “it worked for </w:t>
            </w:r>
            <m:oMath>
              <m:r>
                <w:rPr>
                  <w:rFonts w:ascii="Cambria Math" w:hAnsi="Cambria Math"/>
                </w:rPr>
                <m:t>x=2</m:t>
              </m:r>
            </m:oMath>
            <w:r w:rsidRPr="00682DE4">
              <w:t>, so they’re equal.”</w:t>
            </w:r>
          </w:p>
          <w:p w14:paraId="4198167F" w14:textId="77777777" w:rsidR="00232366" w:rsidRPr="00D40C29" w:rsidRDefault="00232366" w:rsidP="009D5D21">
            <w:pPr>
              <w:numPr>
                <w:ilvl w:val="0"/>
                <w:numId w:val="8"/>
              </w:numPr>
              <w:spacing w:line="279" w:lineRule="auto"/>
            </w:pPr>
            <w:r w:rsidRPr="00682DE4">
              <w:t xml:space="preserve">do: </w:t>
            </w:r>
            <m:oMath>
              <m:r>
                <w:rPr>
                  <w:rFonts w:ascii="Cambria Math" w:hAnsi="Cambria Math"/>
                </w:rPr>
                <m:t>c(a+b)=ca+cb</m:t>
              </m:r>
            </m:oMath>
            <w:r w:rsidRPr="00682DE4">
              <w:t xml:space="preserve"> and back, naming </w:t>
            </w:r>
            <w:r w:rsidRPr="00D40C29">
              <w:rPr>
                <w:i/>
                <w:iCs/>
              </w:rPr>
              <w:t>distributive</w:t>
            </w:r>
            <w:r w:rsidRPr="00682DE4">
              <w:t>.</w:t>
            </w:r>
            <w:r w:rsidRPr="00682DE4">
              <w:br/>
              <w:t>don’t: “FOIL” as a move without law.</w:t>
            </w:r>
          </w:p>
          <w:p w14:paraId="4C04556E" w14:textId="30DAB7FF" w:rsidR="00232366" w:rsidRDefault="00232366" w:rsidP="00232366">
            <w:pPr>
              <w:tabs>
                <w:tab w:val="num" w:pos="404"/>
              </w:tabs>
              <w:spacing w:line="278" w:lineRule="auto"/>
              <w:ind w:left="-46"/>
            </w:pPr>
          </w:p>
        </w:tc>
        <w:tc>
          <w:tcPr>
            <w:tcW w:w="4032" w:type="dxa"/>
            <w:gridSpan w:val="2"/>
            <w:tcBorders>
              <w:top w:val="single" w:sz="4" w:space="0" w:color="auto"/>
              <w:left w:val="single" w:sz="4" w:space="0" w:color="auto"/>
              <w:bottom w:val="single" w:sz="4" w:space="0" w:color="auto"/>
              <w:right w:val="single" w:sz="4" w:space="0" w:color="auto"/>
            </w:tcBorders>
          </w:tcPr>
          <w:p w14:paraId="62B7B84B" w14:textId="77777777" w:rsidR="00232366" w:rsidRDefault="00232366" w:rsidP="00232366">
            <w:pPr>
              <w:numPr>
                <w:ilvl w:val="0"/>
                <w:numId w:val="5"/>
              </w:numPr>
              <w:tabs>
                <w:tab w:val="clear" w:pos="720"/>
                <w:tab w:val="num" w:pos="404"/>
              </w:tabs>
              <w:ind w:left="314"/>
              <w:rPr>
                <w:rFonts w:ascii="Aptos" w:eastAsia="Aptos" w:hAnsi="Aptos" w:cs="Aptos"/>
              </w:rPr>
            </w:pPr>
            <w:r w:rsidRPr="00682DE4">
              <w:rPr>
                <w:rFonts w:ascii="Aptos" w:eastAsia="Aptos" w:hAnsi="Aptos" w:cs="Aptos"/>
              </w:rPr>
              <w:t>Throughout learning, students will be reintroduced to definitions and terminology. Be sure to use terms precisely.</w:t>
            </w:r>
          </w:p>
          <w:p w14:paraId="3D2606FD" w14:textId="77777777" w:rsidR="00232366" w:rsidRPr="00682DE4" w:rsidRDefault="00232366" w:rsidP="00232366">
            <w:pPr>
              <w:numPr>
                <w:ilvl w:val="0"/>
                <w:numId w:val="5"/>
              </w:numPr>
              <w:tabs>
                <w:tab w:val="clear" w:pos="720"/>
                <w:tab w:val="num" w:pos="404"/>
              </w:tabs>
              <w:ind w:left="314"/>
              <w:rPr>
                <w:rFonts w:ascii="Aptos" w:eastAsia="Aptos" w:hAnsi="Aptos" w:cs="Aptos"/>
              </w:rPr>
            </w:pPr>
            <w:r w:rsidRPr="00682DE4">
              <w:rPr>
                <w:rFonts w:ascii="Aptos" w:eastAsia="Aptos" w:hAnsi="Aptos" w:cs="Aptos"/>
              </w:rPr>
              <w:t xml:space="preserve">Follow conventions like 3x instead of x3 </w:t>
            </w:r>
          </w:p>
          <w:p w14:paraId="76E6FE69" w14:textId="77777777" w:rsidR="00232366" w:rsidRPr="00682DE4" w:rsidRDefault="00232366" w:rsidP="00232366">
            <w:pPr>
              <w:numPr>
                <w:ilvl w:val="0"/>
                <w:numId w:val="5"/>
              </w:numPr>
              <w:tabs>
                <w:tab w:val="clear" w:pos="720"/>
                <w:tab w:val="num" w:pos="404"/>
              </w:tabs>
              <w:ind w:left="314"/>
              <w:rPr>
                <w:rFonts w:ascii="Aptos" w:eastAsia="Aptos" w:hAnsi="Aptos" w:cs="Aptos"/>
              </w:rPr>
            </w:pPr>
            <w:r w:rsidRPr="00682DE4">
              <w:rPr>
                <w:rFonts w:ascii="Aptos" w:eastAsia="Aptos" w:hAnsi="Aptos" w:cs="Aptos"/>
              </w:rPr>
              <w:t>Combining like terms should be considered an application of distributive property</w:t>
            </w:r>
            <w:r>
              <w:rPr>
                <w:rFonts w:ascii="Aptos" w:eastAsia="Aptos" w:hAnsi="Aptos" w:cs="Aptos"/>
              </w:rPr>
              <w:t>, not just “same letter”</w:t>
            </w:r>
          </w:p>
          <w:p w14:paraId="16BAEE92" w14:textId="77777777" w:rsidR="00232366" w:rsidRPr="00682DE4" w:rsidRDefault="00232366" w:rsidP="00232366">
            <w:pPr>
              <w:numPr>
                <w:ilvl w:val="0"/>
                <w:numId w:val="5"/>
              </w:numPr>
              <w:tabs>
                <w:tab w:val="clear" w:pos="720"/>
                <w:tab w:val="num" w:pos="404"/>
              </w:tabs>
              <w:spacing w:line="278" w:lineRule="auto"/>
              <w:ind w:left="317"/>
            </w:pPr>
            <w:r w:rsidRPr="44FA64C8">
              <w:t>Do/don’t examples:</w:t>
            </w:r>
          </w:p>
          <w:p w14:paraId="1C5F0439" w14:textId="77777777" w:rsidR="00232366" w:rsidRPr="00682DE4" w:rsidRDefault="00232366" w:rsidP="009D5D21">
            <w:pPr>
              <w:numPr>
                <w:ilvl w:val="0"/>
                <w:numId w:val="8"/>
              </w:numPr>
              <w:spacing w:line="279" w:lineRule="auto"/>
            </w:pPr>
            <w:r w:rsidRPr="00682DE4">
              <w:t xml:space="preserve">do write: </w:t>
            </w:r>
            <m:oMath>
              <m:r>
                <w:rPr>
                  <w:rFonts w:ascii="Cambria Math" w:hAnsi="Cambria Math"/>
                </w:rPr>
                <m:t>3x+5x=(3+5)x</m:t>
              </m:r>
            </m:oMath>
            <w:r w:rsidRPr="00682DE4">
              <w:rPr>
                <w:i/>
                <w:iCs/>
              </w:rPr>
              <w:t>(distributive)</w:t>
            </w:r>
            <w:r w:rsidRPr="00682DE4">
              <w:t>.</w:t>
            </w:r>
            <w:r w:rsidRPr="00682DE4">
              <w:br/>
              <w:t>don’t write: “combine like terms because same letter.”</w:t>
            </w:r>
          </w:p>
          <w:p w14:paraId="0431C67E" w14:textId="77777777" w:rsidR="00232366" w:rsidRDefault="00232366" w:rsidP="009D5D21">
            <w:pPr>
              <w:numPr>
                <w:ilvl w:val="0"/>
                <w:numId w:val="8"/>
              </w:numPr>
              <w:spacing w:line="279" w:lineRule="auto"/>
            </w:pPr>
            <w:r w:rsidRPr="00682DE4">
              <w:t>do state: “</w:t>
            </w:r>
            <m:oMath>
              <m:r>
                <w:rPr>
                  <w:rFonts w:ascii="Cambria Math" w:hAnsi="Cambria Math"/>
                </w:rPr>
                <m:t>2x+3x=</m:t>
              </m:r>
              <m:d>
                <m:dPr>
                  <m:ctrlPr>
                    <w:rPr>
                      <w:rFonts w:ascii="Cambria Math" w:hAnsi="Cambria Math"/>
                      <w:i/>
                    </w:rPr>
                  </m:ctrlPr>
                </m:dPr>
                <m:e>
                  <m:r>
                    <w:rPr>
                      <w:rFonts w:ascii="Cambria Math" w:hAnsi="Cambria Math"/>
                    </w:rPr>
                    <m:t>2+3</m:t>
                  </m:r>
                </m:e>
              </m:d>
              <m:r>
                <w:rPr>
                  <w:rFonts w:ascii="Cambria Math" w:hAnsi="Cambria Math"/>
                </w:rPr>
                <m:t>x</m:t>
              </m:r>
            </m:oMath>
            <w:r w:rsidRPr="00682DE4">
              <w:t xml:space="preserve"> for all rational numbers </w:t>
            </w:r>
            <m:oMath>
              <m:r>
                <w:rPr>
                  <w:rFonts w:ascii="Cambria Math" w:hAnsi="Cambria Math"/>
                </w:rPr>
                <m:t>x</m:t>
              </m:r>
            </m:oMath>
            <w:r w:rsidRPr="00682DE4">
              <w:t>.”</w:t>
            </w:r>
            <w:r w:rsidRPr="00682DE4">
              <w:br/>
              <w:t xml:space="preserve">don’t “it worked for </w:t>
            </w:r>
            <m:oMath>
              <m:r>
                <w:rPr>
                  <w:rFonts w:ascii="Cambria Math" w:hAnsi="Cambria Math"/>
                </w:rPr>
                <m:t>x=2</m:t>
              </m:r>
            </m:oMath>
            <w:r w:rsidRPr="00682DE4">
              <w:t>, so they’re equal.”</w:t>
            </w:r>
          </w:p>
          <w:p w14:paraId="049883B4" w14:textId="77777777" w:rsidR="00232366" w:rsidRPr="00D40C29" w:rsidRDefault="00232366" w:rsidP="009D5D21">
            <w:pPr>
              <w:numPr>
                <w:ilvl w:val="0"/>
                <w:numId w:val="8"/>
              </w:numPr>
              <w:spacing w:line="279" w:lineRule="auto"/>
            </w:pPr>
            <w:r w:rsidRPr="00682DE4">
              <w:t xml:space="preserve">do: </w:t>
            </w:r>
            <m:oMath>
              <m:r>
                <w:rPr>
                  <w:rFonts w:ascii="Cambria Math" w:hAnsi="Cambria Math"/>
                </w:rPr>
                <m:t>c(a+b)=ca+cb</m:t>
              </m:r>
            </m:oMath>
            <w:r w:rsidRPr="00682DE4">
              <w:t xml:space="preserve"> and back, naming </w:t>
            </w:r>
            <w:r w:rsidRPr="00D40C29">
              <w:rPr>
                <w:i/>
                <w:iCs/>
              </w:rPr>
              <w:t>distributive</w:t>
            </w:r>
            <w:r w:rsidRPr="00682DE4">
              <w:t>.</w:t>
            </w:r>
            <w:r w:rsidRPr="00682DE4">
              <w:br/>
              <w:t>don’t: “FOIL” as a move without law.</w:t>
            </w:r>
          </w:p>
          <w:p w14:paraId="5D4E2976" w14:textId="02A3D890" w:rsidR="00232366" w:rsidRDefault="00232366" w:rsidP="00232366"/>
        </w:tc>
      </w:tr>
      <w:tr w:rsidR="00232366" w14:paraId="32C078D4" w14:textId="77777777" w:rsidTr="00FE616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DB04C4C" w14:textId="51C38E94" w:rsidR="00232366" w:rsidRPr="0067092A" w:rsidRDefault="00232366" w:rsidP="00232366">
            <w:pPr>
              <w:jc w:val="center"/>
              <w:rPr>
                <w:b/>
                <w:i/>
              </w:rPr>
            </w:pPr>
            <w:r w:rsidRPr="0067092A">
              <w:rPr>
                <w:b/>
              </w:rPr>
              <w:t>Required Skills/Cases</w:t>
            </w:r>
          </w:p>
        </w:tc>
        <w:tc>
          <w:tcPr>
            <w:tcW w:w="4032" w:type="dxa"/>
            <w:tcMar>
              <w:top w:w="100" w:type="dxa"/>
              <w:left w:w="100" w:type="dxa"/>
              <w:bottom w:w="100" w:type="dxa"/>
              <w:right w:w="100" w:type="dxa"/>
            </w:tcMar>
          </w:tcPr>
          <w:p w14:paraId="3046F8A0" w14:textId="3053BA33" w:rsidR="006B3ACD" w:rsidRDefault="006B3ACD" w:rsidP="006B3ACD">
            <w:pPr>
              <w:widowControl w:val="0"/>
              <w:pBdr>
                <w:top w:val="nil"/>
                <w:left w:val="nil"/>
                <w:bottom w:val="nil"/>
                <w:right w:val="nil"/>
                <w:between w:val="nil"/>
              </w:pBdr>
            </w:pPr>
            <w:r>
              <w:t>See first 2 bullets in student-facing examples.</w:t>
            </w:r>
            <w:r w:rsidR="00E725E8">
              <w:t xml:space="preserve"> Include strictly numerical expressions, and expressions with letters. </w:t>
            </w:r>
          </w:p>
          <w:p w14:paraId="1A43BE58" w14:textId="77777777" w:rsidR="006B3ACD" w:rsidRDefault="006B3ACD" w:rsidP="00386E15">
            <w:pPr>
              <w:widowControl w:val="0"/>
            </w:pPr>
          </w:p>
          <w:p w14:paraId="08324433" w14:textId="400EFE6F" w:rsidR="00386E15" w:rsidRDefault="00386E15" w:rsidP="00386E15">
            <w:pPr>
              <w:widowControl w:val="0"/>
            </w:pPr>
            <w:r>
              <w:t>Number restrictions on coefficients</w:t>
            </w:r>
          </w:p>
          <w:p w14:paraId="0B6F117A" w14:textId="77777777" w:rsidR="00386E15" w:rsidRDefault="00386E15" w:rsidP="009D5D21">
            <w:pPr>
              <w:pStyle w:val="ListParagraph"/>
              <w:widowControl w:val="0"/>
              <w:numPr>
                <w:ilvl w:val="0"/>
                <w:numId w:val="49"/>
              </w:numPr>
            </w:pPr>
            <w:r>
              <w:t>Whole numbers (g6)</w:t>
            </w:r>
          </w:p>
          <w:p w14:paraId="3EFE2A98" w14:textId="77777777" w:rsidR="00386E15" w:rsidRPr="001E6EFC" w:rsidRDefault="00386E15" w:rsidP="009D5D21">
            <w:pPr>
              <w:pStyle w:val="ListParagraph"/>
              <w:widowControl w:val="0"/>
              <w:numPr>
                <w:ilvl w:val="0"/>
                <w:numId w:val="49"/>
              </w:numPr>
            </w:pPr>
            <w:r>
              <w:t>Fractions (g6)</w:t>
            </w:r>
          </w:p>
          <w:p w14:paraId="37B4E8AE" w14:textId="77777777" w:rsidR="00386E15" w:rsidRDefault="00386E15" w:rsidP="009D5D21">
            <w:pPr>
              <w:pStyle w:val="ListParagraph"/>
              <w:widowControl w:val="0"/>
              <w:numPr>
                <w:ilvl w:val="0"/>
                <w:numId w:val="49"/>
              </w:numPr>
            </w:pPr>
            <w:r>
              <w:t>Decimals (g6)</w:t>
            </w:r>
          </w:p>
          <w:p w14:paraId="324F1E6C" w14:textId="290B7755" w:rsidR="00386E15" w:rsidRDefault="00386E15" w:rsidP="009D5D21">
            <w:pPr>
              <w:pStyle w:val="ListParagraph"/>
              <w:widowControl w:val="0"/>
              <w:numPr>
                <w:ilvl w:val="0"/>
                <w:numId w:val="49"/>
              </w:numPr>
            </w:pPr>
            <w:r>
              <w:t>Integers (g7) (some states g6)</w:t>
            </w:r>
          </w:p>
          <w:p w14:paraId="204EEC74" w14:textId="77777777" w:rsidR="00386E15" w:rsidRDefault="00386E15" w:rsidP="009D5D21">
            <w:pPr>
              <w:pStyle w:val="ListParagraph"/>
              <w:widowControl w:val="0"/>
              <w:numPr>
                <w:ilvl w:val="0"/>
                <w:numId w:val="49"/>
              </w:numPr>
            </w:pPr>
            <w:r>
              <w:t>Rational numbers (g7)</w:t>
            </w:r>
          </w:p>
          <w:p w14:paraId="3F6BB183" w14:textId="1F517DF1" w:rsidR="00202B3E" w:rsidRPr="00BE4AA3" w:rsidRDefault="00202B3E" w:rsidP="00232366">
            <w:pPr>
              <w:widowControl w:val="0"/>
            </w:pPr>
          </w:p>
        </w:tc>
        <w:tc>
          <w:tcPr>
            <w:tcW w:w="4032" w:type="dxa"/>
            <w:tcMar>
              <w:top w:w="100" w:type="dxa"/>
              <w:left w:w="100" w:type="dxa"/>
              <w:bottom w:w="100" w:type="dxa"/>
              <w:right w:w="100" w:type="dxa"/>
            </w:tcMar>
          </w:tcPr>
          <w:p w14:paraId="12A0519D" w14:textId="478ECC1C" w:rsidR="00386E15" w:rsidRDefault="00386E15" w:rsidP="009D5D21">
            <w:pPr>
              <w:pStyle w:val="ListParagraph"/>
              <w:widowControl w:val="0"/>
              <w:numPr>
                <w:ilvl w:val="0"/>
                <w:numId w:val="12"/>
              </w:numPr>
              <w:spacing w:after="0" w:line="240" w:lineRule="auto"/>
            </w:pPr>
            <w:r>
              <w:t>1 variable (1 property, multiple properties)</w:t>
            </w:r>
          </w:p>
          <w:p w14:paraId="2615C4A4" w14:textId="0109C282" w:rsidR="00232366" w:rsidRDefault="00811BEE" w:rsidP="009D5D21">
            <w:pPr>
              <w:pStyle w:val="ListParagraph"/>
              <w:widowControl w:val="0"/>
              <w:numPr>
                <w:ilvl w:val="1"/>
                <w:numId w:val="12"/>
              </w:numPr>
              <w:spacing w:after="0" w:line="240" w:lineRule="auto"/>
            </w:pPr>
            <m:oMath>
              <m:r>
                <w:rPr>
                  <w:rFonts w:ascii="Cambria Math" w:hAnsi="Cambria Math"/>
                </w:rPr>
                <m:t>x+8 = 8+x</m:t>
              </m:r>
            </m:oMath>
          </w:p>
          <w:p w14:paraId="607234E9" w14:textId="6866B731" w:rsidR="00386E15" w:rsidRPr="00C41CE7" w:rsidRDefault="00386E15" w:rsidP="009D5D21">
            <w:pPr>
              <w:pStyle w:val="ListParagraph"/>
              <w:widowControl w:val="0"/>
              <w:numPr>
                <w:ilvl w:val="1"/>
                <w:numId w:val="12"/>
              </w:numPr>
              <w:spacing w:after="0" w:line="240" w:lineRule="auto"/>
            </w:pPr>
            <m:oMath>
              <m:r>
                <w:rPr>
                  <w:rFonts w:ascii="Cambria Math" w:hAnsi="Cambria Math"/>
                  <w:lang w:val="en-US"/>
                </w:rPr>
                <m:t>2+(3+x)=(3+2)+x</m:t>
              </m:r>
            </m:oMath>
          </w:p>
          <w:p w14:paraId="6DC6B09B" w14:textId="77777777" w:rsidR="00C41CE7" w:rsidRDefault="00C41CE7" w:rsidP="00C41CE7">
            <w:pPr>
              <w:pStyle w:val="ListParagraph"/>
              <w:widowControl w:val="0"/>
              <w:spacing w:after="0" w:line="240" w:lineRule="auto"/>
              <w:ind w:left="1080"/>
            </w:pPr>
          </w:p>
          <w:p w14:paraId="5F2C147B" w14:textId="747C0ACC" w:rsidR="00386E15" w:rsidRPr="00386E15" w:rsidRDefault="00386E15" w:rsidP="009D5D21">
            <w:pPr>
              <w:pStyle w:val="ListParagraph"/>
              <w:widowControl w:val="0"/>
              <w:numPr>
                <w:ilvl w:val="0"/>
                <w:numId w:val="12"/>
              </w:numPr>
              <w:spacing w:after="0" w:line="240" w:lineRule="auto"/>
            </w:pPr>
            <w:r>
              <w:rPr>
                <w:lang w:val="en-US"/>
              </w:rPr>
              <w:t>&gt;1</w:t>
            </w:r>
            <w:r w:rsidR="00C81EC8">
              <w:rPr>
                <w:lang w:val="en-US"/>
              </w:rPr>
              <w:t xml:space="preserve"> variable</w:t>
            </w:r>
            <w:r>
              <w:rPr>
                <w:lang w:val="en-US"/>
              </w:rPr>
              <w:t xml:space="preserve"> (1 property,</w:t>
            </w:r>
            <w:r w:rsidR="00C81EC8">
              <w:rPr>
                <w:lang w:val="en-US"/>
              </w:rPr>
              <w:t xml:space="preserve"> m</w:t>
            </w:r>
            <w:r w:rsidR="00C81EC8" w:rsidRPr="00202B3E">
              <w:rPr>
                <w:lang w:val="en-US"/>
              </w:rPr>
              <w:t>ultiple properties</w:t>
            </w:r>
            <w:r w:rsidR="00C41CE7">
              <w:rPr>
                <w:lang w:val="en-US"/>
              </w:rPr>
              <w:t>)</w:t>
            </w:r>
            <w:r w:rsidR="00C81EC8" w:rsidRPr="00202B3E">
              <w:rPr>
                <w:lang w:val="en-US"/>
              </w:rPr>
              <w:t xml:space="preserve">: </w:t>
            </w:r>
          </w:p>
          <w:p w14:paraId="74312BE6" w14:textId="7A65B685" w:rsidR="00386E15" w:rsidRPr="00386E15" w:rsidRDefault="00386E15" w:rsidP="009D5D21">
            <w:pPr>
              <w:pStyle w:val="ListParagraph"/>
              <w:widowControl w:val="0"/>
              <w:numPr>
                <w:ilvl w:val="1"/>
                <w:numId w:val="12"/>
              </w:numPr>
              <w:spacing w:after="0" w:line="240" w:lineRule="auto"/>
            </w:pPr>
            <m:oMath>
              <m:r>
                <w:rPr>
                  <w:rFonts w:ascii="Cambria Math" w:hAnsi="Cambria Math"/>
                  <w:lang w:val="es-ES"/>
                </w:rPr>
                <m:t>x+y=y+x</m:t>
              </m:r>
            </m:oMath>
          </w:p>
          <w:p w14:paraId="73E582CF" w14:textId="3697EC19" w:rsidR="00386E15" w:rsidRPr="00C41CE7" w:rsidRDefault="00386E15" w:rsidP="009D5D21">
            <w:pPr>
              <w:pStyle w:val="ListParagraph"/>
              <w:widowControl w:val="0"/>
              <w:numPr>
                <w:ilvl w:val="1"/>
                <w:numId w:val="12"/>
              </w:numPr>
              <w:spacing w:after="0" w:line="240" w:lineRule="auto"/>
            </w:pPr>
            <m:oMath>
              <m:r>
                <w:rPr>
                  <w:rFonts w:ascii="Cambria Math" w:hAnsi="Cambria Math"/>
                  <w:lang w:val="en-US"/>
                </w:rPr>
                <m:t>2+</m:t>
              </m:r>
              <m:d>
                <m:dPr>
                  <m:ctrlPr>
                    <w:rPr>
                      <w:rFonts w:ascii="Cambria Math" w:hAnsi="Cambria Math"/>
                      <w:i/>
                      <w:lang w:val="en-US"/>
                    </w:rPr>
                  </m:ctrlPr>
                </m:dPr>
                <m:e>
                  <m:r>
                    <w:rPr>
                      <w:rFonts w:ascii="Cambria Math" w:hAnsi="Cambria Math"/>
                      <w:lang w:val="en-US"/>
                    </w:rPr>
                    <m:t>x+y</m:t>
                  </m:r>
                </m:e>
              </m:d>
              <m:r>
                <w:rPr>
                  <w:rFonts w:ascii="Cambria Math" w:hAnsi="Cambria Math"/>
                  <w:lang w:val="en-US"/>
                </w:rPr>
                <m:t>=</m:t>
              </m:r>
              <m:d>
                <m:dPr>
                  <m:ctrlPr>
                    <w:rPr>
                      <w:rFonts w:ascii="Cambria Math" w:hAnsi="Cambria Math"/>
                      <w:i/>
                      <w:lang w:val="en-US"/>
                    </w:rPr>
                  </m:ctrlPr>
                </m:dPr>
                <m:e>
                  <m:r>
                    <w:rPr>
                      <w:rFonts w:ascii="Cambria Math" w:hAnsi="Cambria Math"/>
                      <w:lang w:val="en-US"/>
                    </w:rPr>
                    <m:t>2+y</m:t>
                  </m:r>
                </m:e>
              </m:d>
              <m:r>
                <w:rPr>
                  <w:rFonts w:ascii="Cambria Math" w:hAnsi="Cambria Math"/>
                  <w:lang w:val="en-US"/>
                </w:rPr>
                <m:t>+x</m:t>
              </m:r>
            </m:oMath>
          </w:p>
          <w:p w14:paraId="07B3627A" w14:textId="77777777" w:rsidR="00C41CE7" w:rsidRPr="00386E15" w:rsidRDefault="00C41CE7" w:rsidP="00C41CE7">
            <w:pPr>
              <w:pStyle w:val="ListParagraph"/>
              <w:widowControl w:val="0"/>
              <w:spacing w:after="0" w:line="240" w:lineRule="auto"/>
              <w:ind w:left="1080"/>
            </w:pPr>
          </w:p>
          <w:p w14:paraId="506E65D4" w14:textId="77777777" w:rsidR="00386E15" w:rsidRDefault="00386E15" w:rsidP="009D5D21">
            <w:pPr>
              <w:pStyle w:val="ListParagraph"/>
              <w:widowControl w:val="0"/>
              <w:numPr>
                <w:ilvl w:val="0"/>
                <w:numId w:val="12"/>
              </w:numPr>
              <w:spacing w:after="0"/>
            </w:pPr>
            <w:r>
              <w:t>Number restrictions on coefficients</w:t>
            </w:r>
          </w:p>
          <w:p w14:paraId="3645691B" w14:textId="77777777" w:rsidR="00386E15" w:rsidRDefault="00386E15" w:rsidP="009D5D21">
            <w:pPr>
              <w:pStyle w:val="ListParagraph"/>
              <w:widowControl w:val="0"/>
              <w:numPr>
                <w:ilvl w:val="0"/>
                <w:numId w:val="50"/>
              </w:numPr>
            </w:pPr>
            <w:r>
              <w:t>Whole numbers (g6)</w:t>
            </w:r>
          </w:p>
          <w:p w14:paraId="1FDE0AA6" w14:textId="77777777" w:rsidR="00386E15" w:rsidRPr="001E6EFC" w:rsidRDefault="00386E15" w:rsidP="009D5D21">
            <w:pPr>
              <w:pStyle w:val="ListParagraph"/>
              <w:widowControl w:val="0"/>
              <w:numPr>
                <w:ilvl w:val="0"/>
                <w:numId w:val="50"/>
              </w:numPr>
            </w:pPr>
            <w:r>
              <w:t>Fractions (g6)</w:t>
            </w:r>
          </w:p>
          <w:p w14:paraId="244B53FB" w14:textId="77777777" w:rsidR="00386E15" w:rsidRDefault="00386E15" w:rsidP="009D5D21">
            <w:pPr>
              <w:pStyle w:val="ListParagraph"/>
              <w:widowControl w:val="0"/>
              <w:numPr>
                <w:ilvl w:val="0"/>
                <w:numId w:val="50"/>
              </w:numPr>
            </w:pPr>
            <w:r>
              <w:t>Decimals (g6)</w:t>
            </w:r>
          </w:p>
          <w:p w14:paraId="78E17735" w14:textId="38851DAC" w:rsidR="00386E15" w:rsidRDefault="00386E15" w:rsidP="009D5D21">
            <w:pPr>
              <w:pStyle w:val="ListParagraph"/>
              <w:widowControl w:val="0"/>
              <w:numPr>
                <w:ilvl w:val="0"/>
                <w:numId w:val="50"/>
              </w:numPr>
            </w:pPr>
            <w:r>
              <w:t>Integers (g7) (some states g6)</w:t>
            </w:r>
          </w:p>
          <w:p w14:paraId="7CA720D7" w14:textId="77777777" w:rsidR="00386E15" w:rsidRDefault="00386E15" w:rsidP="009D5D21">
            <w:pPr>
              <w:pStyle w:val="ListParagraph"/>
              <w:widowControl w:val="0"/>
              <w:numPr>
                <w:ilvl w:val="0"/>
                <w:numId w:val="50"/>
              </w:numPr>
            </w:pPr>
            <w:r>
              <w:t>Rational numbers (g7)</w:t>
            </w:r>
          </w:p>
          <w:p w14:paraId="2185C762" w14:textId="1C96A8BF" w:rsidR="00386E15" w:rsidRPr="00BE4AA3" w:rsidRDefault="00386E15" w:rsidP="00386E15">
            <w:pPr>
              <w:widowControl w:val="0"/>
            </w:pPr>
          </w:p>
        </w:tc>
        <w:tc>
          <w:tcPr>
            <w:tcW w:w="4032" w:type="dxa"/>
            <w:tcBorders>
              <w:right w:val="single" w:sz="4" w:space="0" w:color="auto"/>
            </w:tcBorders>
            <w:tcMar>
              <w:top w:w="100" w:type="dxa"/>
              <w:left w:w="100" w:type="dxa"/>
              <w:bottom w:w="100" w:type="dxa"/>
              <w:right w:w="100" w:type="dxa"/>
            </w:tcMar>
          </w:tcPr>
          <w:p w14:paraId="64A500CD" w14:textId="77777777" w:rsidR="00811BEE" w:rsidRPr="00811BEE" w:rsidRDefault="00811BEE" w:rsidP="00811BEE">
            <w:pPr>
              <w:widowControl w:val="0"/>
            </w:pPr>
            <w:r>
              <w:t xml:space="preserve">Ex: </w:t>
            </w:r>
          </w:p>
          <w:p w14:paraId="19ABF22B" w14:textId="7AB7321B" w:rsidR="00811BEE" w:rsidRPr="00811BEE" w:rsidRDefault="00811BEE" w:rsidP="00811BEE">
            <w:pPr>
              <w:widowControl w:val="0"/>
            </w:pPr>
            <m:oMathPara>
              <m:oMath>
                <m:r>
                  <w:rPr>
                    <w:rFonts w:ascii="Cambria Math" w:hAnsi="Cambria Math"/>
                  </w:rPr>
                  <m:t>7⋅a⋅b⋅5</m:t>
                </m:r>
                <m:r>
                  <m:rPr>
                    <m:aln/>
                  </m:rPr>
                  <w:rPr>
                    <w:rFonts w:ascii="Cambria Math" w:hAnsi="Cambria Math"/>
                  </w:rPr>
                  <m:t>=7⋅ab⋅5</m:t>
                </m:r>
                <m:r>
                  <m:rPr>
                    <m:sty m:val="p"/>
                  </m:rPr>
                  <w:br/>
                </m:r>
              </m:oMath>
              <m:oMath>
                <m:r>
                  <m:rPr>
                    <m:aln/>
                  </m:rPr>
                  <w:rPr>
                    <w:rFonts w:ascii="Cambria Math" w:hAnsi="Cambria Math"/>
                  </w:rPr>
                  <m:t>=7∙5∙ab</m:t>
                </m:r>
                <m:r>
                  <m:rPr>
                    <m:sty m:val="p"/>
                  </m:rPr>
                  <w:br/>
                </m:r>
              </m:oMath>
              <m:oMath>
                <m:r>
                  <m:rPr>
                    <m:aln/>
                  </m:rPr>
                  <w:rPr>
                    <w:rFonts w:ascii="Cambria Math" w:hAnsi="Cambria Math"/>
                  </w:rPr>
                  <m:t>=35ab</m:t>
                </m:r>
              </m:oMath>
            </m:oMathPara>
          </w:p>
          <w:p w14:paraId="27FD2F48" w14:textId="77777777" w:rsidR="00386E15" w:rsidRDefault="00386E15" w:rsidP="00386E15">
            <w:pPr>
              <w:widowControl w:val="0"/>
            </w:pPr>
          </w:p>
          <w:p w14:paraId="49B58BA6" w14:textId="2EF27EF4" w:rsidR="00386E15" w:rsidRDefault="00386E15" w:rsidP="00386E15">
            <w:pPr>
              <w:widowControl w:val="0"/>
            </w:pPr>
            <w:r>
              <w:t>Number restrictions on coefficients</w:t>
            </w:r>
          </w:p>
          <w:p w14:paraId="54BB2895" w14:textId="77777777" w:rsidR="00386E15" w:rsidRDefault="00386E15" w:rsidP="009D5D21">
            <w:pPr>
              <w:pStyle w:val="ListParagraph"/>
              <w:widowControl w:val="0"/>
              <w:numPr>
                <w:ilvl w:val="0"/>
                <w:numId w:val="51"/>
              </w:numPr>
            </w:pPr>
            <w:r>
              <w:t>Whole numbers (g6)</w:t>
            </w:r>
          </w:p>
          <w:p w14:paraId="2B10CEB2" w14:textId="77777777" w:rsidR="00386E15" w:rsidRPr="001E6EFC" w:rsidRDefault="00386E15" w:rsidP="009D5D21">
            <w:pPr>
              <w:pStyle w:val="ListParagraph"/>
              <w:widowControl w:val="0"/>
              <w:numPr>
                <w:ilvl w:val="0"/>
                <w:numId w:val="51"/>
              </w:numPr>
            </w:pPr>
            <w:r>
              <w:t>Fractions (g6)</w:t>
            </w:r>
          </w:p>
          <w:p w14:paraId="3ED65217" w14:textId="77777777" w:rsidR="00386E15" w:rsidRDefault="00386E15" w:rsidP="009D5D21">
            <w:pPr>
              <w:pStyle w:val="ListParagraph"/>
              <w:widowControl w:val="0"/>
              <w:numPr>
                <w:ilvl w:val="0"/>
                <w:numId w:val="51"/>
              </w:numPr>
            </w:pPr>
            <w:r>
              <w:t>Decimals (g6)</w:t>
            </w:r>
          </w:p>
          <w:p w14:paraId="3F180483" w14:textId="7E4CA121" w:rsidR="00386E15" w:rsidRDefault="00386E15" w:rsidP="009D5D21">
            <w:pPr>
              <w:pStyle w:val="ListParagraph"/>
              <w:widowControl w:val="0"/>
              <w:numPr>
                <w:ilvl w:val="0"/>
                <w:numId w:val="51"/>
              </w:numPr>
            </w:pPr>
            <w:r>
              <w:t>Integers (g7) (some states g6)</w:t>
            </w:r>
          </w:p>
          <w:p w14:paraId="1771EC5C" w14:textId="77777777" w:rsidR="00386E15" w:rsidRDefault="00386E15" w:rsidP="009D5D21">
            <w:pPr>
              <w:pStyle w:val="ListParagraph"/>
              <w:widowControl w:val="0"/>
              <w:numPr>
                <w:ilvl w:val="0"/>
                <w:numId w:val="51"/>
              </w:numPr>
            </w:pPr>
            <w:r>
              <w:t>Rational numbers (g7)</w:t>
            </w:r>
          </w:p>
          <w:p w14:paraId="243EB772" w14:textId="7E207AAB" w:rsidR="00232366" w:rsidRPr="00BE4AA3" w:rsidRDefault="00232366" w:rsidP="00811BEE">
            <w:pPr>
              <w:widowControl w:val="0"/>
            </w:pPr>
          </w:p>
        </w:tc>
        <w:tc>
          <w:tcPr>
            <w:tcW w:w="4032" w:type="dxa"/>
            <w:tcBorders>
              <w:top w:val="single" w:sz="4" w:space="0" w:color="auto"/>
              <w:left w:val="single" w:sz="4" w:space="0" w:color="auto"/>
              <w:bottom w:val="single" w:sz="4" w:space="0" w:color="auto"/>
              <w:right w:val="single" w:sz="4" w:space="0" w:color="auto"/>
            </w:tcBorders>
          </w:tcPr>
          <w:p w14:paraId="4CE05578" w14:textId="2D2ADDB6" w:rsidR="00232366" w:rsidRDefault="00232366" w:rsidP="00232366">
            <w:pPr>
              <w:widowControl w:val="0"/>
            </w:pPr>
            <w:r>
              <w:t xml:space="preserve">Skill: </w:t>
            </w:r>
            <m:oMath>
              <m:r>
                <w:rPr>
                  <w:rFonts w:ascii="Cambria Math" w:hAnsi="Cambria Math"/>
                </w:rPr>
                <m:t>3</m:t>
              </m:r>
              <m:d>
                <m:dPr>
                  <m:ctrlPr>
                    <w:rPr>
                      <w:rFonts w:ascii="Cambria Math" w:hAnsi="Cambria Math"/>
                      <w:i/>
                    </w:rPr>
                  </m:ctrlPr>
                </m:dPr>
                <m:e>
                  <m:r>
                    <w:rPr>
                      <w:rFonts w:ascii="Cambria Math" w:hAnsi="Cambria Math"/>
                    </w:rPr>
                    <m:t>x+2</m:t>
                  </m:r>
                </m:e>
              </m:d>
              <m:r>
                <w:rPr>
                  <w:rFonts w:ascii="Cambria Math" w:hAnsi="Cambria Math"/>
                </w:rPr>
                <m:t>→3x+6</m:t>
              </m:r>
            </m:oMath>
          </w:p>
          <w:p w14:paraId="553BAD11" w14:textId="77777777" w:rsidR="00232366" w:rsidRDefault="00232366" w:rsidP="00232366">
            <w:pPr>
              <w:widowControl w:val="0"/>
            </w:pPr>
          </w:p>
          <w:p w14:paraId="747E7A69" w14:textId="77777777" w:rsidR="00FE6162" w:rsidRDefault="00FE6162" w:rsidP="00FE6162">
            <w:pPr>
              <w:widowControl w:val="0"/>
            </w:pPr>
            <w:r>
              <w:t>Cases:</w:t>
            </w:r>
          </w:p>
          <w:p w14:paraId="332B1325" w14:textId="77777777" w:rsidR="00FE6162" w:rsidRDefault="00FE6162" w:rsidP="009D5D21">
            <w:pPr>
              <w:pStyle w:val="ListParagraph"/>
              <w:widowControl w:val="0"/>
              <w:numPr>
                <w:ilvl w:val="0"/>
                <w:numId w:val="48"/>
              </w:numPr>
              <w:spacing w:after="0" w:line="240" w:lineRule="auto"/>
            </w:pPr>
            <w:r>
              <w:t>2 terms (G6)</w:t>
            </w:r>
          </w:p>
          <w:p w14:paraId="168A35CE" w14:textId="77777777" w:rsidR="00FE6162" w:rsidRDefault="00FE6162" w:rsidP="009D5D21">
            <w:pPr>
              <w:pStyle w:val="ListParagraph"/>
              <w:widowControl w:val="0"/>
              <w:numPr>
                <w:ilvl w:val="0"/>
                <w:numId w:val="48"/>
              </w:numPr>
              <w:spacing w:after="0" w:line="240" w:lineRule="auto"/>
            </w:pPr>
            <w:r>
              <w:t>More than 2 terms (G7)</w:t>
            </w:r>
          </w:p>
          <w:p w14:paraId="78948350" w14:textId="77777777" w:rsidR="00FE6162" w:rsidRDefault="00FE6162" w:rsidP="00232366">
            <w:pPr>
              <w:widowControl w:val="0"/>
            </w:pPr>
          </w:p>
          <w:p w14:paraId="6D6B4229" w14:textId="77777777" w:rsidR="00232366" w:rsidRDefault="00232366" w:rsidP="00232366">
            <w:pPr>
              <w:widowControl w:val="0"/>
            </w:pPr>
            <w:r>
              <w:t>Restrictions</w:t>
            </w:r>
          </w:p>
          <w:p w14:paraId="46D608B1" w14:textId="77777777" w:rsidR="00232366" w:rsidRDefault="00232366" w:rsidP="009D5D21">
            <w:pPr>
              <w:pStyle w:val="ListParagraph"/>
              <w:widowControl w:val="0"/>
              <w:numPr>
                <w:ilvl w:val="0"/>
                <w:numId w:val="38"/>
              </w:numPr>
              <w:pBdr>
                <w:top w:val="nil"/>
                <w:left w:val="nil"/>
                <w:bottom w:val="nil"/>
                <w:right w:val="nil"/>
                <w:between w:val="nil"/>
              </w:pBdr>
              <w:spacing w:after="0" w:line="240" w:lineRule="auto"/>
            </w:pPr>
            <w:r>
              <w:t>Linear expressions (no variables with exponents)</w:t>
            </w:r>
          </w:p>
          <w:p w14:paraId="47024454" w14:textId="77777777" w:rsidR="00A025AB" w:rsidRDefault="00232366" w:rsidP="009D5D21">
            <w:pPr>
              <w:pStyle w:val="ListParagraph"/>
              <w:widowControl w:val="0"/>
              <w:numPr>
                <w:ilvl w:val="0"/>
                <w:numId w:val="38"/>
              </w:numPr>
              <w:pBdr>
                <w:top w:val="nil"/>
                <w:left w:val="nil"/>
                <w:bottom w:val="nil"/>
                <w:right w:val="nil"/>
                <w:between w:val="nil"/>
              </w:pBdr>
              <w:spacing w:after="0" w:line="240" w:lineRule="auto"/>
            </w:pPr>
            <w:r>
              <w:t>Whole number coefficients 1-100 (G6)</w:t>
            </w:r>
          </w:p>
          <w:p w14:paraId="151056C6" w14:textId="090BD5F1" w:rsidR="00232366" w:rsidRDefault="00B7422D" w:rsidP="009D5D21">
            <w:pPr>
              <w:pStyle w:val="ListParagraph"/>
              <w:widowControl w:val="0"/>
              <w:numPr>
                <w:ilvl w:val="0"/>
                <w:numId w:val="38"/>
              </w:numPr>
              <w:pBdr>
                <w:top w:val="nil"/>
                <w:left w:val="nil"/>
                <w:bottom w:val="nil"/>
                <w:right w:val="nil"/>
                <w:between w:val="nil"/>
              </w:pBdr>
              <w:spacing w:after="0" w:line="240" w:lineRule="auto"/>
            </w:pPr>
            <w:r>
              <w:t>Integer, rational number</w:t>
            </w:r>
            <w:r w:rsidR="00232366">
              <w:t xml:space="preserve"> coefficients (G7, some states G6)</w:t>
            </w:r>
          </w:p>
        </w:tc>
        <w:tc>
          <w:tcPr>
            <w:tcW w:w="4032" w:type="dxa"/>
            <w:tcBorders>
              <w:top w:val="single" w:sz="4" w:space="0" w:color="auto"/>
              <w:left w:val="single" w:sz="4" w:space="0" w:color="auto"/>
              <w:bottom w:val="single" w:sz="4" w:space="0" w:color="auto"/>
              <w:right w:val="single" w:sz="4" w:space="0" w:color="auto"/>
            </w:tcBorders>
          </w:tcPr>
          <w:p w14:paraId="256B35DB" w14:textId="1567A390" w:rsidR="00232366" w:rsidRDefault="00232366" w:rsidP="00232366">
            <w:pPr>
              <w:widowControl w:val="0"/>
            </w:pPr>
            <w:r>
              <w:t xml:space="preserve">Skill: </w:t>
            </w:r>
            <m:oMath>
              <m:r>
                <w:rPr>
                  <w:rFonts w:ascii="Cambria Math" w:hAnsi="Cambria Math"/>
                </w:rPr>
                <m:t>3x+6→3(x+2)</m:t>
              </m:r>
            </m:oMath>
          </w:p>
          <w:p w14:paraId="00C75CF7" w14:textId="77777777" w:rsidR="00FE6162" w:rsidRDefault="00FE6162" w:rsidP="00232366">
            <w:pPr>
              <w:widowControl w:val="0"/>
            </w:pPr>
          </w:p>
          <w:p w14:paraId="1CFDD612" w14:textId="6103F199" w:rsidR="00232366" w:rsidRDefault="00A025AB" w:rsidP="00232366">
            <w:pPr>
              <w:widowControl w:val="0"/>
            </w:pPr>
            <w:r>
              <w:t>Cases:</w:t>
            </w:r>
          </w:p>
          <w:p w14:paraId="2EEFD3C4" w14:textId="3A1C2D3C" w:rsidR="00A025AB" w:rsidRDefault="00A025AB" w:rsidP="009D5D21">
            <w:pPr>
              <w:pStyle w:val="ListParagraph"/>
              <w:widowControl w:val="0"/>
              <w:numPr>
                <w:ilvl w:val="0"/>
                <w:numId w:val="48"/>
              </w:numPr>
              <w:spacing w:after="0" w:line="240" w:lineRule="auto"/>
            </w:pPr>
            <w:r>
              <w:t>2 terms (G6)</w:t>
            </w:r>
          </w:p>
          <w:p w14:paraId="73F16DC6" w14:textId="6C61C3EC" w:rsidR="00FE6162" w:rsidRDefault="00FE6162" w:rsidP="009D5D21">
            <w:pPr>
              <w:pStyle w:val="ListParagraph"/>
              <w:widowControl w:val="0"/>
              <w:numPr>
                <w:ilvl w:val="0"/>
                <w:numId w:val="48"/>
              </w:numPr>
              <w:spacing w:after="0" w:line="240" w:lineRule="auto"/>
            </w:pPr>
            <w:r>
              <w:t>More than 2 terms (G7)</w:t>
            </w:r>
          </w:p>
          <w:p w14:paraId="2FB89600" w14:textId="77777777" w:rsidR="00A025AB" w:rsidRDefault="00A025AB" w:rsidP="00232366">
            <w:pPr>
              <w:widowControl w:val="0"/>
            </w:pPr>
          </w:p>
          <w:p w14:paraId="510A3D44" w14:textId="77777777" w:rsidR="00232366" w:rsidRDefault="00232366" w:rsidP="00232366">
            <w:pPr>
              <w:widowControl w:val="0"/>
            </w:pPr>
            <w:r>
              <w:t>Restrictions</w:t>
            </w:r>
          </w:p>
          <w:p w14:paraId="10DD338C" w14:textId="77777777" w:rsidR="00232366" w:rsidRDefault="00232366" w:rsidP="009D5D21">
            <w:pPr>
              <w:pStyle w:val="ListParagraph"/>
              <w:widowControl w:val="0"/>
              <w:numPr>
                <w:ilvl w:val="0"/>
                <w:numId w:val="40"/>
              </w:numPr>
              <w:pBdr>
                <w:top w:val="nil"/>
                <w:left w:val="nil"/>
                <w:bottom w:val="nil"/>
                <w:right w:val="nil"/>
                <w:between w:val="nil"/>
              </w:pBdr>
              <w:spacing w:after="0" w:line="240" w:lineRule="auto"/>
            </w:pPr>
            <w:r>
              <w:t>Linear expressions (no variables with exponents)</w:t>
            </w:r>
          </w:p>
          <w:p w14:paraId="7A32D774" w14:textId="77777777" w:rsidR="00FE6162" w:rsidRDefault="00232366" w:rsidP="009D5D21">
            <w:pPr>
              <w:pStyle w:val="ListParagraph"/>
              <w:widowControl w:val="0"/>
              <w:numPr>
                <w:ilvl w:val="0"/>
                <w:numId w:val="40"/>
              </w:numPr>
              <w:pBdr>
                <w:top w:val="nil"/>
                <w:left w:val="nil"/>
                <w:bottom w:val="nil"/>
                <w:right w:val="nil"/>
                <w:between w:val="nil"/>
              </w:pBdr>
              <w:spacing w:after="0" w:line="240" w:lineRule="auto"/>
            </w:pPr>
            <w:r>
              <w:t>Whole number coefficients 1-100 (G6)</w:t>
            </w:r>
          </w:p>
          <w:p w14:paraId="2EDDB2E9" w14:textId="18746B3D" w:rsidR="00232366" w:rsidRDefault="00B7422D" w:rsidP="009D5D21">
            <w:pPr>
              <w:pStyle w:val="ListParagraph"/>
              <w:widowControl w:val="0"/>
              <w:numPr>
                <w:ilvl w:val="0"/>
                <w:numId w:val="40"/>
              </w:numPr>
              <w:pBdr>
                <w:top w:val="nil"/>
                <w:left w:val="nil"/>
                <w:bottom w:val="nil"/>
                <w:right w:val="nil"/>
                <w:between w:val="nil"/>
              </w:pBdr>
              <w:spacing w:after="0" w:line="240" w:lineRule="auto"/>
            </w:pPr>
            <w:r>
              <w:t>Integer, rational number</w:t>
            </w:r>
            <w:r w:rsidR="00232366">
              <w:t xml:space="preserve"> coefficients (G7, some states G6)</w:t>
            </w:r>
          </w:p>
        </w:tc>
        <w:tc>
          <w:tcPr>
            <w:tcW w:w="4032" w:type="dxa"/>
            <w:tcBorders>
              <w:top w:val="single" w:sz="4" w:space="0" w:color="auto"/>
              <w:left w:val="single" w:sz="4" w:space="0" w:color="auto"/>
              <w:bottom w:val="single" w:sz="4" w:space="0" w:color="auto"/>
              <w:right w:val="single" w:sz="4" w:space="0" w:color="auto"/>
            </w:tcBorders>
          </w:tcPr>
          <w:p w14:paraId="2388502E" w14:textId="77777777" w:rsidR="00232366" w:rsidRDefault="00232366" w:rsidP="00232366">
            <w:pPr>
              <w:widowControl w:val="0"/>
              <w:pBdr>
                <w:top w:val="nil"/>
                <w:left w:val="nil"/>
                <w:bottom w:val="nil"/>
                <w:right w:val="nil"/>
                <w:between w:val="nil"/>
              </w:pBdr>
            </w:pPr>
            <w:r>
              <w:t>Skills</w:t>
            </w:r>
          </w:p>
          <w:p w14:paraId="3F78C0C3" w14:textId="77777777" w:rsidR="00232366" w:rsidRDefault="00232366" w:rsidP="009D5D21">
            <w:pPr>
              <w:pStyle w:val="ListParagraph"/>
              <w:widowControl w:val="0"/>
              <w:numPr>
                <w:ilvl w:val="0"/>
                <w:numId w:val="9"/>
              </w:numPr>
              <w:pBdr>
                <w:top w:val="nil"/>
                <w:left w:val="nil"/>
                <w:bottom w:val="nil"/>
                <w:right w:val="nil"/>
                <w:between w:val="nil"/>
              </w:pBdr>
              <w:spacing w:after="0" w:line="240" w:lineRule="auto"/>
            </w:pPr>
            <w:r>
              <w:t xml:space="preserve">Expressions with 1 variable, 2 terms: </w:t>
            </w:r>
            <m:oMath>
              <m:r>
                <w:rPr>
                  <w:rFonts w:ascii="Cambria Math" w:hAnsi="Cambria Math"/>
                </w:rPr>
                <m:t>3x + 2x</m:t>
              </m:r>
            </m:oMath>
          </w:p>
          <w:p w14:paraId="1687E0B1" w14:textId="30D4905E" w:rsidR="00232366" w:rsidRDefault="00232366" w:rsidP="009D5D21">
            <w:pPr>
              <w:pStyle w:val="ListParagraph"/>
              <w:widowControl w:val="0"/>
              <w:numPr>
                <w:ilvl w:val="0"/>
                <w:numId w:val="9"/>
              </w:numPr>
              <w:pBdr>
                <w:top w:val="nil"/>
                <w:left w:val="nil"/>
                <w:bottom w:val="nil"/>
                <w:right w:val="nil"/>
                <w:between w:val="nil"/>
              </w:pBdr>
              <w:spacing w:after="0" w:line="240" w:lineRule="auto"/>
            </w:pPr>
            <w:r>
              <w:t xml:space="preserve">Expressions with multiple variables and terms </w:t>
            </w:r>
            <w:r w:rsidR="00AE1FE3">
              <w:t>(</w:t>
            </w:r>
            <w:r>
              <w:t>each degree 1</w:t>
            </w:r>
            <w:r w:rsidR="00AE1FE3">
              <w:t>)</w:t>
            </w:r>
            <w:r>
              <w:t xml:space="preserve">: </w:t>
            </w:r>
            <m:oMath>
              <m:r>
                <w:rPr>
                  <w:rFonts w:ascii="Cambria Math" w:hAnsi="Cambria Math"/>
                </w:rPr>
                <m:t>3x + 2x+y+3y-1</m:t>
              </m:r>
            </m:oMath>
          </w:p>
          <w:p w14:paraId="75C3B6B2" w14:textId="77777777" w:rsidR="00232366" w:rsidRDefault="00232366" w:rsidP="00232366">
            <w:pPr>
              <w:widowControl w:val="0"/>
            </w:pPr>
          </w:p>
          <w:p w14:paraId="7044C70B" w14:textId="77777777" w:rsidR="00232366" w:rsidRDefault="00232366" w:rsidP="00232366">
            <w:pPr>
              <w:widowControl w:val="0"/>
            </w:pPr>
            <w:r>
              <w:t>Restrictions</w:t>
            </w:r>
          </w:p>
          <w:p w14:paraId="1994DEEB" w14:textId="77777777" w:rsidR="00232366" w:rsidRDefault="00232366" w:rsidP="009D5D21">
            <w:pPr>
              <w:pStyle w:val="ListParagraph"/>
              <w:widowControl w:val="0"/>
              <w:numPr>
                <w:ilvl w:val="0"/>
                <w:numId w:val="41"/>
              </w:numPr>
              <w:pBdr>
                <w:top w:val="nil"/>
                <w:left w:val="nil"/>
                <w:bottom w:val="nil"/>
                <w:right w:val="nil"/>
                <w:between w:val="nil"/>
              </w:pBdr>
              <w:spacing w:after="0" w:line="240" w:lineRule="auto"/>
            </w:pPr>
            <w:r>
              <w:t>No variables with exponents</w:t>
            </w:r>
          </w:p>
          <w:p w14:paraId="52BB10B3" w14:textId="77777777" w:rsidR="00FE6162" w:rsidRDefault="00232366" w:rsidP="009D5D21">
            <w:pPr>
              <w:pStyle w:val="ListParagraph"/>
              <w:widowControl w:val="0"/>
              <w:numPr>
                <w:ilvl w:val="0"/>
                <w:numId w:val="41"/>
              </w:numPr>
              <w:pBdr>
                <w:top w:val="nil"/>
                <w:left w:val="nil"/>
                <w:bottom w:val="nil"/>
                <w:right w:val="nil"/>
                <w:between w:val="nil"/>
              </w:pBdr>
              <w:spacing w:after="0" w:line="240" w:lineRule="auto"/>
            </w:pPr>
            <w:r>
              <w:t>Whole number coefficients 1-100 (G6)</w:t>
            </w:r>
          </w:p>
          <w:p w14:paraId="0A256B57" w14:textId="631D4BED" w:rsidR="00232366" w:rsidRDefault="00AE1FE3" w:rsidP="009D5D21">
            <w:pPr>
              <w:pStyle w:val="ListParagraph"/>
              <w:widowControl w:val="0"/>
              <w:numPr>
                <w:ilvl w:val="0"/>
                <w:numId w:val="41"/>
              </w:numPr>
              <w:pBdr>
                <w:top w:val="nil"/>
                <w:left w:val="nil"/>
                <w:bottom w:val="nil"/>
                <w:right w:val="nil"/>
                <w:between w:val="nil"/>
              </w:pBdr>
              <w:spacing w:after="0" w:line="240" w:lineRule="auto"/>
            </w:pPr>
            <w:r>
              <w:t>Integer, r</w:t>
            </w:r>
            <w:r w:rsidR="00232366">
              <w:t>ational number coefficients (G7, some states G6)</w:t>
            </w:r>
          </w:p>
        </w:tc>
        <w:tc>
          <w:tcPr>
            <w:tcW w:w="4032" w:type="dxa"/>
            <w:gridSpan w:val="2"/>
            <w:tcBorders>
              <w:top w:val="single" w:sz="4" w:space="0" w:color="auto"/>
              <w:left w:val="single" w:sz="4" w:space="0" w:color="auto"/>
              <w:bottom w:val="single" w:sz="4" w:space="0" w:color="auto"/>
              <w:right w:val="single" w:sz="4" w:space="0" w:color="auto"/>
            </w:tcBorders>
          </w:tcPr>
          <w:p w14:paraId="29DD883F" w14:textId="77777777" w:rsidR="00232366" w:rsidRDefault="00232366" w:rsidP="00232366">
            <w:pPr>
              <w:widowControl w:val="0"/>
            </w:pPr>
            <w:r>
              <w:t xml:space="preserve">Skills: </w:t>
            </w:r>
          </w:p>
          <w:p w14:paraId="32C09B33" w14:textId="77777777" w:rsidR="00232366" w:rsidRPr="008F6D51" w:rsidRDefault="00232366" w:rsidP="009D5D21">
            <w:pPr>
              <w:pStyle w:val="ListParagraph"/>
              <w:widowControl w:val="0"/>
              <w:numPr>
                <w:ilvl w:val="0"/>
                <w:numId w:val="39"/>
              </w:numPr>
              <w:spacing w:after="0" w:line="240" w:lineRule="auto"/>
            </w:pPr>
            <w:r>
              <w:t xml:space="preserve">Expand, then combine like terms: </w:t>
            </w:r>
            <m:oMath>
              <m:r>
                <w:rPr>
                  <w:rFonts w:ascii="Cambria Math" w:hAnsi="Cambria Math"/>
                </w:rPr>
                <m:t>3</m:t>
              </m:r>
              <m:d>
                <m:dPr>
                  <m:ctrlPr>
                    <w:rPr>
                      <w:rFonts w:ascii="Cambria Math" w:hAnsi="Cambria Math"/>
                      <w:i/>
                    </w:rPr>
                  </m:ctrlPr>
                </m:dPr>
                <m:e>
                  <m:r>
                    <w:rPr>
                      <w:rFonts w:ascii="Cambria Math" w:hAnsi="Cambria Math"/>
                    </w:rPr>
                    <m:t>x + 1</m:t>
                  </m:r>
                </m:e>
              </m:d>
              <m:r>
                <w:rPr>
                  <w:rFonts w:ascii="Cambria Math" w:hAnsi="Cambria Math"/>
                </w:rPr>
                <m:t>+ 2x</m:t>
              </m:r>
            </m:oMath>
          </w:p>
          <w:p w14:paraId="220EC3DA" w14:textId="77777777" w:rsidR="00232366" w:rsidRPr="008F6D51" w:rsidRDefault="00232366" w:rsidP="009D5D21">
            <w:pPr>
              <w:pStyle w:val="ListParagraph"/>
              <w:widowControl w:val="0"/>
              <w:numPr>
                <w:ilvl w:val="0"/>
                <w:numId w:val="39"/>
              </w:numPr>
              <w:spacing w:after="0" w:line="240" w:lineRule="auto"/>
            </w:pPr>
            <w:r>
              <w:t xml:space="preserve">Expand more than once then combine like terms: </w:t>
            </w:r>
            <m:oMath>
              <m:r>
                <w:rPr>
                  <w:rFonts w:ascii="Cambria Math" w:hAnsi="Cambria Math"/>
                </w:rPr>
                <m:t>3</m:t>
              </m:r>
              <m:d>
                <m:dPr>
                  <m:ctrlPr>
                    <w:rPr>
                      <w:rFonts w:ascii="Cambria Math" w:hAnsi="Cambria Math"/>
                      <w:i/>
                    </w:rPr>
                  </m:ctrlPr>
                </m:dPr>
                <m:e>
                  <m:r>
                    <w:rPr>
                      <w:rFonts w:ascii="Cambria Math" w:hAnsi="Cambria Math"/>
                    </w:rPr>
                    <m:t>x+1</m:t>
                  </m:r>
                </m:e>
              </m:d>
              <m:r>
                <w:rPr>
                  <w:rFonts w:ascii="Cambria Math" w:hAnsi="Cambria Math"/>
                </w:rPr>
                <m:t>+2</m:t>
              </m:r>
              <m:d>
                <m:dPr>
                  <m:ctrlPr>
                    <w:rPr>
                      <w:rFonts w:ascii="Cambria Math" w:hAnsi="Cambria Math"/>
                      <w:i/>
                    </w:rPr>
                  </m:ctrlPr>
                </m:dPr>
                <m:e>
                  <m:r>
                    <w:rPr>
                      <w:rFonts w:ascii="Cambria Math" w:hAnsi="Cambria Math"/>
                    </w:rPr>
                    <m:t>x+5</m:t>
                  </m:r>
                </m:e>
              </m:d>
            </m:oMath>
          </w:p>
          <w:p w14:paraId="2B7C513F" w14:textId="77777777" w:rsidR="00232366" w:rsidRDefault="00232366" w:rsidP="00232366">
            <w:pPr>
              <w:widowControl w:val="0"/>
            </w:pPr>
          </w:p>
          <w:p w14:paraId="5B45A990" w14:textId="77777777" w:rsidR="00232366" w:rsidRPr="008F6D51" w:rsidRDefault="00232366" w:rsidP="00232366">
            <w:pPr>
              <w:widowControl w:val="0"/>
            </w:pPr>
            <w:r>
              <w:t>Restrictions</w:t>
            </w:r>
          </w:p>
          <w:p w14:paraId="1A86E4B0" w14:textId="77777777" w:rsidR="00232366" w:rsidRDefault="00232366" w:rsidP="009D5D21">
            <w:pPr>
              <w:pStyle w:val="ListParagraph"/>
              <w:widowControl w:val="0"/>
              <w:numPr>
                <w:ilvl w:val="0"/>
                <w:numId w:val="42"/>
              </w:numPr>
              <w:pBdr>
                <w:top w:val="nil"/>
                <w:left w:val="nil"/>
                <w:bottom w:val="nil"/>
                <w:right w:val="nil"/>
                <w:between w:val="nil"/>
              </w:pBdr>
              <w:spacing w:after="0" w:line="240" w:lineRule="auto"/>
            </w:pPr>
            <w:r>
              <w:t>No variables with exponents</w:t>
            </w:r>
          </w:p>
          <w:p w14:paraId="0A0D0F13" w14:textId="77777777" w:rsidR="00FE6162" w:rsidRDefault="00232366" w:rsidP="009D5D21">
            <w:pPr>
              <w:pStyle w:val="ListParagraph"/>
              <w:widowControl w:val="0"/>
              <w:numPr>
                <w:ilvl w:val="0"/>
                <w:numId w:val="42"/>
              </w:numPr>
              <w:pBdr>
                <w:top w:val="nil"/>
                <w:left w:val="nil"/>
                <w:bottom w:val="nil"/>
                <w:right w:val="nil"/>
                <w:between w:val="nil"/>
              </w:pBdr>
              <w:spacing w:after="0" w:line="240" w:lineRule="auto"/>
            </w:pPr>
            <w:r>
              <w:t>Whole number coefficients 1-100 (G6)</w:t>
            </w:r>
          </w:p>
          <w:p w14:paraId="5893A226" w14:textId="0A8590F8" w:rsidR="00232366" w:rsidRDefault="00AE1FE3" w:rsidP="009D5D21">
            <w:pPr>
              <w:pStyle w:val="ListParagraph"/>
              <w:widowControl w:val="0"/>
              <w:numPr>
                <w:ilvl w:val="0"/>
                <w:numId w:val="42"/>
              </w:numPr>
              <w:pBdr>
                <w:top w:val="nil"/>
                <w:left w:val="nil"/>
                <w:bottom w:val="nil"/>
                <w:right w:val="nil"/>
                <w:between w:val="nil"/>
              </w:pBdr>
              <w:spacing w:after="0" w:line="240" w:lineRule="auto"/>
            </w:pPr>
            <w:r>
              <w:t>Integer, r</w:t>
            </w:r>
            <w:r w:rsidR="00232366">
              <w:t>ational number coefficients (G7, some states G6)</w:t>
            </w:r>
          </w:p>
        </w:tc>
      </w:tr>
      <w:tr w:rsidR="00232366" w14:paraId="6BAE3F50" w14:textId="77777777" w:rsidTr="00FE616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CE81B82" w14:textId="77777777" w:rsidR="00232366" w:rsidRPr="0067092A" w:rsidRDefault="00232366" w:rsidP="00232366">
            <w:pPr>
              <w:jc w:val="center"/>
              <w:rPr>
                <w:b/>
              </w:rPr>
            </w:pPr>
            <w:r w:rsidRPr="0067092A">
              <w:rPr>
                <w:b/>
              </w:rPr>
              <w:t>Misconceptions</w:t>
            </w:r>
          </w:p>
        </w:tc>
        <w:tc>
          <w:tcPr>
            <w:tcW w:w="4032" w:type="dxa"/>
            <w:tcMar>
              <w:top w:w="100" w:type="dxa"/>
              <w:left w:w="100" w:type="dxa"/>
              <w:bottom w:w="100" w:type="dxa"/>
              <w:right w:w="100" w:type="dxa"/>
            </w:tcMar>
          </w:tcPr>
          <w:p w14:paraId="0F741070" w14:textId="25A89129" w:rsidR="00232366" w:rsidRPr="00966F60" w:rsidRDefault="00232366" w:rsidP="00202B3E">
            <w:pPr>
              <w:spacing w:line="278" w:lineRule="auto"/>
              <w:rPr>
                <w:rFonts w:ascii="Cambria Math" w:hAnsi="Cambria Math"/>
              </w:rPr>
            </w:pPr>
          </w:p>
        </w:tc>
        <w:tc>
          <w:tcPr>
            <w:tcW w:w="4032" w:type="dxa"/>
            <w:tcMar>
              <w:top w:w="100" w:type="dxa"/>
              <w:left w:w="100" w:type="dxa"/>
              <w:bottom w:w="100" w:type="dxa"/>
              <w:right w:w="100" w:type="dxa"/>
            </w:tcMar>
          </w:tcPr>
          <w:p w14:paraId="4CA8A595" w14:textId="77777777" w:rsidR="00232366" w:rsidRDefault="00232366" w:rsidP="00232366">
            <w:pPr>
              <w:numPr>
                <w:ilvl w:val="0"/>
                <w:numId w:val="5"/>
              </w:numPr>
              <w:tabs>
                <w:tab w:val="clear" w:pos="720"/>
                <w:tab w:val="num" w:pos="404"/>
              </w:tabs>
              <w:spacing w:line="278" w:lineRule="auto"/>
              <w:ind w:left="314"/>
            </w:pPr>
            <w:r>
              <w:t>Misconceptions to watch for/address:</w:t>
            </w:r>
          </w:p>
          <w:p w14:paraId="7CE52F99" w14:textId="77777777" w:rsidR="00232366" w:rsidRDefault="00232366" w:rsidP="00232366">
            <w:pPr>
              <w:numPr>
                <w:ilvl w:val="1"/>
                <w:numId w:val="5"/>
              </w:numPr>
              <w:spacing w:line="278" w:lineRule="auto"/>
              <w:ind w:left="792"/>
              <w:rPr>
                <w:rFonts w:ascii="Cambria Math" w:hAnsi="Cambria Math"/>
              </w:rPr>
            </w:pPr>
            <w:r>
              <w:t>Cancelling across sums (</w:t>
            </w:r>
            <w:r w:rsidRPr="00685E58">
              <w:t>e.g.</w:t>
            </w:r>
            <w:r w:rsidRPr="00685E58">
              <w:rPr>
                <w:rFonts w:ascii="Cambria Math" w:hAnsi="Cambria Math"/>
              </w:rPr>
              <w:t xml:space="preserve"> </w:t>
            </w:r>
            <m:oMath>
              <m:f>
                <m:fPr>
                  <m:ctrlPr>
                    <w:rPr>
                      <w:rFonts w:ascii="Cambria Math" w:hAnsi="Cambria Math"/>
                    </w:rPr>
                  </m:ctrlPr>
                </m:fPr>
                <m:num>
                  <m:r>
                    <w:rPr>
                      <w:rFonts w:ascii="Cambria Math" w:hAnsi="Cambria Math"/>
                    </w:rPr>
                    <m:t>a</m:t>
                  </m:r>
                </m:num>
                <m:den>
                  <m:r>
                    <w:rPr>
                      <w:rFonts w:ascii="Cambria Math" w:hAnsi="Cambria Math"/>
                    </w:rPr>
                    <m:t>a+b</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b</m:t>
                  </m:r>
                </m:den>
              </m:f>
              <m:r>
                <w:rPr>
                  <w:rFonts w:ascii="Cambria Math" w:hAnsi="Cambria Math"/>
                </w:rPr>
                <m:t>)</m:t>
              </m:r>
            </m:oMath>
          </w:p>
          <w:p w14:paraId="4A17B9C9" w14:textId="77777777" w:rsidR="00232366" w:rsidRPr="00FE6162" w:rsidRDefault="00232366" w:rsidP="00232366">
            <w:pPr>
              <w:pStyle w:val="ListParagraph"/>
              <w:numPr>
                <w:ilvl w:val="0"/>
                <w:numId w:val="5"/>
              </w:numPr>
              <w:spacing w:line="278" w:lineRule="auto"/>
              <w:ind w:left="360"/>
            </w:pPr>
            <w:r w:rsidRPr="0099142D">
              <w:rPr>
                <w:lang w:val="en-US"/>
              </w:rPr>
              <w:t xml:space="preserve">Treating </w:t>
            </w:r>
            <m:oMath>
              <m:f>
                <m:fPr>
                  <m:ctrlPr>
                    <w:rPr>
                      <w:rFonts w:ascii="Cambria Math" w:hAnsi="Cambria Math"/>
                      <w:i/>
                    </w:rPr>
                  </m:ctrlPr>
                </m:fPr>
                <m:num>
                  <m:r>
                    <w:rPr>
                      <w:rFonts w:ascii="Cambria Math" w:hAnsi="Cambria Math"/>
                    </w:rPr>
                    <m:t>a</m:t>
                  </m:r>
                </m:num>
                <m:den>
                  <m:r>
                    <w:rPr>
                      <w:rFonts w:ascii="Cambria Math" w:hAnsi="Cambria Math"/>
                    </w:rPr>
                    <m:t>b+c</m:t>
                  </m:r>
                </m:den>
              </m:f>
            </m:oMath>
            <w:r w:rsidRPr="0099142D">
              <w:rPr>
                <w:rFonts w:eastAsiaTheme="minorEastAsia"/>
                <w:lang w:val="en-US"/>
              </w:rPr>
              <w:t xml:space="preserve"> </w:t>
            </w:r>
            <w:r w:rsidRPr="0099142D">
              <w:rPr>
                <w:lang w:val="en-US"/>
              </w:rPr>
              <w:t xml:space="preserve">as </w:t>
            </w:r>
            <m:oMath>
              <m:f>
                <m:fPr>
                  <m:ctrlPr>
                    <w:rPr>
                      <w:rFonts w:ascii="Cambria Math" w:hAnsi="Cambria Math"/>
                    </w:rPr>
                  </m:ctrlPr>
                </m:fPr>
                <m:num>
                  <m:r>
                    <w:rPr>
                      <w:rFonts w:ascii="Cambria Math" w:hAnsi="Cambria Math"/>
                    </w:rPr>
                    <m:t>a</m:t>
                  </m:r>
                  <m:ctrlPr>
                    <w:rPr>
                      <w:rFonts w:ascii="Cambria Math" w:hAnsi="Cambria Math"/>
                      <w:i/>
                    </w:rPr>
                  </m:ctrlP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m:t>
                  </m:r>
                  <m:ctrlPr>
                    <w:rPr>
                      <w:rFonts w:ascii="Cambria Math" w:hAnsi="Cambria Math"/>
                      <w:i/>
                    </w:rPr>
                  </m:ctrlPr>
                </m:num>
                <m:den>
                  <m:r>
                    <w:rPr>
                      <w:rFonts w:ascii="Cambria Math" w:hAnsi="Cambria Math"/>
                    </w:rPr>
                    <m:t>c</m:t>
                  </m:r>
                </m:den>
              </m:f>
            </m:oMath>
            <w:r w:rsidRPr="0099142D">
              <w:rPr>
                <w:lang w:val="en-US"/>
              </w:rPr>
              <w:t xml:space="preserve">; forgetting that </w:t>
            </w:r>
            <m:oMath>
              <m:f>
                <m:fPr>
                  <m:ctrlPr>
                    <w:rPr>
                      <w:rFonts w:ascii="Cambria Math" w:hAnsi="Cambria Math"/>
                    </w:rPr>
                  </m:ctrlPr>
                </m:fPr>
                <m:num>
                  <m:r>
                    <w:rPr>
                      <w:rFonts w:ascii="Cambria Math" w:hAnsi="Cambria Math"/>
                    </w:rPr>
                    <m:t>a+b</m:t>
                  </m:r>
                  <m:ctrlPr>
                    <w:rPr>
                      <w:rFonts w:ascii="Cambria Math" w:hAnsi="Cambria Math"/>
                      <w:i/>
                    </w:rPr>
                  </m:ctrlPr>
                </m:num>
                <m:den>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a</m:t>
                  </m:r>
                  <m:ctrlPr>
                    <w:rPr>
                      <w:rFonts w:ascii="Cambria Math" w:hAnsi="Cambria Math"/>
                      <w:i/>
                    </w:rPr>
                  </m:ctrlPr>
                </m:num>
                <m:den>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b</m:t>
                  </m:r>
                  <m:ctrlPr>
                    <w:rPr>
                      <w:rFonts w:ascii="Cambria Math" w:hAnsi="Cambria Math"/>
                      <w:i/>
                    </w:rPr>
                  </m:ctrlPr>
                </m:num>
                <m:den>
                  <m:r>
                    <w:rPr>
                      <w:rFonts w:ascii="Cambria Math" w:hAnsi="Cambria Math"/>
                    </w:rPr>
                    <m:t>c</m:t>
                  </m:r>
                </m:den>
              </m:f>
            </m:oMath>
            <w:r w:rsidRPr="0099142D">
              <w:rPr>
                <w:rFonts w:eastAsiaTheme="minorEastAsia"/>
                <w:lang w:val="en-US"/>
              </w:rPr>
              <w:t xml:space="preserve"> </w:t>
            </w:r>
            <w:r w:rsidRPr="0099142D">
              <w:rPr>
                <w:lang w:val="en-US"/>
              </w:rPr>
              <w:t>is valid (domain stated) while the reverse pattern is not.</w:t>
            </w:r>
          </w:p>
          <w:p w14:paraId="72A753BA" w14:textId="5CA482E8" w:rsidR="00FE6162" w:rsidRDefault="00FE6162" w:rsidP="00232366">
            <w:pPr>
              <w:pStyle w:val="ListParagraph"/>
              <w:numPr>
                <w:ilvl w:val="0"/>
                <w:numId w:val="5"/>
              </w:numPr>
              <w:spacing w:line="278" w:lineRule="auto"/>
              <w:ind w:left="360"/>
            </w:pPr>
            <w:r>
              <w:rPr>
                <w:lang w:val="en-US"/>
              </w:rPr>
              <w:t xml:space="preserve">Thinking expressions are equivalent because </w:t>
            </w:r>
            <w:r w:rsidR="00E62CE4">
              <w:rPr>
                <w:lang w:val="en-US"/>
              </w:rPr>
              <w:t>they are equal for one value of x</w:t>
            </w:r>
            <w:r>
              <w:rPr>
                <w:lang w:val="en-US"/>
              </w:rPr>
              <w:t xml:space="preserve"> (</w:t>
            </w:r>
            <w:r w:rsidR="00E62CE4">
              <w:rPr>
                <w:lang w:val="en-US"/>
              </w:rPr>
              <w:t>2</w:t>
            </w:r>
            <w:r>
              <w:rPr>
                <w:lang w:val="en-US"/>
              </w:rPr>
              <w:t>x+</w:t>
            </w:r>
            <w:r w:rsidR="00E62CE4">
              <w:rPr>
                <w:lang w:val="en-US"/>
              </w:rPr>
              <w:t>1</w:t>
            </w:r>
            <w:r>
              <w:rPr>
                <w:lang w:val="en-US"/>
              </w:rPr>
              <w:t>=x+2 whe</w:t>
            </w:r>
            <w:r w:rsidR="00E62CE4">
              <w:rPr>
                <w:lang w:val="en-US"/>
              </w:rPr>
              <w:t>n x = 1 but the expressions are not equivalent)</w:t>
            </w:r>
          </w:p>
        </w:tc>
        <w:tc>
          <w:tcPr>
            <w:tcW w:w="4032" w:type="dxa"/>
            <w:tcBorders>
              <w:right w:val="single" w:sz="4" w:space="0" w:color="auto"/>
            </w:tcBorders>
            <w:tcMar>
              <w:top w:w="100" w:type="dxa"/>
              <w:left w:w="100" w:type="dxa"/>
              <w:bottom w:w="100" w:type="dxa"/>
              <w:right w:w="100" w:type="dxa"/>
            </w:tcMar>
          </w:tcPr>
          <w:p w14:paraId="21AEC952" w14:textId="77777777" w:rsidR="00232366" w:rsidRDefault="00232366" w:rsidP="00232366">
            <w:pPr>
              <w:numPr>
                <w:ilvl w:val="0"/>
                <w:numId w:val="5"/>
              </w:numPr>
              <w:tabs>
                <w:tab w:val="clear" w:pos="720"/>
                <w:tab w:val="num" w:pos="404"/>
              </w:tabs>
              <w:spacing w:line="278" w:lineRule="auto"/>
              <w:ind w:left="314"/>
            </w:pPr>
            <w:r>
              <w:t>Misconceptions to watch for/address:</w:t>
            </w:r>
          </w:p>
          <w:p w14:paraId="7CDBC35E" w14:textId="77777777" w:rsidR="00811BEE" w:rsidRDefault="00232366" w:rsidP="00811BEE">
            <w:pPr>
              <w:numPr>
                <w:ilvl w:val="1"/>
                <w:numId w:val="5"/>
              </w:numPr>
              <w:spacing w:line="278" w:lineRule="auto"/>
              <w:ind w:left="792"/>
              <w:rPr>
                <w:rFonts w:ascii="Cambria Math" w:hAnsi="Cambria Math"/>
              </w:rPr>
            </w:pPr>
            <w:r>
              <w:t>Cancelling across sums (</w:t>
            </w:r>
            <w:r w:rsidRPr="00685E58">
              <w:t>e.g.</w:t>
            </w:r>
            <w:r w:rsidRPr="00685E58">
              <w:rPr>
                <w:rFonts w:ascii="Cambria Math" w:hAnsi="Cambria Math"/>
              </w:rPr>
              <w:t xml:space="preserve"> </w:t>
            </w:r>
            <m:oMath>
              <m:f>
                <m:fPr>
                  <m:ctrlPr>
                    <w:rPr>
                      <w:rFonts w:ascii="Cambria Math" w:hAnsi="Cambria Math"/>
                    </w:rPr>
                  </m:ctrlPr>
                </m:fPr>
                <m:num>
                  <m:r>
                    <w:rPr>
                      <w:rFonts w:ascii="Cambria Math" w:hAnsi="Cambria Math"/>
                    </w:rPr>
                    <m:t>a</m:t>
                  </m:r>
                </m:num>
                <m:den>
                  <m:r>
                    <w:rPr>
                      <w:rFonts w:ascii="Cambria Math" w:hAnsi="Cambria Math"/>
                    </w:rPr>
                    <m:t>a+b</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b</m:t>
                  </m:r>
                </m:den>
              </m:f>
              <m:r>
                <w:rPr>
                  <w:rFonts w:ascii="Cambria Math" w:hAnsi="Cambria Math"/>
                </w:rPr>
                <m:t>)</m:t>
              </m:r>
            </m:oMath>
          </w:p>
          <w:p w14:paraId="18440BDF" w14:textId="1D0250A0" w:rsidR="00232366" w:rsidRPr="00811BEE" w:rsidRDefault="00232366" w:rsidP="00811BEE">
            <w:pPr>
              <w:numPr>
                <w:ilvl w:val="1"/>
                <w:numId w:val="5"/>
              </w:numPr>
              <w:spacing w:line="278" w:lineRule="auto"/>
              <w:ind w:left="792"/>
              <w:rPr>
                <w:rFonts w:ascii="Cambria Math" w:hAnsi="Cambria Math"/>
              </w:rPr>
            </w:pPr>
            <w:r w:rsidRPr="00811BEE">
              <w:t xml:space="preserve">Treating </w:t>
            </w:r>
            <m:oMath>
              <m:f>
                <m:fPr>
                  <m:ctrlPr>
                    <w:rPr>
                      <w:rFonts w:ascii="Cambria Math" w:hAnsi="Cambria Math"/>
                      <w:i/>
                    </w:rPr>
                  </m:ctrlPr>
                </m:fPr>
                <m:num>
                  <m:r>
                    <w:rPr>
                      <w:rFonts w:ascii="Cambria Math" w:hAnsi="Cambria Math"/>
                    </w:rPr>
                    <m:t>a</m:t>
                  </m:r>
                </m:num>
                <m:den>
                  <m:r>
                    <w:rPr>
                      <w:rFonts w:ascii="Cambria Math" w:hAnsi="Cambria Math"/>
                    </w:rPr>
                    <m:t>b+c</m:t>
                  </m:r>
                </m:den>
              </m:f>
            </m:oMath>
            <w:r w:rsidRPr="00811BEE">
              <w:rPr>
                <w:rFonts w:eastAsiaTheme="minorEastAsia"/>
              </w:rPr>
              <w:t xml:space="preserve"> </w:t>
            </w:r>
            <w:r w:rsidRPr="00811BEE">
              <w:t xml:space="preserve">as </w:t>
            </w:r>
            <m:oMath>
              <m:f>
                <m:fPr>
                  <m:ctrlPr>
                    <w:rPr>
                      <w:rFonts w:ascii="Cambria Math" w:hAnsi="Cambria Math"/>
                    </w:rPr>
                  </m:ctrlPr>
                </m:fPr>
                <m:num>
                  <m:r>
                    <w:rPr>
                      <w:rFonts w:ascii="Cambria Math" w:hAnsi="Cambria Math"/>
                    </w:rPr>
                    <m:t>a</m:t>
                  </m:r>
                  <m:ctrlPr>
                    <w:rPr>
                      <w:rFonts w:ascii="Cambria Math" w:hAnsi="Cambria Math"/>
                      <w:i/>
                    </w:rPr>
                  </m:ctrlP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m:t>
                  </m:r>
                  <m:ctrlPr>
                    <w:rPr>
                      <w:rFonts w:ascii="Cambria Math" w:hAnsi="Cambria Math"/>
                      <w:i/>
                    </w:rPr>
                  </m:ctrlPr>
                </m:num>
                <m:den>
                  <m:r>
                    <w:rPr>
                      <w:rFonts w:ascii="Cambria Math" w:hAnsi="Cambria Math"/>
                    </w:rPr>
                    <m:t>c</m:t>
                  </m:r>
                </m:den>
              </m:f>
            </m:oMath>
            <w:r w:rsidRPr="00811BEE">
              <w:t xml:space="preserve">; forgetting that </w:t>
            </w:r>
            <m:oMath>
              <m:f>
                <m:fPr>
                  <m:ctrlPr>
                    <w:rPr>
                      <w:rFonts w:ascii="Cambria Math" w:hAnsi="Cambria Math"/>
                    </w:rPr>
                  </m:ctrlPr>
                </m:fPr>
                <m:num>
                  <m:r>
                    <w:rPr>
                      <w:rFonts w:ascii="Cambria Math" w:hAnsi="Cambria Math"/>
                    </w:rPr>
                    <m:t>a+b</m:t>
                  </m:r>
                  <m:ctrlPr>
                    <w:rPr>
                      <w:rFonts w:ascii="Cambria Math" w:hAnsi="Cambria Math"/>
                      <w:i/>
                    </w:rPr>
                  </m:ctrlPr>
                </m:num>
                <m:den>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a</m:t>
                  </m:r>
                  <m:ctrlPr>
                    <w:rPr>
                      <w:rFonts w:ascii="Cambria Math" w:hAnsi="Cambria Math"/>
                      <w:i/>
                    </w:rPr>
                  </m:ctrlPr>
                </m:num>
                <m:den>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b</m:t>
                  </m:r>
                  <m:ctrlPr>
                    <w:rPr>
                      <w:rFonts w:ascii="Cambria Math" w:hAnsi="Cambria Math"/>
                      <w:i/>
                    </w:rPr>
                  </m:ctrlPr>
                </m:num>
                <m:den>
                  <m:r>
                    <w:rPr>
                      <w:rFonts w:ascii="Cambria Math" w:hAnsi="Cambria Math"/>
                    </w:rPr>
                    <m:t>c</m:t>
                  </m:r>
                </m:den>
              </m:f>
            </m:oMath>
            <w:r w:rsidRPr="00811BEE">
              <w:rPr>
                <w:rFonts w:eastAsiaTheme="minorEastAsia"/>
              </w:rPr>
              <w:t xml:space="preserve"> </w:t>
            </w:r>
            <w:r w:rsidRPr="00811BEE">
              <w:t>is valid (domain stated) while the reverse pattern is not.</w:t>
            </w:r>
          </w:p>
        </w:tc>
        <w:tc>
          <w:tcPr>
            <w:tcW w:w="4032" w:type="dxa"/>
            <w:tcBorders>
              <w:top w:val="single" w:sz="4" w:space="0" w:color="auto"/>
              <w:left w:val="single" w:sz="4" w:space="0" w:color="auto"/>
              <w:bottom w:val="single" w:sz="4" w:space="0" w:color="auto"/>
              <w:right w:val="single" w:sz="4" w:space="0" w:color="auto"/>
            </w:tcBorders>
          </w:tcPr>
          <w:p w14:paraId="64A04430" w14:textId="77777777" w:rsidR="00811BEE" w:rsidRPr="00811BEE" w:rsidRDefault="00232366" w:rsidP="009D5D21">
            <w:pPr>
              <w:pStyle w:val="ListParagraph"/>
              <w:widowControl w:val="0"/>
              <w:numPr>
                <w:ilvl w:val="0"/>
                <w:numId w:val="13"/>
              </w:numPr>
              <w:spacing w:after="0" w:line="240" w:lineRule="auto"/>
            </w:pPr>
            <w:r>
              <w:t xml:space="preserve">Multiplying factor by the first term only: </w:t>
            </w:r>
            <m:oMath>
              <m:r>
                <w:rPr>
                  <w:rFonts w:ascii="Cambria Math" w:hAnsi="Cambria Math"/>
                </w:rPr>
                <m:t>2</m:t>
              </m:r>
              <m:d>
                <m:dPr>
                  <m:ctrlPr>
                    <w:rPr>
                      <w:rFonts w:ascii="Cambria Math" w:hAnsi="Cambria Math"/>
                      <w:i/>
                    </w:rPr>
                  </m:ctrlPr>
                </m:dPr>
                <m:e>
                  <m:r>
                    <w:rPr>
                      <w:rFonts w:ascii="Cambria Math" w:hAnsi="Cambria Math"/>
                    </w:rPr>
                    <m:t>x+3</m:t>
                  </m:r>
                </m:e>
              </m:d>
              <m:r>
                <w:rPr>
                  <w:rFonts w:ascii="Cambria Math" w:hAnsi="Cambria Math"/>
                </w:rPr>
                <m:t>≠2x+3</m:t>
              </m:r>
            </m:oMath>
          </w:p>
          <w:p w14:paraId="058822E3" w14:textId="5729409A" w:rsidR="00232366" w:rsidRPr="00811BEE" w:rsidRDefault="00232366" w:rsidP="009D5D21">
            <w:pPr>
              <w:pStyle w:val="ListParagraph"/>
              <w:widowControl w:val="0"/>
              <w:numPr>
                <w:ilvl w:val="0"/>
                <w:numId w:val="13"/>
              </w:numPr>
              <w:spacing w:after="0" w:line="240" w:lineRule="auto"/>
            </w:pPr>
            <w:r>
              <w:t xml:space="preserve">Not distributing/incorrectly distributing negative: </w:t>
            </w:r>
            <m:oMath>
              <m:r>
                <w:rPr>
                  <w:rFonts w:ascii="Cambria Math" w:hAnsi="Cambria Math"/>
                </w:rPr>
                <m:t>-2</m:t>
              </m:r>
              <m:d>
                <m:dPr>
                  <m:ctrlPr>
                    <w:rPr>
                      <w:rFonts w:ascii="Cambria Math" w:hAnsi="Cambria Math"/>
                      <w:i/>
                    </w:rPr>
                  </m:ctrlPr>
                </m:dPr>
                <m:e>
                  <m:r>
                    <w:rPr>
                      <w:rFonts w:ascii="Cambria Math" w:hAnsi="Cambria Math"/>
                    </w:rPr>
                    <m:t>x+3</m:t>
                  </m:r>
                </m:e>
              </m:d>
              <m:r>
                <w:rPr>
                  <w:rFonts w:ascii="Cambria Math" w:hAnsi="Cambria Math"/>
                </w:rPr>
                <m:t>≠-2x+6</m:t>
              </m:r>
            </m:oMath>
            <w:r>
              <w:t xml:space="preserve">, </w:t>
            </w:r>
            <m:oMath>
              <m:r>
                <w:rPr>
                  <w:rFonts w:ascii="Cambria Math" w:hAnsi="Cambria Math"/>
                </w:rPr>
                <m:t>-</m:t>
              </m:r>
              <m:d>
                <m:dPr>
                  <m:ctrlPr>
                    <w:rPr>
                      <w:rFonts w:ascii="Cambria Math" w:hAnsi="Cambria Math"/>
                      <w:i/>
                    </w:rPr>
                  </m:ctrlPr>
                </m:dPr>
                <m:e>
                  <m:r>
                    <w:rPr>
                      <w:rFonts w:ascii="Cambria Math" w:hAnsi="Cambria Math"/>
                    </w:rPr>
                    <m:t>x+3</m:t>
                  </m:r>
                </m:e>
              </m:d>
              <m:r>
                <w:rPr>
                  <w:rFonts w:ascii="Cambria Math" w:hAnsi="Cambria Math"/>
                </w:rPr>
                <m:t>≠-x+3</m:t>
              </m:r>
            </m:oMath>
          </w:p>
        </w:tc>
        <w:tc>
          <w:tcPr>
            <w:tcW w:w="4032" w:type="dxa"/>
            <w:tcBorders>
              <w:top w:val="single" w:sz="4" w:space="0" w:color="auto"/>
              <w:left w:val="single" w:sz="4" w:space="0" w:color="auto"/>
              <w:bottom w:val="single" w:sz="4" w:space="0" w:color="auto"/>
              <w:right w:val="single" w:sz="4" w:space="0" w:color="auto"/>
            </w:tcBorders>
          </w:tcPr>
          <w:p w14:paraId="3D4025C9" w14:textId="77777777" w:rsidR="00811BEE" w:rsidRPr="00811BEE" w:rsidRDefault="00232366" w:rsidP="009D5D21">
            <w:pPr>
              <w:pStyle w:val="ListParagraph"/>
              <w:widowControl w:val="0"/>
              <w:numPr>
                <w:ilvl w:val="0"/>
                <w:numId w:val="13"/>
              </w:numPr>
              <w:pBdr>
                <w:top w:val="nil"/>
                <w:left w:val="nil"/>
                <w:bottom w:val="nil"/>
                <w:right w:val="nil"/>
                <w:between w:val="nil"/>
              </w:pBdr>
              <w:spacing w:after="0" w:line="240" w:lineRule="auto"/>
            </w:pPr>
            <w:r>
              <w:t xml:space="preserve">Factoring common factor from only 1 term: </w:t>
            </w:r>
            <m:oMath>
              <m:r>
                <w:rPr>
                  <w:rFonts w:ascii="Cambria Math" w:hAnsi="Cambria Math"/>
                </w:rPr>
                <m:t>6x+12≠6</m:t>
              </m:r>
              <m:d>
                <m:dPr>
                  <m:ctrlPr>
                    <w:rPr>
                      <w:rFonts w:ascii="Cambria Math" w:hAnsi="Cambria Math"/>
                      <w:i/>
                    </w:rPr>
                  </m:ctrlPr>
                </m:dPr>
                <m:e>
                  <m:r>
                    <w:rPr>
                      <w:rFonts w:ascii="Cambria Math" w:hAnsi="Cambria Math"/>
                    </w:rPr>
                    <m:t>x+12</m:t>
                  </m:r>
                </m:e>
              </m:d>
            </m:oMath>
          </w:p>
          <w:p w14:paraId="52AF0CC5" w14:textId="2745D66F" w:rsidR="00232366" w:rsidRPr="00811BEE" w:rsidRDefault="00232366" w:rsidP="009D5D21">
            <w:pPr>
              <w:pStyle w:val="ListParagraph"/>
              <w:widowControl w:val="0"/>
              <w:numPr>
                <w:ilvl w:val="0"/>
                <w:numId w:val="13"/>
              </w:numPr>
              <w:pBdr>
                <w:top w:val="nil"/>
                <w:left w:val="nil"/>
                <w:bottom w:val="nil"/>
                <w:right w:val="nil"/>
                <w:between w:val="nil"/>
              </w:pBdr>
              <w:spacing w:after="0" w:line="240" w:lineRule="auto"/>
            </w:pPr>
            <w:r>
              <w:t xml:space="preserve">Issues with negative numbers: </w:t>
            </w:r>
            <m:oMath>
              <m:r>
                <w:rPr>
                  <w:rFonts w:ascii="Cambria Math" w:hAnsi="Cambria Math"/>
                </w:rPr>
                <m:t>-2x+6≠-2(x+3)</m:t>
              </m:r>
            </m:oMath>
          </w:p>
        </w:tc>
        <w:tc>
          <w:tcPr>
            <w:tcW w:w="4032" w:type="dxa"/>
            <w:tcBorders>
              <w:top w:val="single" w:sz="4" w:space="0" w:color="auto"/>
              <w:left w:val="single" w:sz="4" w:space="0" w:color="auto"/>
              <w:bottom w:val="single" w:sz="4" w:space="0" w:color="auto"/>
              <w:right w:val="single" w:sz="4" w:space="0" w:color="auto"/>
            </w:tcBorders>
          </w:tcPr>
          <w:p w14:paraId="1DF14BEE" w14:textId="77777777" w:rsidR="00811BEE" w:rsidRPr="00811BEE" w:rsidRDefault="00232366" w:rsidP="009D5D21">
            <w:pPr>
              <w:pStyle w:val="ListParagraph"/>
              <w:widowControl w:val="0"/>
              <w:numPr>
                <w:ilvl w:val="0"/>
                <w:numId w:val="13"/>
              </w:numPr>
              <w:pBdr>
                <w:top w:val="nil"/>
                <w:left w:val="nil"/>
                <w:bottom w:val="nil"/>
                <w:right w:val="nil"/>
                <w:between w:val="nil"/>
              </w:pBdr>
              <w:spacing w:after="0" w:line="240" w:lineRule="auto"/>
            </w:pPr>
            <w:r>
              <w:t xml:space="preserve">Combining unlike terms: </w:t>
            </w:r>
            <m:oMath>
              <m:r>
                <w:rPr>
                  <w:rFonts w:ascii="Cambria Math" w:hAnsi="Cambria Math"/>
                </w:rPr>
                <m:t>3x+5≠8x</m:t>
              </m:r>
            </m:oMath>
          </w:p>
          <w:p w14:paraId="2089C526" w14:textId="2B37FCFD" w:rsidR="00232366" w:rsidRPr="00811BEE" w:rsidRDefault="00232366" w:rsidP="009D5D21">
            <w:pPr>
              <w:pStyle w:val="ListParagraph"/>
              <w:widowControl w:val="0"/>
              <w:numPr>
                <w:ilvl w:val="0"/>
                <w:numId w:val="13"/>
              </w:numPr>
              <w:pBdr>
                <w:top w:val="nil"/>
                <w:left w:val="nil"/>
                <w:bottom w:val="nil"/>
                <w:right w:val="nil"/>
                <w:between w:val="nil"/>
              </w:pBdr>
              <w:spacing w:after="0" w:line="240" w:lineRule="auto"/>
            </w:pPr>
            <w:r>
              <w:t xml:space="preserve">Issues combining like terms with negative coefficients: </w:t>
            </w:r>
            <m:oMath>
              <m:r>
                <w:rPr>
                  <w:rFonts w:ascii="Cambria Math" w:hAnsi="Cambria Math"/>
                </w:rPr>
                <m:t>-6x-2x≠-4x</m:t>
              </m:r>
            </m:oMath>
          </w:p>
        </w:tc>
        <w:tc>
          <w:tcPr>
            <w:tcW w:w="4032" w:type="dxa"/>
            <w:gridSpan w:val="2"/>
            <w:tcBorders>
              <w:top w:val="single" w:sz="4" w:space="0" w:color="auto"/>
              <w:left w:val="single" w:sz="4" w:space="0" w:color="auto"/>
              <w:bottom w:val="single" w:sz="4" w:space="0" w:color="auto"/>
              <w:right w:val="single" w:sz="4" w:space="0" w:color="auto"/>
            </w:tcBorders>
          </w:tcPr>
          <w:p w14:paraId="5B9B6385" w14:textId="77777777" w:rsidR="00811BEE" w:rsidRPr="00811BEE" w:rsidRDefault="00232366" w:rsidP="009D5D21">
            <w:pPr>
              <w:pStyle w:val="ListParagraph"/>
              <w:widowControl w:val="0"/>
              <w:numPr>
                <w:ilvl w:val="0"/>
                <w:numId w:val="13"/>
              </w:numPr>
              <w:pBdr>
                <w:top w:val="nil"/>
                <w:left w:val="nil"/>
                <w:bottom w:val="nil"/>
                <w:right w:val="nil"/>
                <w:between w:val="nil"/>
              </w:pBdr>
              <w:spacing w:after="0" w:line="240" w:lineRule="auto"/>
            </w:pPr>
            <w:r>
              <w:t xml:space="preserve">Combining unlike terms: </w:t>
            </w:r>
            <m:oMath>
              <m:r>
                <w:rPr>
                  <w:rFonts w:ascii="Cambria Math" w:hAnsi="Cambria Math"/>
                </w:rPr>
                <m:t>3x+x+5≠9x</m:t>
              </m:r>
            </m:oMath>
          </w:p>
          <w:p w14:paraId="605D05A4" w14:textId="2FD6B99C" w:rsidR="00232366" w:rsidRPr="00811BEE" w:rsidRDefault="00232366" w:rsidP="009D5D21">
            <w:pPr>
              <w:pStyle w:val="ListParagraph"/>
              <w:widowControl w:val="0"/>
              <w:numPr>
                <w:ilvl w:val="0"/>
                <w:numId w:val="13"/>
              </w:numPr>
              <w:pBdr>
                <w:top w:val="nil"/>
                <w:left w:val="nil"/>
                <w:bottom w:val="nil"/>
                <w:right w:val="nil"/>
                <w:between w:val="nil"/>
              </w:pBdr>
              <w:spacing w:after="0" w:line="240" w:lineRule="auto"/>
            </w:pPr>
            <w:r>
              <w:t xml:space="preserve">Issues distributing/combining like terms with negative coefficients: </w:t>
            </w:r>
            <m:oMath>
              <m:r>
                <w:rPr>
                  <w:rFonts w:ascii="Cambria Math" w:hAnsi="Cambria Math"/>
                </w:rPr>
                <m:t>-6x+2x+1≠-8x+1</m:t>
              </m:r>
            </m:oMath>
          </w:p>
        </w:tc>
      </w:tr>
      <w:tr w:rsidR="00232366" w14:paraId="4D884679" w14:textId="77777777" w:rsidTr="00FE616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6BFDEFE" w14:textId="77777777" w:rsidR="00232366" w:rsidRPr="0067092A" w:rsidRDefault="00232366" w:rsidP="00232366">
            <w:pPr>
              <w:jc w:val="center"/>
              <w:rPr>
                <w:b/>
              </w:rPr>
            </w:pPr>
            <w:r w:rsidRPr="0067092A">
              <w:rPr>
                <w:b/>
              </w:rPr>
              <w:t>Existing Product Reference, if any</w:t>
            </w:r>
          </w:p>
        </w:tc>
        <w:tc>
          <w:tcPr>
            <w:tcW w:w="4032" w:type="dxa"/>
            <w:tcMar>
              <w:top w:w="100" w:type="dxa"/>
              <w:left w:w="100" w:type="dxa"/>
              <w:bottom w:w="100" w:type="dxa"/>
              <w:right w:w="100" w:type="dxa"/>
            </w:tcMar>
          </w:tcPr>
          <w:p w14:paraId="59DA84B9" w14:textId="6E30D435" w:rsidR="00232366" w:rsidRPr="0066123A" w:rsidRDefault="00232366" w:rsidP="00232366">
            <w:pPr>
              <w:widowControl w:val="0"/>
              <w:pBdr>
                <w:top w:val="nil"/>
                <w:left w:val="nil"/>
                <w:bottom w:val="nil"/>
                <w:right w:val="nil"/>
                <w:between w:val="nil"/>
              </w:pBdr>
            </w:pPr>
          </w:p>
        </w:tc>
        <w:tc>
          <w:tcPr>
            <w:tcW w:w="4032" w:type="dxa"/>
            <w:tcMar>
              <w:top w:w="100" w:type="dxa"/>
              <w:left w:w="100" w:type="dxa"/>
              <w:bottom w:w="100" w:type="dxa"/>
              <w:right w:w="100" w:type="dxa"/>
            </w:tcMar>
          </w:tcPr>
          <w:p w14:paraId="7BBC2FB7" w14:textId="164F2BCE" w:rsidR="00232366" w:rsidRDefault="00232366" w:rsidP="00232366">
            <w:pPr>
              <w:widowControl w:val="0"/>
              <w:pBdr>
                <w:top w:val="nil"/>
                <w:left w:val="nil"/>
                <w:bottom w:val="nil"/>
                <w:right w:val="nil"/>
                <w:between w:val="nil"/>
              </w:pBdr>
            </w:pPr>
            <w:r>
              <w:t>G6 M4 L7</w:t>
            </w:r>
            <w:r w:rsidR="00E62CE4">
              <w:t>, L8</w:t>
            </w:r>
          </w:p>
          <w:p w14:paraId="2F228DDE" w14:textId="110E2995" w:rsidR="00E62CE4" w:rsidRDefault="00E62CE4" w:rsidP="00232366">
            <w:pPr>
              <w:widowControl w:val="0"/>
              <w:pBdr>
                <w:top w:val="nil"/>
                <w:left w:val="nil"/>
                <w:bottom w:val="nil"/>
                <w:right w:val="nil"/>
                <w:between w:val="nil"/>
              </w:pBdr>
            </w:pPr>
            <w:r>
              <w:t>G7 M3 L</w:t>
            </w:r>
            <w:r w:rsidR="00386E15">
              <w:t>1</w:t>
            </w:r>
          </w:p>
        </w:tc>
        <w:tc>
          <w:tcPr>
            <w:tcW w:w="4032" w:type="dxa"/>
            <w:tcBorders>
              <w:right w:val="single" w:sz="4" w:space="0" w:color="auto"/>
            </w:tcBorders>
            <w:tcMar>
              <w:top w:w="100" w:type="dxa"/>
              <w:left w:w="100" w:type="dxa"/>
              <w:bottom w:w="100" w:type="dxa"/>
              <w:right w:w="100" w:type="dxa"/>
            </w:tcMar>
          </w:tcPr>
          <w:p w14:paraId="03DD37CD" w14:textId="77777777" w:rsidR="00232366" w:rsidRDefault="00232366" w:rsidP="00232366">
            <w:pPr>
              <w:widowControl w:val="0"/>
              <w:pBdr>
                <w:top w:val="nil"/>
                <w:left w:val="nil"/>
                <w:bottom w:val="nil"/>
                <w:right w:val="nil"/>
                <w:between w:val="nil"/>
              </w:pBdr>
            </w:pPr>
            <w:r>
              <w:t>G6 M4 L12</w:t>
            </w:r>
          </w:p>
          <w:p w14:paraId="5BA93D43" w14:textId="58B26E5D" w:rsidR="00386E15" w:rsidRDefault="00386E15" w:rsidP="00232366">
            <w:pPr>
              <w:widowControl w:val="0"/>
              <w:pBdr>
                <w:top w:val="nil"/>
                <w:left w:val="nil"/>
                <w:bottom w:val="nil"/>
                <w:right w:val="nil"/>
                <w:between w:val="nil"/>
              </w:pBdr>
            </w:pPr>
            <w:r>
              <w:t>G7 M3 L1</w:t>
            </w:r>
          </w:p>
        </w:tc>
        <w:tc>
          <w:tcPr>
            <w:tcW w:w="4032" w:type="dxa"/>
            <w:tcBorders>
              <w:top w:val="single" w:sz="4" w:space="0" w:color="auto"/>
              <w:left w:val="single" w:sz="4" w:space="0" w:color="auto"/>
              <w:bottom w:val="single" w:sz="4" w:space="0" w:color="auto"/>
              <w:right w:val="single" w:sz="4" w:space="0" w:color="auto"/>
            </w:tcBorders>
          </w:tcPr>
          <w:p w14:paraId="4B27719F" w14:textId="77777777" w:rsidR="00232366" w:rsidRDefault="00232366" w:rsidP="00232366">
            <w:pPr>
              <w:widowControl w:val="0"/>
              <w:pBdr>
                <w:top w:val="nil"/>
                <w:left w:val="nil"/>
                <w:bottom w:val="nil"/>
                <w:right w:val="nil"/>
                <w:between w:val="nil"/>
              </w:pBdr>
            </w:pPr>
            <w:r>
              <w:t>G6 M4 L13</w:t>
            </w:r>
          </w:p>
          <w:p w14:paraId="06A0155A" w14:textId="51D7F515" w:rsidR="00A025AB" w:rsidRDefault="00A025AB" w:rsidP="00232366">
            <w:pPr>
              <w:widowControl w:val="0"/>
              <w:pBdr>
                <w:top w:val="nil"/>
                <w:left w:val="nil"/>
                <w:bottom w:val="nil"/>
                <w:right w:val="nil"/>
                <w:between w:val="nil"/>
              </w:pBdr>
            </w:pPr>
            <w:r>
              <w:t>G7 M3 L2</w:t>
            </w:r>
          </w:p>
        </w:tc>
        <w:tc>
          <w:tcPr>
            <w:tcW w:w="4032" w:type="dxa"/>
            <w:tcBorders>
              <w:top w:val="single" w:sz="4" w:space="0" w:color="auto"/>
              <w:left w:val="single" w:sz="4" w:space="0" w:color="auto"/>
              <w:bottom w:val="single" w:sz="4" w:space="0" w:color="auto"/>
              <w:right w:val="single" w:sz="4" w:space="0" w:color="auto"/>
            </w:tcBorders>
          </w:tcPr>
          <w:p w14:paraId="363A0008" w14:textId="77777777" w:rsidR="00232366" w:rsidRDefault="00232366" w:rsidP="00232366">
            <w:pPr>
              <w:widowControl w:val="0"/>
              <w:pBdr>
                <w:top w:val="nil"/>
                <w:left w:val="nil"/>
                <w:bottom w:val="nil"/>
                <w:right w:val="nil"/>
                <w:between w:val="nil"/>
              </w:pBdr>
            </w:pPr>
            <w:r>
              <w:t>G6 M4 L14</w:t>
            </w:r>
          </w:p>
          <w:p w14:paraId="465FC149" w14:textId="707F8129" w:rsidR="00A025AB" w:rsidRDefault="00A025AB" w:rsidP="00232366">
            <w:pPr>
              <w:widowControl w:val="0"/>
              <w:pBdr>
                <w:top w:val="nil"/>
                <w:left w:val="nil"/>
                <w:bottom w:val="nil"/>
                <w:right w:val="nil"/>
                <w:between w:val="nil"/>
              </w:pBdr>
            </w:pPr>
            <w:r>
              <w:t>G7 M3 L5</w:t>
            </w:r>
          </w:p>
        </w:tc>
        <w:tc>
          <w:tcPr>
            <w:tcW w:w="4032" w:type="dxa"/>
            <w:tcBorders>
              <w:top w:val="single" w:sz="4" w:space="0" w:color="auto"/>
              <w:left w:val="single" w:sz="4" w:space="0" w:color="auto"/>
              <w:bottom w:val="single" w:sz="4" w:space="0" w:color="auto"/>
              <w:right w:val="single" w:sz="4" w:space="0" w:color="auto"/>
            </w:tcBorders>
          </w:tcPr>
          <w:p w14:paraId="059725F9" w14:textId="77777777" w:rsidR="00232366" w:rsidRDefault="00232366" w:rsidP="00232366">
            <w:pPr>
              <w:widowControl w:val="0"/>
              <w:pBdr>
                <w:top w:val="nil"/>
                <w:left w:val="nil"/>
                <w:bottom w:val="nil"/>
                <w:right w:val="nil"/>
                <w:between w:val="nil"/>
              </w:pBdr>
            </w:pPr>
            <w:r>
              <w:t>G6 M4 L15</w:t>
            </w:r>
          </w:p>
          <w:p w14:paraId="6286F212" w14:textId="32A925C3" w:rsidR="00FE6162" w:rsidRDefault="00FE6162" w:rsidP="00232366">
            <w:pPr>
              <w:widowControl w:val="0"/>
              <w:pBdr>
                <w:top w:val="nil"/>
                <w:left w:val="nil"/>
                <w:bottom w:val="nil"/>
                <w:right w:val="nil"/>
                <w:between w:val="nil"/>
              </w:pBdr>
            </w:pPr>
            <w:r>
              <w:t>G7 M3 L3</w:t>
            </w:r>
          </w:p>
        </w:tc>
        <w:tc>
          <w:tcPr>
            <w:tcW w:w="4032" w:type="dxa"/>
            <w:gridSpan w:val="2"/>
            <w:tcBorders>
              <w:top w:val="single" w:sz="4" w:space="0" w:color="auto"/>
              <w:left w:val="single" w:sz="4" w:space="0" w:color="auto"/>
              <w:bottom w:val="single" w:sz="4" w:space="0" w:color="auto"/>
              <w:right w:val="single" w:sz="4" w:space="0" w:color="auto"/>
            </w:tcBorders>
          </w:tcPr>
          <w:p w14:paraId="72219BD1" w14:textId="77777777" w:rsidR="00232366" w:rsidRDefault="00232366" w:rsidP="00232366">
            <w:pPr>
              <w:widowControl w:val="0"/>
              <w:pBdr>
                <w:top w:val="nil"/>
                <w:left w:val="nil"/>
                <w:bottom w:val="nil"/>
                <w:right w:val="nil"/>
                <w:between w:val="nil"/>
              </w:pBdr>
            </w:pPr>
            <w:r>
              <w:t>G6 M4 L16</w:t>
            </w:r>
          </w:p>
          <w:p w14:paraId="6E019399" w14:textId="2E6FB62F" w:rsidR="00FE6162" w:rsidRDefault="00FE6162" w:rsidP="00232366">
            <w:pPr>
              <w:widowControl w:val="0"/>
              <w:pBdr>
                <w:top w:val="nil"/>
                <w:left w:val="nil"/>
                <w:bottom w:val="nil"/>
                <w:right w:val="nil"/>
                <w:between w:val="nil"/>
              </w:pBdr>
            </w:pPr>
            <w:r>
              <w:t>G7 M3 L4, L6</w:t>
            </w:r>
          </w:p>
        </w:tc>
      </w:tr>
      <w:tr w:rsidR="00232366" w14:paraId="0952DDB6" w14:textId="77777777" w:rsidTr="00FE616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0046D66" w14:textId="77777777" w:rsidR="00232366" w:rsidRPr="0067092A" w:rsidRDefault="00232366" w:rsidP="00232366">
            <w:pPr>
              <w:jc w:val="center"/>
              <w:rPr>
                <w:b/>
              </w:rPr>
            </w:pPr>
            <w:r w:rsidRPr="0067092A">
              <w:rPr>
                <w:b/>
              </w:rPr>
              <w:t>Grade (or Leaf)</w:t>
            </w:r>
          </w:p>
        </w:tc>
        <w:tc>
          <w:tcPr>
            <w:tcW w:w="4032" w:type="dxa"/>
            <w:tcMar>
              <w:top w:w="100" w:type="dxa"/>
              <w:left w:w="100" w:type="dxa"/>
              <w:bottom w:w="100" w:type="dxa"/>
              <w:right w:w="100" w:type="dxa"/>
            </w:tcMar>
          </w:tcPr>
          <w:p w14:paraId="44E58293" w14:textId="761FACBB" w:rsidR="00232366" w:rsidRDefault="00232366" w:rsidP="00232366">
            <w:pPr>
              <w:widowControl w:val="0"/>
              <w:pBdr>
                <w:top w:val="nil"/>
                <w:left w:val="nil"/>
                <w:bottom w:val="nil"/>
                <w:right w:val="nil"/>
                <w:between w:val="nil"/>
              </w:pBdr>
            </w:pPr>
            <w:r>
              <w:t>Properties introduced in earlier grades and continue throughout 6+</w:t>
            </w:r>
          </w:p>
        </w:tc>
        <w:tc>
          <w:tcPr>
            <w:tcW w:w="4032" w:type="dxa"/>
            <w:tcMar>
              <w:top w:w="100" w:type="dxa"/>
              <w:left w:w="100" w:type="dxa"/>
              <w:bottom w:w="100" w:type="dxa"/>
              <w:right w:w="100" w:type="dxa"/>
            </w:tcMar>
          </w:tcPr>
          <w:p w14:paraId="33CF14CD" w14:textId="38327B22" w:rsidR="00232366" w:rsidRDefault="00232366" w:rsidP="00232366">
            <w:pPr>
              <w:widowControl w:val="0"/>
              <w:pBdr>
                <w:top w:val="nil"/>
                <w:left w:val="nil"/>
                <w:bottom w:val="nil"/>
                <w:right w:val="nil"/>
                <w:between w:val="nil"/>
              </w:pBdr>
            </w:pPr>
            <w:r>
              <w:t>Properties introduced in earlier grades and continue throughout 6+</w:t>
            </w:r>
          </w:p>
        </w:tc>
        <w:tc>
          <w:tcPr>
            <w:tcW w:w="4032" w:type="dxa"/>
            <w:tcBorders>
              <w:right w:val="single" w:sz="4" w:space="0" w:color="auto"/>
            </w:tcBorders>
            <w:tcMar>
              <w:top w:w="100" w:type="dxa"/>
              <w:left w:w="100" w:type="dxa"/>
              <w:bottom w:w="100" w:type="dxa"/>
              <w:right w:w="100" w:type="dxa"/>
            </w:tcMar>
          </w:tcPr>
          <w:p w14:paraId="2A5DC42E" w14:textId="03AA8685" w:rsidR="00232366" w:rsidRDefault="00232366" w:rsidP="00232366">
            <w:pPr>
              <w:widowControl w:val="0"/>
              <w:pBdr>
                <w:top w:val="nil"/>
                <w:left w:val="nil"/>
                <w:bottom w:val="nil"/>
                <w:right w:val="nil"/>
                <w:between w:val="nil"/>
              </w:pBdr>
            </w:pPr>
            <w:r>
              <w:t>6+</w:t>
            </w:r>
          </w:p>
        </w:tc>
        <w:tc>
          <w:tcPr>
            <w:tcW w:w="4032" w:type="dxa"/>
            <w:tcBorders>
              <w:top w:val="single" w:sz="4" w:space="0" w:color="auto"/>
              <w:left w:val="single" w:sz="4" w:space="0" w:color="auto"/>
              <w:bottom w:val="single" w:sz="4" w:space="0" w:color="auto"/>
              <w:right w:val="single" w:sz="4" w:space="0" w:color="auto"/>
            </w:tcBorders>
          </w:tcPr>
          <w:p w14:paraId="6A3BEC07" w14:textId="258962ED" w:rsidR="00232366" w:rsidRDefault="00232366" w:rsidP="00232366">
            <w:pPr>
              <w:widowControl w:val="0"/>
              <w:pBdr>
                <w:top w:val="nil"/>
                <w:left w:val="nil"/>
                <w:bottom w:val="nil"/>
                <w:right w:val="nil"/>
                <w:between w:val="nil"/>
              </w:pBdr>
            </w:pPr>
            <w:r>
              <w:t>6/7</w:t>
            </w:r>
          </w:p>
        </w:tc>
        <w:tc>
          <w:tcPr>
            <w:tcW w:w="4032" w:type="dxa"/>
            <w:tcBorders>
              <w:top w:val="single" w:sz="4" w:space="0" w:color="auto"/>
              <w:left w:val="single" w:sz="4" w:space="0" w:color="auto"/>
              <w:bottom w:val="single" w:sz="4" w:space="0" w:color="auto"/>
              <w:right w:val="single" w:sz="4" w:space="0" w:color="auto"/>
            </w:tcBorders>
          </w:tcPr>
          <w:p w14:paraId="17DAC826" w14:textId="22A4D792" w:rsidR="00232366" w:rsidRDefault="00232366" w:rsidP="00232366">
            <w:pPr>
              <w:widowControl w:val="0"/>
              <w:pBdr>
                <w:top w:val="nil"/>
                <w:left w:val="nil"/>
                <w:bottom w:val="nil"/>
                <w:right w:val="nil"/>
                <w:between w:val="nil"/>
              </w:pBdr>
            </w:pPr>
            <w:r>
              <w:t>6/7</w:t>
            </w:r>
          </w:p>
        </w:tc>
        <w:tc>
          <w:tcPr>
            <w:tcW w:w="4032" w:type="dxa"/>
            <w:tcBorders>
              <w:top w:val="single" w:sz="4" w:space="0" w:color="auto"/>
              <w:left w:val="single" w:sz="4" w:space="0" w:color="auto"/>
              <w:bottom w:val="single" w:sz="4" w:space="0" w:color="auto"/>
              <w:right w:val="single" w:sz="4" w:space="0" w:color="auto"/>
            </w:tcBorders>
          </w:tcPr>
          <w:p w14:paraId="3F3D1A18" w14:textId="28EEBBBB" w:rsidR="00232366" w:rsidRDefault="00232366" w:rsidP="00232366">
            <w:pPr>
              <w:widowControl w:val="0"/>
              <w:pBdr>
                <w:top w:val="nil"/>
                <w:left w:val="nil"/>
                <w:bottom w:val="nil"/>
                <w:right w:val="nil"/>
                <w:between w:val="nil"/>
              </w:pBdr>
            </w:pPr>
            <w:r>
              <w:t>6/7</w:t>
            </w:r>
          </w:p>
        </w:tc>
        <w:tc>
          <w:tcPr>
            <w:tcW w:w="4032" w:type="dxa"/>
            <w:gridSpan w:val="2"/>
            <w:tcBorders>
              <w:top w:val="single" w:sz="4" w:space="0" w:color="auto"/>
              <w:left w:val="single" w:sz="4" w:space="0" w:color="auto"/>
              <w:bottom w:val="single" w:sz="4" w:space="0" w:color="auto"/>
              <w:right w:val="single" w:sz="4" w:space="0" w:color="auto"/>
            </w:tcBorders>
          </w:tcPr>
          <w:p w14:paraId="261EDEB7" w14:textId="69A4B78B" w:rsidR="00232366" w:rsidRDefault="00232366" w:rsidP="00232366">
            <w:pPr>
              <w:widowControl w:val="0"/>
              <w:pBdr>
                <w:top w:val="nil"/>
                <w:left w:val="nil"/>
                <w:bottom w:val="nil"/>
                <w:right w:val="nil"/>
                <w:between w:val="nil"/>
              </w:pBdr>
            </w:pPr>
            <w:r>
              <w:t>6/7</w:t>
            </w:r>
          </w:p>
        </w:tc>
      </w:tr>
      <w:tr w:rsidR="00232366" w14:paraId="51D1F836" w14:textId="77777777" w:rsidTr="00FE616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B1050AE" w14:textId="77777777" w:rsidR="00232366" w:rsidRPr="0067092A" w:rsidRDefault="00232366" w:rsidP="00232366">
            <w:pPr>
              <w:jc w:val="center"/>
              <w:rPr>
                <w:b/>
              </w:rPr>
            </w:pPr>
            <w:r w:rsidRPr="0067092A">
              <w:rPr>
                <w:b/>
              </w:rPr>
              <w:t>Notes related to Standards, Grade, or Leaf</w:t>
            </w:r>
          </w:p>
        </w:tc>
        <w:tc>
          <w:tcPr>
            <w:tcW w:w="4032" w:type="dxa"/>
            <w:tcMar>
              <w:top w:w="100" w:type="dxa"/>
              <w:left w:w="100" w:type="dxa"/>
              <w:bottom w:w="100" w:type="dxa"/>
              <w:right w:w="100" w:type="dxa"/>
            </w:tcMar>
          </w:tcPr>
          <w:p w14:paraId="4BF3FA94" w14:textId="3FC8CEB8" w:rsidR="00232366" w:rsidRDefault="00232366" w:rsidP="00232366">
            <w:pPr>
              <w:widowControl w:val="0"/>
            </w:pPr>
          </w:p>
        </w:tc>
        <w:tc>
          <w:tcPr>
            <w:tcW w:w="4032" w:type="dxa"/>
            <w:tcMar>
              <w:top w:w="100" w:type="dxa"/>
              <w:left w:w="100" w:type="dxa"/>
              <w:bottom w:w="100" w:type="dxa"/>
              <w:right w:w="100" w:type="dxa"/>
            </w:tcMar>
          </w:tcPr>
          <w:p w14:paraId="47B4215F" w14:textId="77777777" w:rsidR="00232366" w:rsidRDefault="00232366" w:rsidP="00232366">
            <w:pPr>
              <w:widowControl w:val="0"/>
            </w:pPr>
            <w:r w:rsidRPr="00F91BC6">
              <w:t>6.EE.A.4</w:t>
            </w:r>
          </w:p>
          <w:p w14:paraId="64711F56" w14:textId="77777777" w:rsidR="00232366" w:rsidRDefault="00232366" w:rsidP="00232366">
            <w:pPr>
              <w:widowControl w:val="0"/>
            </w:pPr>
          </w:p>
          <w:p w14:paraId="62CC20AC" w14:textId="77777777" w:rsidR="00232366" w:rsidRDefault="00232366" w:rsidP="00232366">
            <w:pPr>
              <w:widowControl w:val="0"/>
            </w:pPr>
            <w:r w:rsidRPr="44FA64C8">
              <w:t xml:space="preserve">TX, VA specify use of concrete, </w:t>
            </w:r>
            <w:r w:rsidRPr="44FA64C8">
              <w:lastRenderedPageBreak/>
              <w:t>pictorial, and abstract representations</w:t>
            </w:r>
          </w:p>
          <w:p w14:paraId="4C0E5F0B" w14:textId="77777777" w:rsidR="00232366" w:rsidRDefault="00232366" w:rsidP="00232366">
            <w:pPr>
              <w:widowControl w:val="0"/>
            </w:pPr>
            <w:r>
              <w:t>TX.6.7.C</w:t>
            </w:r>
            <w:r>
              <w:br/>
              <w:t>VA.7.PFA.</w:t>
            </w:r>
            <w:proofErr w:type="gramStart"/>
            <w:r>
              <w:t>2.b</w:t>
            </w:r>
            <w:proofErr w:type="gramEnd"/>
          </w:p>
          <w:p w14:paraId="5E610CCD" w14:textId="77777777" w:rsidR="00232366" w:rsidRDefault="00232366" w:rsidP="00232366">
            <w:pPr>
              <w:widowControl w:val="0"/>
            </w:pPr>
          </w:p>
          <w:p w14:paraId="4C34EC37" w14:textId="41134383" w:rsidR="00232366" w:rsidRDefault="00E45E0C" w:rsidP="00232366">
            <w:pPr>
              <w:widowControl w:val="0"/>
            </w:pPr>
            <w:r>
              <w:t>d</w:t>
            </w:r>
            <w:r w:rsidR="00232366" w:rsidRPr="44FA64C8">
              <w:t>etermine whether two linear expressions are equivalent</w:t>
            </w:r>
          </w:p>
          <w:p w14:paraId="69E0D1A9" w14:textId="2556C85B" w:rsidR="00232366" w:rsidRDefault="00232366" w:rsidP="00232366">
            <w:pPr>
              <w:widowControl w:val="0"/>
            </w:pPr>
            <w:r>
              <w:t>FL.7.AR.1.2</w:t>
            </w:r>
          </w:p>
        </w:tc>
        <w:tc>
          <w:tcPr>
            <w:tcW w:w="4032" w:type="dxa"/>
            <w:tcBorders>
              <w:right w:val="single" w:sz="4" w:space="0" w:color="auto"/>
            </w:tcBorders>
            <w:tcMar>
              <w:top w:w="100" w:type="dxa"/>
              <w:left w:w="100" w:type="dxa"/>
              <w:bottom w:w="100" w:type="dxa"/>
              <w:right w:w="100" w:type="dxa"/>
            </w:tcMar>
          </w:tcPr>
          <w:p w14:paraId="0D5124C0" w14:textId="77777777" w:rsidR="00232366" w:rsidRPr="0019627C" w:rsidRDefault="00232366" w:rsidP="00232366">
            <w:pPr>
              <w:widowControl w:val="0"/>
              <w:rPr>
                <w:lang w:val="es-ES"/>
              </w:rPr>
            </w:pPr>
            <w:r w:rsidRPr="0019627C">
              <w:rPr>
                <w:lang w:val="es-ES"/>
              </w:rPr>
              <w:lastRenderedPageBreak/>
              <w:t>6.EE.A.3</w:t>
            </w:r>
          </w:p>
          <w:p w14:paraId="7CFB9D7B" w14:textId="77777777" w:rsidR="00232366" w:rsidRPr="0019627C" w:rsidRDefault="00232366" w:rsidP="00232366">
            <w:pPr>
              <w:widowControl w:val="0"/>
              <w:rPr>
                <w:lang w:val="es-ES"/>
              </w:rPr>
            </w:pPr>
            <w:r w:rsidRPr="0019627C">
              <w:rPr>
                <w:lang w:val="es-ES"/>
              </w:rPr>
              <w:t>FL.6.AR.1.4</w:t>
            </w:r>
          </w:p>
          <w:p w14:paraId="5BD57FAD" w14:textId="77777777" w:rsidR="00232366" w:rsidRPr="0019627C" w:rsidRDefault="00232366" w:rsidP="00232366">
            <w:pPr>
              <w:widowControl w:val="0"/>
              <w:rPr>
                <w:lang w:val="es-ES"/>
              </w:rPr>
            </w:pPr>
            <w:r w:rsidRPr="0019627C">
              <w:rPr>
                <w:lang w:val="es-ES"/>
              </w:rPr>
              <w:t>VA.8.PFA.1.b</w:t>
            </w:r>
          </w:p>
          <w:p w14:paraId="289003C3" w14:textId="77777777" w:rsidR="00232366" w:rsidRPr="0019627C" w:rsidRDefault="00232366" w:rsidP="00232366">
            <w:pPr>
              <w:widowControl w:val="0"/>
              <w:rPr>
                <w:lang w:val="es-ES"/>
              </w:rPr>
            </w:pPr>
          </w:p>
          <w:p w14:paraId="37ED299B" w14:textId="77777777" w:rsidR="00232366" w:rsidRPr="0019627C" w:rsidRDefault="00232366" w:rsidP="00232366">
            <w:pPr>
              <w:widowControl w:val="0"/>
            </w:pPr>
            <w:r w:rsidRPr="0019627C">
              <w:t>add, subtract, factor, and expand linear expressions with rational coefficients:</w:t>
            </w:r>
          </w:p>
          <w:p w14:paraId="2061EA04" w14:textId="77777777" w:rsidR="00232366" w:rsidRPr="0019627C" w:rsidRDefault="00232366" w:rsidP="00232366">
            <w:pPr>
              <w:widowControl w:val="0"/>
            </w:pPr>
            <w:r w:rsidRPr="0019627C">
              <w:t>7.EE.A.1</w:t>
            </w:r>
          </w:p>
          <w:p w14:paraId="675B5299" w14:textId="77777777" w:rsidR="00232366" w:rsidRPr="0019627C" w:rsidRDefault="00232366" w:rsidP="00232366">
            <w:pPr>
              <w:widowControl w:val="0"/>
            </w:pPr>
            <w:r w:rsidRPr="0019627C">
              <w:t>FL.7.AR.1.1</w:t>
            </w:r>
          </w:p>
          <w:p w14:paraId="357CABCC" w14:textId="77777777" w:rsidR="00232366" w:rsidRPr="0019627C" w:rsidRDefault="00232366" w:rsidP="00232366">
            <w:pPr>
              <w:widowControl w:val="0"/>
            </w:pPr>
            <w:proofErr w:type="gramStart"/>
            <w:r w:rsidRPr="0019627C">
              <w:t>OK.PA.A.</w:t>
            </w:r>
            <w:proofErr w:type="gramEnd"/>
            <w:r w:rsidRPr="0019627C">
              <w:t>3.2</w:t>
            </w:r>
            <w:r w:rsidRPr="0019627C">
              <w:br/>
              <w:t>SC.7.PAFR.3.4</w:t>
            </w:r>
          </w:p>
          <w:p w14:paraId="0AD78063" w14:textId="77777777" w:rsidR="00232366" w:rsidRPr="0019627C" w:rsidRDefault="00232366" w:rsidP="00232366">
            <w:pPr>
              <w:widowControl w:val="0"/>
            </w:pPr>
          </w:p>
          <w:p w14:paraId="08651030" w14:textId="77777777" w:rsidR="00232366" w:rsidRPr="0019627C" w:rsidRDefault="00232366" w:rsidP="00232366">
            <w:pPr>
              <w:widowControl w:val="0"/>
            </w:pPr>
            <w:r w:rsidRPr="0019627C">
              <w:t>rewrite expressions to shed light on the problem and how the quantities in it are related</w:t>
            </w:r>
          </w:p>
          <w:p w14:paraId="282ABA16" w14:textId="77777777" w:rsidR="00232366" w:rsidRPr="0019627C" w:rsidRDefault="00232366" w:rsidP="00232366">
            <w:pPr>
              <w:widowControl w:val="0"/>
            </w:pPr>
            <w:r w:rsidRPr="0019627C">
              <w:t>7.EE.A.2</w:t>
            </w:r>
          </w:p>
          <w:p w14:paraId="0A319DC3" w14:textId="77777777" w:rsidR="00232366" w:rsidRPr="0019627C" w:rsidRDefault="00232366" w:rsidP="00232366">
            <w:pPr>
              <w:widowControl w:val="0"/>
            </w:pPr>
            <w:r w:rsidRPr="0019627C">
              <w:t>TX.6.7D</w:t>
            </w:r>
          </w:p>
          <w:p w14:paraId="3D333CA9" w14:textId="2C7DE50F" w:rsidR="00232366" w:rsidRPr="0019627C" w:rsidRDefault="00232366" w:rsidP="00232366">
            <w:r w:rsidRPr="0019627C">
              <w:t>MN.8.3.6.1</w:t>
            </w:r>
          </w:p>
        </w:tc>
        <w:tc>
          <w:tcPr>
            <w:tcW w:w="4032" w:type="dxa"/>
            <w:tcBorders>
              <w:top w:val="single" w:sz="4" w:space="0" w:color="auto"/>
              <w:left w:val="single" w:sz="4" w:space="0" w:color="auto"/>
              <w:bottom w:val="single" w:sz="4" w:space="0" w:color="auto"/>
              <w:right w:val="single" w:sz="4" w:space="0" w:color="auto"/>
            </w:tcBorders>
          </w:tcPr>
          <w:p w14:paraId="0F58DA3C" w14:textId="77777777" w:rsidR="00232366" w:rsidRPr="0019627C" w:rsidRDefault="00232366" w:rsidP="00232366">
            <w:r w:rsidRPr="0019627C">
              <w:lastRenderedPageBreak/>
              <w:t>6.NS.B.4</w:t>
            </w:r>
          </w:p>
          <w:p w14:paraId="5EB8D6AF" w14:textId="77777777" w:rsidR="00232366" w:rsidRPr="0019627C" w:rsidRDefault="00232366" w:rsidP="00232366">
            <w:r w:rsidRPr="0019627C">
              <w:t>6.EE.A.3</w:t>
            </w:r>
          </w:p>
          <w:p w14:paraId="7410DBD3" w14:textId="77777777" w:rsidR="00232366" w:rsidRPr="0019627C" w:rsidRDefault="00232366" w:rsidP="00232366">
            <w:pPr>
              <w:widowControl w:val="0"/>
            </w:pPr>
            <w:r w:rsidRPr="0019627C">
              <w:t>FL.6.NSO.3.2</w:t>
            </w:r>
          </w:p>
          <w:p w14:paraId="45CE2F34" w14:textId="77777777" w:rsidR="00232366" w:rsidRPr="0019627C" w:rsidRDefault="00232366" w:rsidP="00232366">
            <w:pPr>
              <w:widowControl w:val="0"/>
            </w:pPr>
            <w:r w:rsidRPr="0019627C">
              <w:lastRenderedPageBreak/>
              <w:t>rewrite expressions to shed light on the problem and how the quantities in it are related</w:t>
            </w:r>
          </w:p>
          <w:p w14:paraId="11F5B9FB" w14:textId="77777777" w:rsidR="00232366" w:rsidRPr="0019627C" w:rsidRDefault="00232366" w:rsidP="00232366">
            <w:pPr>
              <w:widowControl w:val="0"/>
            </w:pPr>
            <w:r w:rsidRPr="0019627C">
              <w:t xml:space="preserve">7.EE.A.2 </w:t>
            </w:r>
          </w:p>
          <w:p w14:paraId="1AEC8EBA" w14:textId="77777777" w:rsidR="00232366" w:rsidRPr="0019627C" w:rsidRDefault="00232366" w:rsidP="00232366">
            <w:pPr>
              <w:widowControl w:val="0"/>
            </w:pPr>
          </w:p>
          <w:p w14:paraId="002C466C" w14:textId="77777777" w:rsidR="00232366" w:rsidRPr="0019627C" w:rsidRDefault="00232366" w:rsidP="00232366">
            <w:pPr>
              <w:widowControl w:val="0"/>
            </w:pPr>
            <w:r w:rsidRPr="0019627C">
              <w:t>add, subtract, factor, and expand linear expressions with rational coefficients:</w:t>
            </w:r>
          </w:p>
          <w:p w14:paraId="3D965056" w14:textId="77777777" w:rsidR="00232366" w:rsidRPr="0019627C" w:rsidRDefault="00232366" w:rsidP="00232366">
            <w:pPr>
              <w:widowControl w:val="0"/>
            </w:pPr>
            <w:r w:rsidRPr="0019627C">
              <w:t>7.EE.A.1</w:t>
            </w:r>
          </w:p>
          <w:p w14:paraId="4A94C870" w14:textId="77777777" w:rsidR="00232366" w:rsidRPr="0019627C" w:rsidRDefault="00232366" w:rsidP="00232366">
            <w:pPr>
              <w:widowControl w:val="0"/>
            </w:pPr>
            <w:r w:rsidRPr="0019627C">
              <w:t>FL.7.AR.1.1</w:t>
            </w:r>
          </w:p>
          <w:p w14:paraId="48DA46B4" w14:textId="77777777" w:rsidR="00232366" w:rsidRPr="0019627C" w:rsidRDefault="00232366" w:rsidP="00232366">
            <w:pPr>
              <w:widowControl w:val="0"/>
            </w:pPr>
            <w:proofErr w:type="gramStart"/>
            <w:r w:rsidRPr="0019627C">
              <w:t>OK.PA.A.</w:t>
            </w:r>
            <w:proofErr w:type="gramEnd"/>
            <w:r w:rsidRPr="0019627C">
              <w:t>3.2</w:t>
            </w:r>
            <w:r w:rsidRPr="0019627C">
              <w:br/>
              <w:t>SC.7.PAFR.3.4 (integer)</w:t>
            </w:r>
          </w:p>
          <w:p w14:paraId="71AAF94E" w14:textId="6F223BB1" w:rsidR="00232366" w:rsidRPr="0019627C" w:rsidRDefault="00232366" w:rsidP="00232366">
            <w:pPr>
              <w:widowControl w:val="0"/>
            </w:pPr>
          </w:p>
        </w:tc>
        <w:tc>
          <w:tcPr>
            <w:tcW w:w="4032" w:type="dxa"/>
            <w:tcBorders>
              <w:top w:val="single" w:sz="4" w:space="0" w:color="auto"/>
              <w:left w:val="single" w:sz="4" w:space="0" w:color="auto"/>
              <w:bottom w:val="single" w:sz="4" w:space="0" w:color="auto"/>
              <w:right w:val="single" w:sz="4" w:space="0" w:color="auto"/>
            </w:tcBorders>
          </w:tcPr>
          <w:p w14:paraId="77F0A371" w14:textId="77777777" w:rsidR="00232366" w:rsidRPr="0019627C" w:rsidRDefault="00232366" w:rsidP="00232366">
            <w:r w:rsidRPr="0019627C">
              <w:lastRenderedPageBreak/>
              <w:t>6.NS.B.4</w:t>
            </w:r>
          </w:p>
          <w:p w14:paraId="65BB2E0B" w14:textId="77777777" w:rsidR="00232366" w:rsidRPr="0019627C" w:rsidRDefault="00232366" w:rsidP="00232366">
            <w:r w:rsidRPr="0019627C">
              <w:t>6.EE.A.3</w:t>
            </w:r>
          </w:p>
          <w:p w14:paraId="58E24FE9" w14:textId="77777777" w:rsidR="00232366" w:rsidRPr="0019627C" w:rsidRDefault="00232366" w:rsidP="00232366">
            <w:pPr>
              <w:widowControl w:val="0"/>
            </w:pPr>
            <w:r w:rsidRPr="0019627C">
              <w:t>FL.6.NSO.3.2</w:t>
            </w:r>
          </w:p>
          <w:p w14:paraId="7D207768" w14:textId="77777777" w:rsidR="00232366" w:rsidRPr="0019627C" w:rsidRDefault="00232366" w:rsidP="00232366">
            <w:pPr>
              <w:widowControl w:val="0"/>
            </w:pPr>
            <w:r w:rsidRPr="0019627C">
              <w:lastRenderedPageBreak/>
              <w:t>rewrite expressions to shed light on the problem and how the quantities in it are related</w:t>
            </w:r>
          </w:p>
          <w:p w14:paraId="6191C1D9" w14:textId="77777777" w:rsidR="00232366" w:rsidRPr="0019627C" w:rsidRDefault="00232366" w:rsidP="00232366">
            <w:pPr>
              <w:widowControl w:val="0"/>
            </w:pPr>
            <w:r w:rsidRPr="0019627C">
              <w:t xml:space="preserve">7.EE.A.2 </w:t>
            </w:r>
          </w:p>
          <w:p w14:paraId="2FC67F6B" w14:textId="77777777" w:rsidR="00232366" w:rsidRPr="0019627C" w:rsidRDefault="00232366" w:rsidP="00232366">
            <w:pPr>
              <w:widowControl w:val="0"/>
            </w:pPr>
          </w:p>
          <w:p w14:paraId="6D1300B0" w14:textId="77777777" w:rsidR="00232366" w:rsidRPr="0019627C" w:rsidRDefault="00232366" w:rsidP="00232366">
            <w:pPr>
              <w:widowControl w:val="0"/>
            </w:pPr>
            <w:r w:rsidRPr="0019627C">
              <w:t>add, subtract, factor, and expand linear expressions with rational coefficients:</w:t>
            </w:r>
          </w:p>
          <w:p w14:paraId="0D0E5175" w14:textId="77777777" w:rsidR="00232366" w:rsidRPr="0019627C" w:rsidRDefault="00232366" w:rsidP="00232366">
            <w:pPr>
              <w:widowControl w:val="0"/>
            </w:pPr>
            <w:r w:rsidRPr="0019627C">
              <w:t>7.EE.A.1</w:t>
            </w:r>
          </w:p>
          <w:p w14:paraId="7957B02B" w14:textId="77777777" w:rsidR="00232366" w:rsidRPr="0019627C" w:rsidRDefault="00232366" w:rsidP="00232366">
            <w:pPr>
              <w:widowControl w:val="0"/>
            </w:pPr>
            <w:r w:rsidRPr="0019627C">
              <w:t>FL.7.AR.1.1</w:t>
            </w:r>
          </w:p>
          <w:p w14:paraId="340E6A71" w14:textId="77777777" w:rsidR="00232366" w:rsidRPr="0019627C" w:rsidRDefault="00232366" w:rsidP="00232366">
            <w:pPr>
              <w:widowControl w:val="0"/>
            </w:pPr>
            <w:proofErr w:type="gramStart"/>
            <w:r w:rsidRPr="0019627C">
              <w:t>OK.PA.A.</w:t>
            </w:r>
            <w:proofErr w:type="gramEnd"/>
            <w:r w:rsidRPr="0019627C">
              <w:t>3.2</w:t>
            </w:r>
            <w:r w:rsidRPr="0019627C">
              <w:br/>
              <w:t>SC.7.PAFR.3.4 (integer)</w:t>
            </w:r>
          </w:p>
          <w:p w14:paraId="472B2457" w14:textId="78D7554F" w:rsidR="00232366" w:rsidRPr="0019627C" w:rsidRDefault="00232366" w:rsidP="00232366"/>
        </w:tc>
        <w:tc>
          <w:tcPr>
            <w:tcW w:w="4032" w:type="dxa"/>
            <w:tcBorders>
              <w:top w:val="single" w:sz="4" w:space="0" w:color="auto"/>
              <w:left w:val="single" w:sz="4" w:space="0" w:color="auto"/>
              <w:bottom w:val="single" w:sz="4" w:space="0" w:color="auto"/>
              <w:right w:val="single" w:sz="4" w:space="0" w:color="auto"/>
            </w:tcBorders>
          </w:tcPr>
          <w:p w14:paraId="786C73B5" w14:textId="77777777" w:rsidR="00232366" w:rsidRPr="0019627C" w:rsidRDefault="00232366" w:rsidP="00232366">
            <w:pPr>
              <w:widowControl w:val="0"/>
            </w:pPr>
            <w:r w:rsidRPr="0019627C">
              <w:lastRenderedPageBreak/>
              <w:t>6.EE.A.3</w:t>
            </w:r>
          </w:p>
          <w:p w14:paraId="739FD7D1" w14:textId="77777777" w:rsidR="00232366" w:rsidRPr="0019627C" w:rsidRDefault="00232366" w:rsidP="00232366">
            <w:pPr>
              <w:widowControl w:val="0"/>
            </w:pPr>
          </w:p>
          <w:p w14:paraId="562770E0" w14:textId="77777777" w:rsidR="00232366" w:rsidRPr="0019627C" w:rsidRDefault="00232366" w:rsidP="00232366">
            <w:pPr>
              <w:widowControl w:val="0"/>
            </w:pPr>
            <w:r w:rsidRPr="0019627C">
              <w:t xml:space="preserve">rewrite expressions to shed light on the </w:t>
            </w:r>
            <w:r w:rsidRPr="0019627C">
              <w:lastRenderedPageBreak/>
              <w:t>problem and how the quantities in it are related</w:t>
            </w:r>
          </w:p>
          <w:p w14:paraId="42221645" w14:textId="77777777" w:rsidR="00232366" w:rsidRPr="0019627C" w:rsidRDefault="00232366" w:rsidP="00232366">
            <w:pPr>
              <w:widowControl w:val="0"/>
            </w:pPr>
            <w:r w:rsidRPr="0019627C">
              <w:t xml:space="preserve">7.EE.A.2 </w:t>
            </w:r>
          </w:p>
          <w:p w14:paraId="5D1DF2F3" w14:textId="28163E9A" w:rsidR="00232366" w:rsidRPr="0019627C" w:rsidRDefault="00232366" w:rsidP="00232366"/>
        </w:tc>
        <w:tc>
          <w:tcPr>
            <w:tcW w:w="4032" w:type="dxa"/>
            <w:gridSpan w:val="2"/>
            <w:tcBorders>
              <w:top w:val="single" w:sz="4" w:space="0" w:color="auto"/>
              <w:left w:val="single" w:sz="4" w:space="0" w:color="auto"/>
              <w:bottom w:val="single" w:sz="4" w:space="0" w:color="auto"/>
              <w:right w:val="single" w:sz="4" w:space="0" w:color="auto"/>
            </w:tcBorders>
          </w:tcPr>
          <w:p w14:paraId="63953946" w14:textId="77777777" w:rsidR="00232366" w:rsidRPr="0019627C" w:rsidRDefault="00232366" w:rsidP="00232366">
            <w:pPr>
              <w:widowControl w:val="0"/>
            </w:pPr>
            <w:r w:rsidRPr="0019627C">
              <w:lastRenderedPageBreak/>
              <w:t>6.EE.A.3</w:t>
            </w:r>
          </w:p>
          <w:p w14:paraId="6EC30E4A" w14:textId="77777777" w:rsidR="00232366" w:rsidRPr="0019627C" w:rsidRDefault="00232366" w:rsidP="00232366">
            <w:pPr>
              <w:widowControl w:val="0"/>
            </w:pPr>
          </w:p>
          <w:p w14:paraId="4C08213F" w14:textId="77777777" w:rsidR="00232366" w:rsidRPr="0019627C" w:rsidRDefault="00232366" w:rsidP="00232366">
            <w:pPr>
              <w:widowControl w:val="0"/>
            </w:pPr>
            <w:r w:rsidRPr="0019627C">
              <w:t xml:space="preserve">rewrite expressions to shed light on the </w:t>
            </w:r>
            <w:r w:rsidRPr="0019627C">
              <w:lastRenderedPageBreak/>
              <w:t>problem and how the quantities in it are related</w:t>
            </w:r>
          </w:p>
          <w:p w14:paraId="6EF04B2B" w14:textId="77777777" w:rsidR="00232366" w:rsidRPr="0019627C" w:rsidRDefault="00232366" w:rsidP="00232366">
            <w:pPr>
              <w:widowControl w:val="0"/>
            </w:pPr>
            <w:r w:rsidRPr="0019627C">
              <w:t xml:space="preserve">7.EE.A.2 </w:t>
            </w:r>
          </w:p>
          <w:p w14:paraId="60FE29D8" w14:textId="30BD2730" w:rsidR="00232366" w:rsidRPr="0019627C" w:rsidRDefault="00232366" w:rsidP="00232366"/>
        </w:tc>
      </w:tr>
      <w:tr w:rsidR="00232366" w14:paraId="0BA90FD6" w14:textId="77777777" w:rsidTr="00FE616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1982DF2" w14:textId="6F781825" w:rsidR="00232366" w:rsidRDefault="00232366" w:rsidP="00232366">
            <w:pPr>
              <w:jc w:val="center"/>
            </w:pPr>
            <w:r w:rsidRPr="00BC02F4">
              <w:rPr>
                <w:b/>
              </w:rPr>
              <w:t>Notes for Intervention, Extension, or Optional Activities</w:t>
            </w:r>
          </w:p>
        </w:tc>
        <w:tc>
          <w:tcPr>
            <w:tcW w:w="4032" w:type="dxa"/>
            <w:tcMar>
              <w:top w:w="100" w:type="dxa"/>
              <w:left w:w="100" w:type="dxa"/>
              <w:bottom w:w="100" w:type="dxa"/>
              <w:right w:w="100" w:type="dxa"/>
            </w:tcMar>
          </w:tcPr>
          <w:p w14:paraId="162754AA" w14:textId="5F38032E" w:rsidR="00232366" w:rsidRDefault="00232366" w:rsidP="00232366"/>
        </w:tc>
        <w:tc>
          <w:tcPr>
            <w:tcW w:w="4032" w:type="dxa"/>
            <w:tcMar>
              <w:top w:w="100" w:type="dxa"/>
              <w:left w:w="100" w:type="dxa"/>
              <w:bottom w:w="100" w:type="dxa"/>
              <w:right w:w="100" w:type="dxa"/>
            </w:tcMar>
          </w:tcPr>
          <w:p w14:paraId="1517B346" w14:textId="65963432" w:rsidR="00232366" w:rsidRPr="6F7F2E7A" w:rsidRDefault="00232366" w:rsidP="00232366">
            <w:pPr>
              <w:widowControl w:val="0"/>
            </w:pPr>
            <w:r>
              <w:t>Intervention: Use tape diagrams (see G6 M4 L7 Teacher Note)</w:t>
            </w:r>
          </w:p>
        </w:tc>
        <w:tc>
          <w:tcPr>
            <w:tcW w:w="4032" w:type="dxa"/>
            <w:tcBorders>
              <w:right w:val="single" w:sz="4" w:space="0" w:color="auto"/>
            </w:tcBorders>
            <w:tcMar>
              <w:top w:w="100" w:type="dxa"/>
              <w:left w:w="100" w:type="dxa"/>
              <w:bottom w:w="100" w:type="dxa"/>
              <w:right w:w="100" w:type="dxa"/>
            </w:tcMar>
          </w:tcPr>
          <w:p w14:paraId="49453E6D" w14:textId="77777777" w:rsidR="00232366" w:rsidRDefault="00232366" w:rsidP="00232366">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16EB926D" w14:textId="77777777" w:rsidR="00C81EC8" w:rsidRDefault="00232366" w:rsidP="009D5D21">
            <w:pPr>
              <w:pStyle w:val="ListParagraph"/>
              <w:numPr>
                <w:ilvl w:val="0"/>
                <w:numId w:val="14"/>
              </w:numPr>
            </w:pPr>
            <w:r>
              <w:t xml:space="preserve">Intervention: manipulatives, pictures, </w:t>
            </w:r>
            <w:proofErr w:type="spellStart"/>
            <w:r>
              <w:t>etc</w:t>
            </w:r>
            <w:proofErr w:type="spellEnd"/>
          </w:p>
          <w:p w14:paraId="0078A5B5" w14:textId="01F00C3F" w:rsidR="00232366" w:rsidRDefault="00232366" w:rsidP="009D5D21">
            <w:pPr>
              <w:pStyle w:val="ListParagraph"/>
              <w:numPr>
                <w:ilvl w:val="0"/>
                <w:numId w:val="14"/>
              </w:numPr>
            </w:pPr>
            <w:r>
              <w:t>Extension: Expressions with more than 1 variable</w:t>
            </w:r>
            <w:r w:rsidR="00C81EC8">
              <w:t>: 3x+3y</w:t>
            </w:r>
          </w:p>
        </w:tc>
        <w:tc>
          <w:tcPr>
            <w:tcW w:w="4032" w:type="dxa"/>
            <w:tcBorders>
              <w:top w:val="single" w:sz="4" w:space="0" w:color="auto"/>
              <w:left w:val="single" w:sz="4" w:space="0" w:color="auto"/>
              <w:bottom w:val="single" w:sz="4" w:space="0" w:color="auto"/>
              <w:right w:val="single" w:sz="4" w:space="0" w:color="auto"/>
            </w:tcBorders>
          </w:tcPr>
          <w:p w14:paraId="66F43128" w14:textId="77777777" w:rsidR="00A025AB" w:rsidRPr="00A025AB" w:rsidRDefault="00232366" w:rsidP="009D5D21">
            <w:pPr>
              <w:pStyle w:val="ListParagraph"/>
              <w:widowControl w:val="0"/>
              <w:numPr>
                <w:ilvl w:val="0"/>
                <w:numId w:val="14"/>
              </w:numPr>
              <w:spacing w:after="0" w:line="240" w:lineRule="auto"/>
              <w:rPr>
                <w:lang w:val="en-US"/>
              </w:rPr>
            </w:pPr>
            <w:r>
              <w:t>Intervention: manipulatives, pictures, etc.</w:t>
            </w:r>
          </w:p>
          <w:p w14:paraId="2F79B685" w14:textId="5E686B96" w:rsidR="00232366" w:rsidRPr="00A025AB" w:rsidRDefault="00232366" w:rsidP="009D5D21">
            <w:pPr>
              <w:pStyle w:val="ListParagraph"/>
              <w:widowControl w:val="0"/>
              <w:numPr>
                <w:ilvl w:val="0"/>
                <w:numId w:val="14"/>
              </w:numPr>
              <w:spacing w:after="0" w:line="240" w:lineRule="auto"/>
              <w:rPr>
                <w:lang w:val="en-US"/>
              </w:rPr>
            </w:pPr>
            <w:r>
              <w:t>Extension: Expressions with more than 1 variable</w:t>
            </w:r>
            <w:r w:rsidR="00C81EC8">
              <w:t>: 3(</w:t>
            </w:r>
            <w:proofErr w:type="spellStart"/>
            <w:r w:rsidR="00C81EC8">
              <w:t>x+y</w:t>
            </w:r>
            <w:proofErr w:type="spellEnd"/>
            <w:r w:rsidR="00C81EC8">
              <w:t>)</w:t>
            </w:r>
          </w:p>
        </w:tc>
        <w:tc>
          <w:tcPr>
            <w:tcW w:w="4032" w:type="dxa"/>
            <w:tcBorders>
              <w:top w:val="single" w:sz="4" w:space="0" w:color="auto"/>
              <w:left w:val="single" w:sz="4" w:space="0" w:color="auto"/>
              <w:bottom w:val="single" w:sz="4" w:space="0" w:color="auto"/>
              <w:right w:val="single" w:sz="4" w:space="0" w:color="auto"/>
            </w:tcBorders>
          </w:tcPr>
          <w:p w14:paraId="6B5BD4C5" w14:textId="4608321B" w:rsidR="00232366" w:rsidRDefault="00232366" w:rsidP="00232366">
            <w:pPr>
              <w:widowControl w:val="0"/>
              <w:pBdr>
                <w:top w:val="nil"/>
                <w:left w:val="nil"/>
                <w:bottom w:val="nil"/>
                <w:right w:val="nil"/>
                <w:between w:val="nil"/>
              </w:pBdr>
            </w:pPr>
            <w:r>
              <w:t>Intervention: manipulatives, pictures, etc.</w:t>
            </w:r>
          </w:p>
        </w:tc>
        <w:tc>
          <w:tcPr>
            <w:tcW w:w="4032" w:type="dxa"/>
            <w:gridSpan w:val="2"/>
            <w:tcBorders>
              <w:top w:val="single" w:sz="4" w:space="0" w:color="auto"/>
              <w:left w:val="single" w:sz="4" w:space="0" w:color="auto"/>
              <w:bottom w:val="single" w:sz="4" w:space="0" w:color="auto"/>
              <w:right w:val="single" w:sz="4" w:space="0" w:color="auto"/>
            </w:tcBorders>
          </w:tcPr>
          <w:p w14:paraId="3CFE87B5" w14:textId="47613ED7" w:rsidR="00232366" w:rsidRDefault="00232366" w:rsidP="00232366">
            <w:pPr>
              <w:widowControl w:val="0"/>
              <w:pBdr>
                <w:top w:val="nil"/>
                <w:left w:val="nil"/>
                <w:bottom w:val="nil"/>
                <w:right w:val="nil"/>
                <w:between w:val="nil"/>
              </w:pBdr>
            </w:pPr>
            <w:r>
              <w:t>Intervention: manipulatives, pictures, etc.</w:t>
            </w:r>
          </w:p>
        </w:tc>
      </w:tr>
      <w:tr w:rsidR="00232366" w14:paraId="42081119" w14:textId="77777777" w:rsidTr="00FE616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FD1397D" w14:textId="77777777" w:rsidR="00232366" w:rsidRPr="0067092A" w:rsidRDefault="00232366" w:rsidP="00232366">
            <w:pPr>
              <w:jc w:val="center"/>
              <w:rPr>
                <w:b/>
              </w:rPr>
            </w:pPr>
            <w:r w:rsidRPr="0067092A">
              <w:rPr>
                <w:b/>
              </w:rPr>
              <w:t>Additional Notes</w:t>
            </w:r>
          </w:p>
        </w:tc>
        <w:tc>
          <w:tcPr>
            <w:tcW w:w="4032" w:type="dxa"/>
            <w:tcMar>
              <w:top w:w="100" w:type="dxa"/>
              <w:left w:w="100" w:type="dxa"/>
              <w:bottom w:w="100" w:type="dxa"/>
              <w:right w:w="100" w:type="dxa"/>
            </w:tcMar>
          </w:tcPr>
          <w:p w14:paraId="48976BD1" w14:textId="4E5D522E" w:rsidR="00232366" w:rsidRDefault="00232366" w:rsidP="00232366">
            <w:pPr>
              <w:widowControl w:val="0"/>
            </w:pPr>
            <w:r w:rsidRPr="44FA64C8">
              <w:t>Likely 1 or more instructional periods possibly combined with other nodes</w:t>
            </w:r>
          </w:p>
        </w:tc>
        <w:tc>
          <w:tcPr>
            <w:tcW w:w="4032" w:type="dxa"/>
            <w:tcMar>
              <w:top w:w="100" w:type="dxa"/>
              <w:left w:w="100" w:type="dxa"/>
              <w:bottom w:w="100" w:type="dxa"/>
              <w:right w:w="100" w:type="dxa"/>
            </w:tcMar>
          </w:tcPr>
          <w:p w14:paraId="7410110E" w14:textId="6D269DC1" w:rsidR="00232366" w:rsidRPr="6F7F2E7A" w:rsidRDefault="00232366" w:rsidP="00232366">
            <w:pPr>
              <w:widowControl w:val="0"/>
            </w:pPr>
            <w:r w:rsidRPr="44FA64C8">
              <w:t>Likely 2 or more instructional periods when combined with the next node but continues throughout 6+</w:t>
            </w:r>
          </w:p>
        </w:tc>
        <w:tc>
          <w:tcPr>
            <w:tcW w:w="4032" w:type="dxa"/>
            <w:tcBorders>
              <w:right w:val="single" w:sz="4" w:space="0" w:color="auto"/>
            </w:tcBorders>
            <w:tcMar>
              <w:top w:w="100" w:type="dxa"/>
              <w:left w:w="100" w:type="dxa"/>
              <w:bottom w:w="100" w:type="dxa"/>
              <w:right w:w="100" w:type="dxa"/>
            </w:tcMar>
          </w:tcPr>
          <w:p w14:paraId="276B4803" w14:textId="6A82F20A" w:rsidR="00232366" w:rsidRDefault="00232366" w:rsidP="00232366">
            <w:pPr>
              <w:widowControl w:val="0"/>
              <w:pBdr>
                <w:top w:val="nil"/>
                <w:left w:val="nil"/>
                <w:bottom w:val="nil"/>
                <w:right w:val="nil"/>
                <w:between w:val="nil"/>
              </w:pBdr>
            </w:pPr>
            <w:r w:rsidRPr="44FA64C8">
              <w:t xml:space="preserve">Likely 2 or more instructional periods </w:t>
            </w:r>
            <w:r w:rsidR="00FE6162">
              <w:t xml:space="preserve">combined with justify node </w:t>
            </w:r>
            <w:r>
              <w:t xml:space="preserve">introducing in G6 </w:t>
            </w:r>
          </w:p>
        </w:tc>
        <w:tc>
          <w:tcPr>
            <w:tcW w:w="4032" w:type="dxa"/>
            <w:tcBorders>
              <w:top w:val="single" w:sz="4" w:space="0" w:color="auto"/>
              <w:left w:val="single" w:sz="4" w:space="0" w:color="auto"/>
              <w:bottom w:val="single" w:sz="4" w:space="0" w:color="auto"/>
              <w:right w:val="single" w:sz="4" w:space="0" w:color="auto"/>
            </w:tcBorders>
          </w:tcPr>
          <w:p w14:paraId="59B673BB" w14:textId="21E5560B" w:rsidR="00232366" w:rsidRDefault="00232366" w:rsidP="00FE6162">
            <w:pPr>
              <w:widowControl w:val="0"/>
            </w:pPr>
            <w:r>
              <w:t xml:space="preserve">Likely 1-2 instructional periods </w:t>
            </w:r>
            <w:r w:rsidR="00FE6162">
              <w:t>per grade</w:t>
            </w:r>
          </w:p>
        </w:tc>
        <w:tc>
          <w:tcPr>
            <w:tcW w:w="4032" w:type="dxa"/>
            <w:tcBorders>
              <w:top w:val="single" w:sz="4" w:space="0" w:color="auto"/>
              <w:left w:val="single" w:sz="4" w:space="0" w:color="auto"/>
              <w:bottom w:val="single" w:sz="4" w:space="0" w:color="auto"/>
              <w:right w:val="single" w:sz="4" w:space="0" w:color="auto"/>
            </w:tcBorders>
          </w:tcPr>
          <w:p w14:paraId="4782A234" w14:textId="53720829" w:rsidR="00232366" w:rsidRDefault="00232366" w:rsidP="00FE6162">
            <w:pPr>
              <w:widowControl w:val="0"/>
            </w:pPr>
            <w:r w:rsidRPr="00094BD5">
              <w:t xml:space="preserve">Likely </w:t>
            </w:r>
            <w:r>
              <w:t xml:space="preserve">1-2 </w:t>
            </w:r>
            <w:r w:rsidRPr="00094BD5">
              <w:t>instructional periods</w:t>
            </w:r>
            <w:r>
              <w:t xml:space="preserve"> </w:t>
            </w:r>
            <w:r w:rsidR="00FE6162">
              <w:t>per grade</w:t>
            </w:r>
          </w:p>
        </w:tc>
        <w:tc>
          <w:tcPr>
            <w:tcW w:w="4032" w:type="dxa"/>
            <w:tcBorders>
              <w:top w:val="single" w:sz="4" w:space="0" w:color="auto"/>
              <w:left w:val="single" w:sz="4" w:space="0" w:color="auto"/>
              <w:bottom w:val="single" w:sz="4" w:space="0" w:color="auto"/>
              <w:right w:val="single" w:sz="4" w:space="0" w:color="auto"/>
            </w:tcBorders>
          </w:tcPr>
          <w:p w14:paraId="7995737D" w14:textId="4C8E72FA" w:rsidR="00232366" w:rsidRDefault="00232366" w:rsidP="00232366">
            <w:pPr>
              <w:widowControl w:val="0"/>
              <w:pBdr>
                <w:top w:val="nil"/>
                <w:left w:val="nil"/>
                <w:bottom w:val="nil"/>
                <w:right w:val="nil"/>
                <w:between w:val="nil"/>
              </w:pBdr>
            </w:pPr>
            <w:r w:rsidRPr="00094BD5">
              <w:t xml:space="preserve">Likely </w:t>
            </w:r>
            <w:r>
              <w:t xml:space="preserve">1-2 </w:t>
            </w:r>
            <w:r w:rsidRPr="00094BD5">
              <w:t>instructional periods</w:t>
            </w:r>
            <w:r>
              <w:t xml:space="preserve"> </w:t>
            </w:r>
            <w:r w:rsidR="00FE6162">
              <w:t>per grade</w:t>
            </w:r>
          </w:p>
        </w:tc>
        <w:tc>
          <w:tcPr>
            <w:tcW w:w="4032" w:type="dxa"/>
            <w:gridSpan w:val="2"/>
            <w:tcBorders>
              <w:top w:val="single" w:sz="4" w:space="0" w:color="auto"/>
              <w:left w:val="single" w:sz="4" w:space="0" w:color="auto"/>
              <w:bottom w:val="single" w:sz="4" w:space="0" w:color="auto"/>
              <w:right w:val="single" w:sz="4" w:space="0" w:color="auto"/>
            </w:tcBorders>
          </w:tcPr>
          <w:p w14:paraId="757C7100" w14:textId="5C86AF58" w:rsidR="00232366" w:rsidRDefault="00232366" w:rsidP="00FE6162">
            <w:pPr>
              <w:widowControl w:val="0"/>
              <w:pBdr>
                <w:top w:val="nil"/>
                <w:left w:val="nil"/>
                <w:bottom w:val="nil"/>
                <w:right w:val="nil"/>
                <w:between w:val="nil"/>
              </w:pBdr>
            </w:pPr>
            <w:r w:rsidRPr="44FA64C8">
              <w:t>Could possibly be</w:t>
            </w:r>
            <w:r>
              <w:t xml:space="preserve"> combined with </w:t>
            </w:r>
            <w:r w:rsidRPr="44FA64C8">
              <w:t>previous node</w:t>
            </w:r>
            <w:r>
              <w:t xml:space="preserve"> in latter portion of a second instructional period</w:t>
            </w:r>
            <w:r w:rsidR="00FE6162">
              <w:t xml:space="preserve"> per grade</w:t>
            </w:r>
          </w:p>
        </w:tc>
      </w:tr>
    </w:tbl>
    <w:p w14:paraId="13217D30" w14:textId="77777777" w:rsidR="00E62CE4" w:rsidRDefault="00E62CE4"/>
    <w:p w14:paraId="65AAE921" w14:textId="77777777" w:rsidR="00E62CE4" w:rsidRDefault="00E62CE4"/>
    <w:tbl>
      <w:tblPr>
        <w:tblStyle w:val="a0"/>
        <w:tblW w:w="3038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4032"/>
        <w:gridCol w:w="4032"/>
        <w:gridCol w:w="4032"/>
        <w:gridCol w:w="4032"/>
        <w:gridCol w:w="4032"/>
        <w:gridCol w:w="4032"/>
        <w:gridCol w:w="4032"/>
      </w:tblGrid>
      <w:tr w:rsidR="00202B3E" w14:paraId="393CCC10" w14:textId="77777777" w:rsidTr="00122387">
        <w:tc>
          <w:tcPr>
            <w:tcW w:w="2160" w:type="dxa"/>
            <w:shd w:val="clear" w:color="auto" w:fill="DEEBF6"/>
            <w:tcMar>
              <w:top w:w="100" w:type="dxa"/>
              <w:left w:w="100" w:type="dxa"/>
              <w:bottom w:w="100" w:type="dxa"/>
              <w:right w:w="100" w:type="dxa"/>
            </w:tcMar>
          </w:tcPr>
          <w:p w14:paraId="5526C7B7" w14:textId="77777777" w:rsidR="00202B3E" w:rsidRPr="0067092A" w:rsidRDefault="00202B3E" w:rsidP="00202B3E">
            <w:pPr>
              <w:jc w:val="center"/>
              <w:rPr>
                <w:b/>
              </w:rPr>
            </w:pPr>
            <w:r>
              <w:rPr>
                <w:b/>
              </w:rPr>
              <w:t>Knowledge Graph Node</w:t>
            </w:r>
          </w:p>
        </w:tc>
        <w:tc>
          <w:tcPr>
            <w:tcW w:w="4032" w:type="dxa"/>
            <w:shd w:val="clear" w:color="auto" w:fill="C6D9F1" w:themeFill="text2" w:themeFillTint="33"/>
            <w:tcMar>
              <w:top w:w="100" w:type="dxa"/>
              <w:left w:w="100" w:type="dxa"/>
              <w:bottom w:w="100" w:type="dxa"/>
              <w:right w:w="100" w:type="dxa"/>
            </w:tcMar>
          </w:tcPr>
          <w:p w14:paraId="4BC8A001" w14:textId="5A7716DD" w:rsidR="00202B3E" w:rsidRDefault="00202B3E" w:rsidP="00202B3E">
            <w:pPr>
              <w:widowControl w:val="0"/>
              <w:pBdr>
                <w:top w:val="nil"/>
                <w:left w:val="nil"/>
                <w:bottom w:val="nil"/>
                <w:right w:val="nil"/>
                <w:between w:val="nil"/>
              </w:pBdr>
            </w:pPr>
            <w:r>
              <w:t xml:space="preserve">Justify </w:t>
            </w:r>
            <w:r w:rsidR="0098494C">
              <w:t xml:space="preserve">whether </w:t>
            </w:r>
            <w:r>
              <w:t>two expressions are equivalent.</w:t>
            </w:r>
          </w:p>
        </w:tc>
        <w:tc>
          <w:tcPr>
            <w:tcW w:w="4032" w:type="dxa"/>
            <w:shd w:val="clear" w:color="auto" w:fill="C6D9F1" w:themeFill="text2" w:themeFillTint="33"/>
            <w:tcMar>
              <w:top w:w="100" w:type="dxa"/>
              <w:left w:w="100" w:type="dxa"/>
              <w:bottom w:w="100" w:type="dxa"/>
              <w:right w:w="100" w:type="dxa"/>
            </w:tcMar>
          </w:tcPr>
          <w:p w14:paraId="6AAF2F1C" w14:textId="331577AA" w:rsidR="00202B3E" w:rsidRDefault="0098494C" w:rsidP="00202B3E">
            <w:pPr>
              <w:widowControl w:val="0"/>
              <w:pBdr>
                <w:top w:val="nil"/>
                <w:left w:val="nil"/>
                <w:bottom w:val="nil"/>
                <w:right w:val="nil"/>
                <w:between w:val="nil"/>
              </w:pBdr>
            </w:pPr>
            <w:r>
              <w:t xml:space="preserve">Analyze an expression’s </w:t>
            </w:r>
            <w:r w:rsidR="00202B3E" w:rsidRPr="44FA64C8">
              <w:t xml:space="preserve">structure to </w:t>
            </w:r>
            <w:r>
              <w:t>determine</w:t>
            </w:r>
            <w:r w:rsidRPr="44FA64C8">
              <w:t xml:space="preserve"> </w:t>
            </w:r>
            <w:r w:rsidR="00202B3E" w:rsidRPr="44FA64C8">
              <w:t>ways to rewrite it.</w:t>
            </w:r>
          </w:p>
        </w:tc>
        <w:tc>
          <w:tcPr>
            <w:tcW w:w="4032" w:type="dxa"/>
            <w:tcBorders>
              <w:top w:val="nil"/>
              <w:bottom w:val="nil"/>
              <w:right w:val="nil"/>
            </w:tcBorders>
            <w:tcMar>
              <w:top w:w="100" w:type="dxa"/>
              <w:left w:w="100" w:type="dxa"/>
              <w:bottom w:w="100" w:type="dxa"/>
              <w:right w:w="100" w:type="dxa"/>
            </w:tcMar>
          </w:tcPr>
          <w:p w14:paraId="5DAF42D3" w14:textId="6AEEACC0" w:rsidR="00202B3E" w:rsidRDefault="00202B3E" w:rsidP="00202B3E"/>
        </w:tc>
        <w:tc>
          <w:tcPr>
            <w:tcW w:w="4032" w:type="dxa"/>
            <w:tcBorders>
              <w:top w:val="nil"/>
              <w:left w:val="nil"/>
              <w:bottom w:val="nil"/>
              <w:right w:val="nil"/>
            </w:tcBorders>
          </w:tcPr>
          <w:p w14:paraId="27A389F2" w14:textId="1056BF1E" w:rsidR="00202B3E" w:rsidRDefault="00202B3E" w:rsidP="00202B3E"/>
        </w:tc>
        <w:tc>
          <w:tcPr>
            <w:tcW w:w="4032" w:type="dxa"/>
            <w:tcBorders>
              <w:top w:val="nil"/>
              <w:left w:val="nil"/>
              <w:bottom w:val="nil"/>
              <w:right w:val="nil"/>
            </w:tcBorders>
          </w:tcPr>
          <w:p w14:paraId="47EFD4F7" w14:textId="13251301" w:rsidR="00202B3E" w:rsidRDefault="00202B3E" w:rsidP="00202B3E"/>
        </w:tc>
        <w:tc>
          <w:tcPr>
            <w:tcW w:w="4032" w:type="dxa"/>
            <w:tcBorders>
              <w:top w:val="nil"/>
              <w:left w:val="nil"/>
              <w:bottom w:val="nil"/>
              <w:right w:val="nil"/>
            </w:tcBorders>
          </w:tcPr>
          <w:p w14:paraId="56C9EF94" w14:textId="30A70985" w:rsidR="00202B3E" w:rsidRDefault="00202B3E" w:rsidP="00202B3E"/>
        </w:tc>
        <w:tc>
          <w:tcPr>
            <w:tcW w:w="4032" w:type="dxa"/>
            <w:tcBorders>
              <w:top w:val="nil"/>
              <w:left w:val="nil"/>
              <w:bottom w:val="nil"/>
              <w:right w:val="nil"/>
            </w:tcBorders>
          </w:tcPr>
          <w:p w14:paraId="1BF8F788" w14:textId="30AC44DB" w:rsidR="00202B3E" w:rsidRDefault="00202B3E" w:rsidP="00202B3E"/>
        </w:tc>
      </w:tr>
      <w:tr w:rsidR="00202B3E" w14:paraId="53C2BF3B" w14:textId="77777777" w:rsidTr="00341C6F">
        <w:tc>
          <w:tcPr>
            <w:tcW w:w="2160" w:type="dxa"/>
            <w:shd w:val="clear" w:color="auto" w:fill="DEEBF6"/>
            <w:tcMar>
              <w:top w:w="100" w:type="dxa"/>
              <w:left w:w="100" w:type="dxa"/>
              <w:bottom w:w="100" w:type="dxa"/>
              <w:right w:w="100" w:type="dxa"/>
            </w:tcMar>
          </w:tcPr>
          <w:p w14:paraId="72D5C173" w14:textId="12E5C645" w:rsidR="00202B3E" w:rsidRPr="00DC6367" w:rsidRDefault="00202B3E" w:rsidP="00202B3E">
            <w:pPr>
              <w:jc w:val="center"/>
              <w:rPr>
                <w:b/>
              </w:rPr>
            </w:pPr>
            <w:r w:rsidRPr="00DC6367">
              <w:rPr>
                <w:b/>
              </w:rPr>
              <w:t>Terminology</w:t>
            </w:r>
          </w:p>
        </w:tc>
        <w:tc>
          <w:tcPr>
            <w:tcW w:w="4032" w:type="dxa"/>
            <w:tcMar>
              <w:top w:w="100" w:type="dxa"/>
              <w:left w:w="100" w:type="dxa"/>
              <w:bottom w:w="100" w:type="dxa"/>
              <w:right w:w="100" w:type="dxa"/>
            </w:tcMar>
          </w:tcPr>
          <w:p w14:paraId="0D6B4726" w14:textId="77777777" w:rsidR="00202B3E" w:rsidRPr="000D3E7D" w:rsidRDefault="00202B3E" w:rsidP="00202B3E">
            <w:pPr>
              <w:rPr>
                <w:color w:val="1D1C1D"/>
              </w:rPr>
            </w:pPr>
          </w:p>
        </w:tc>
        <w:tc>
          <w:tcPr>
            <w:tcW w:w="4032" w:type="dxa"/>
            <w:tcMar>
              <w:top w:w="100" w:type="dxa"/>
              <w:left w:w="100" w:type="dxa"/>
              <w:bottom w:w="100" w:type="dxa"/>
              <w:right w:w="100" w:type="dxa"/>
            </w:tcMar>
          </w:tcPr>
          <w:p w14:paraId="679545B5" w14:textId="009126D9" w:rsidR="00202B3E" w:rsidRDefault="00202B3E" w:rsidP="00202B3E">
            <w:pPr>
              <w:widowControl w:val="0"/>
              <w:pBdr>
                <w:top w:val="nil"/>
                <w:left w:val="nil"/>
                <w:bottom w:val="nil"/>
                <w:right w:val="nil"/>
                <w:between w:val="nil"/>
              </w:pBdr>
            </w:pPr>
          </w:p>
        </w:tc>
        <w:tc>
          <w:tcPr>
            <w:tcW w:w="4032" w:type="dxa"/>
            <w:tcBorders>
              <w:top w:val="nil"/>
              <w:bottom w:val="nil"/>
              <w:right w:val="nil"/>
            </w:tcBorders>
            <w:tcMar>
              <w:top w:w="100" w:type="dxa"/>
              <w:left w:w="100" w:type="dxa"/>
              <w:bottom w:w="100" w:type="dxa"/>
              <w:right w:w="100" w:type="dxa"/>
            </w:tcMar>
          </w:tcPr>
          <w:p w14:paraId="64A026D7" w14:textId="77777777" w:rsidR="00202B3E" w:rsidRDefault="00202B3E" w:rsidP="00202B3E">
            <w:pPr>
              <w:widowControl w:val="0"/>
              <w:pBdr>
                <w:top w:val="nil"/>
                <w:left w:val="nil"/>
                <w:bottom w:val="nil"/>
                <w:right w:val="nil"/>
                <w:between w:val="nil"/>
              </w:pBdr>
            </w:pPr>
          </w:p>
        </w:tc>
        <w:tc>
          <w:tcPr>
            <w:tcW w:w="4032" w:type="dxa"/>
            <w:tcBorders>
              <w:top w:val="nil"/>
              <w:left w:val="nil"/>
              <w:bottom w:val="nil"/>
              <w:right w:val="nil"/>
            </w:tcBorders>
          </w:tcPr>
          <w:p w14:paraId="6EFEEA22" w14:textId="77777777" w:rsidR="00202B3E" w:rsidRDefault="00202B3E" w:rsidP="00202B3E">
            <w:pPr>
              <w:widowControl w:val="0"/>
              <w:pBdr>
                <w:top w:val="nil"/>
                <w:left w:val="nil"/>
                <w:bottom w:val="nil"/>
                <w:right w:val="nil"/>
                <w:between w:val="nil"/>
              </w:pBdr>
              <w:rPr>
                <w:color w:val="FF0000"/>
              </w:rPr>
            </w:pPr>
          </w:p>
        </w:tc>
        <w:tc>
          <w:tcPr>
            <w:tcW w:w="4032" w:type="dxa"/>
            <w:tcBorders>
              <w:top w:val="nil"/>
              <w:left w:val="nil"/>
              <w:bottom w:val="nil"/>
              <w:right w:val="nil"/>
            </w:tcBorders>
          </w:tcPr>
          <w:p w14:paraId="446906FF" w14:textId="03048D25" w:rsidR="00202B3E" w:rsidRPr="7BD64134" w:rsidRDefault="00202B3E" w:rsidP="00202B3E">
            <w:pPr>
              <w:widowControl w:val="0"/>
              <w:pBdr>
                <w:top w:val="nil"/>
                <w:left w:val="nil"/>
                <w:bottom w:val="nil"/>
                <w:right w:val="nil"/>
                <w:between w:val="nil"/>
              </w:pBdr>
              <w:rPr>
                <w:color w:val="FF0000"/>
              </w:rPr>
            </w:pPr>
          </w:p>
        </w:tc>
        <w:tc>
          <w:tcPr>
            <w:tcW w:w="4032" w:type="dxa"/>
            <w:tcBorders>
              <w:top w:val="nil"/>
              <w:left w:val="nil"/>
              <w:bottom w:val="nil"/>
              <w:right w:val="nil"/>
            </w:tcBorders>
          </w:tcPr>
          <w:p w14:paraId="0C3E4D2A" w14:textId="61662D32" w:rsidR="00202B3E" w:rsidRPr="7BD64134" w:rsidRDefault="00202B3E" w:rsidP="00202B3E">
            <w:pPr>
              <w:widowControl w:val="0"/>
              <w:pBdr>
                <w:top w:val="nil"/>
                <w:left w:val="nil"/>
                <w:bottom w:val="nil"/>
                <w:right w:val="nil"/>
                <w:between w:val="nil"/>
              </w:pBdr>
              <w:rPr>
                <w:color w:val="FF0000"/>
              </w:rPr>
            </w:pPr>
          </w:p>
        </w:tc>
        <w:tc>
          <w:tcPr>
            <w:tcW w:w="4032" w:type="dxa"/>
            <w:tcBorders>
              <w:top w:val="nil"/>
              <w:left w:val="nil"/>
              <w:bottom w:val="nil"/>
              <w:right w:val="nil"/>
            </w:tcBorders>
          </w:tcPr>
          <w:p w14:paraId="4D2306A5" w14:textId="77777777" w:rsidR="00202B3E" w:rsidRPr="7BD64134" w:rsidRDefault="00202B3E" w:rsidP="00202B3E">
            <w:pPr>
              <w:widowControl w:val="0"/>
              <w:pBdr>
                <w:top w:val="nil"/>
                <w:left w:val="nil"/>
                <w:bottom w:val="nil"/>
                <w:right w:val="nil"/>
                <w:between w:val="nil"/>
              </w:pBdr>
              <w:rPr>
                <w:color w:val="FF0000"/>
              </w:rPr>
            </w:pPr>
          </w:p>
        </w:tc>
      </w:tr>
      <w:tr w:rsidR="00202B3E" w14:paraId="2587B219" w14:textId="77777777" w:rsidTr="00341C6F">
        <w:tc>
          <w:tcPr>
            <w:tcW w:w="2160" w:type="dxa"/>
            <w:shd w:val="clear" w:color="auto" w:fill="DEEBF6"/>
            <w:tcMar>
              <w:top w:w="100" w:type="dxa"/>
              <w:left w:w="100" w:type="dxa"/>
              <w:bottom w:w="100" w:type="dxa"/>
              <w:right w:w="100" w:type="dxa"/>
            </w:tcMar>
          </w:tcPr>
          <w:p w14:paraId="52FCB310" w14:textId="77777777" w:rsidR="00202B3E" w:rsidRPr="0067092A" w:rsidRDefault="00202B3E" w:rsidP="00202B3E">
            <w:pPr>
              <w:jc w:val="center"/>
              <w:rPr>
                <w:b/>
              </w:rPr>
            </w:pPr>
            <w:r w:rsidRPr="0067092A">
              <w:rPr>
                <w:b/>
              </w:rPr>
              <w:t xml:space="preserve">Mathematical Models </w:t>
            </w:r>
          </w:p>
        </w:tc>
        <w:tc>
          <w:tcPr>
            <w:tcW w:w="4032" w:type="dxa"/>
            <w:tcMar>
              <w:top w:w="100" w:type="dxa"/>
              <w:left w:w="100" w:type="dxa"/>
              <w:bottom w:w="100" w:type="dxa"/>
              <w:right w:w="100" w:type="dxa"/>
            </w:tcMar>
          </w:tcPr>
          <w:p w14:paraId="436E5D6E" w14:textId="77777777" w:rsidR="00202B3E" w:rsidRDefault="00202B3E" w:rsidP="00202B3E">
            <w:pPr>
              <w:widowControl w:val="0"/>
              <w:pBdr>
                <w:top w:val="nil"/>
                <w:left w:val="nil"/>
                <w:bottom w:val="nil"/>
                <w:right w:val="nil"/>
                <w:between w:val="nil"/>
              </w:pBdr>
            </w:pPr>
          </w:p>
        </w:tc>
        <w:tc>
          <w:tcPr>
            <w:tcW w:w="4032" w:type="dxa"/>
            <w:tcMar>
              <w:top w:w="100" w:type="dxa"/>
              <w:left w:w="100" w:type="dxa"/>
              <w:bottom w:w="100" w:type="dxa"/>
              <w:right w:w="100" w:type="dxa"/>
            </w:tcMar>
          </w:tcPr>
          <w:p w14:paraId="7C031F05" w14:textId="77777777" w:rsidR="00202B3E" w:rsidRDefault="00202B3E" w:rsidP="00202B3E">
            <w:pPr>
              <w:widowControl w:val="0"/>
            </w:pPr>
          </w:p>
        </w:tc>
        <w:tc>
          <w:tcPr>
            <w:tcW w:w="4032" w:type="dxa"/>
            <w:tcBorders>
              <w:top w:val="nil"/>
              <w:bottom w:val="nil"/>
              <w:right w:val="nil"/>
            </w:tcBorders>
            <w:tcMar>
              <w:top w:w="100" w:type="dxa"/>
              <w:left w:w="100" w:type="dxa"/>
              <w:bottom w:w="100" w:type="dxa"/>
              <w:right w:w="100" w:type="dxa"/>
            </w:tcMar>
          </w:tcPr>
          <w:p w14:paraId="1ECA0FC2" w14:textId="0036DE38" w:rsidR="00202B3E" w:rsidRDefault="00202B3E" w:rsidP="00202B3E">
            <w:pPr>
              <w:widowControl w:val="0"/>
            </w:pPr>
          </w:p>
        </w:tc>
        <w:tc>
          <w:tcPr>
            <w:tcW w:w="4032" w:type="dxa"/>
            <w:tcBorders>
              <w:top w:val="nil"/>
              <w:left w:val="nil"/>
              <w:bottom w:val="nil"/>
              <w:right w:val="nil"/>
            </w:tcBorders>
          </w:tcPr>
          <w:p w14:paraId="48CB5294" w14:textId="6DA38CB6" w:rsidR="00202B3E" w:rsidRDefault="00202B3E" w:rsidP="00202B3E">
            <w:pPr>
              <w:widowControl w:val="0"/>
            </w:pPr>
          </w:p>
        </w:tc>
        <w:tc>
          <w:tcPr>
            <w:tcW w:w="4032" w:type="dxa"/>
            <w:tcBorders>
              <w:top w:val="nil"/>
              <w:left w:val="nil"/>
              <w:bottom w:val="nil"/>
              <w:right w:val="nil"/>
            </w:tcBorders>
          </w:tcPr>
          <w:p w14:paraId="3B2BCE15" w14:textId="6DC0247A" w:rsidR="00202B3E" w:rsidRDefault="00202B3E" w:rsidP="00202B3E">
            <w:pPr>
              <w:widowControl w:val="0"/>
            </w:pPr>
          </w:p>
        </w:tc>
        <w:tc>
          <w:tcPr>
            <w:tcW w:w="4032" w:type="dxa"/>
            <w:tcBorders>
              <w:top w:val="nil"/>
              <w:left w:val="nil"/>
              <w:bottom w:val="nil"/>
              <w:right w:val="nil"/>
            </w:tcBorders>
          </w:tcPr>
          <w:p w14:paraId="1A8DDF10" w14:textId="24243363" w:rsidR="00202B3E" w:rsidRDefault="00202B3E" w:rsidP="00202B3E">
            <w:pPr>
              <w:widowControl w:val="0"/>
            </w:pPr>
          </w:p>
        </w:tc>
        <w:tc>
          <w:tcPr>
            <w:tcW w:w="4032" w:type="dxa"/>
            <w:tcBorders>
              <w:top w:val="nil"/>
              <w:left w:val="nil"/>
              <w:bottom w:val="nil"/>
              <w:right w:val="nil"/>
            </w:tcBorders>
          </w:tcPr>
          <w:p w14:paraId="4FB31DB6" w14:textId="0D197182" w:rsidR="00202B3E" w:rsidRDefault="00202B3E" w:rsidP="00202B3E">
            <w:pPr>
              <w:widowControl w:val="0"/>
            </w:pPr>
          </w:p>
        </w:tc>
      </w:tr>
      <w:tr w:rsidR="00202B3E" w14:paraId="2BB3BE4E" w14:textId="77777777" w:rsidTr="00341C6F">
        <w:tc>
          <w:tcPr>
            <w:tcW w:w="2160" w:type="dxa"/>
            <w:shd w:val="clear" w:color="auto" w:fill="DEEBF6"/>
            <w:tcMar>
              <w:top w:w="100" w:type="dxa"/>
              <w:left w:w="100" w:type="dxa"/>
              <w:bottom w:w="100" w:type="dxa"/>
              <w:right w:w="100" w:type="dxa"/>
            </w:tcMar>
          </w:tcPr>
          <w:p w14:paraId="61C840E5" w14:textId="77777777" w:rsidR="00202B3E" w:rsidRPr="0067092A" w:rsidRDefault="00202B3E" w:rsidP="00202B3E">
            <w:pPr>
              <w:jc w:val="center"/>
              <w:rPr>
                <w:b/>
              </w:rPr>
            </w:pPr>
            <w:r w:rsidRPr="0067092A">
              <w:rPr>
                <w:b/>
              </w:rPr>
              <w:t>Strategies</w:t>
            </w:r>
          </w:p>
        </w:tc>
        <w:tc>
          <w:tcPr>
            <w:tcW w:w="4032" w:type="dxa"/>
            <w:tcMar>
              <w:top w:w="100" w:type="dxa"/>
              <w:left w:w="100" w:type="dxa"/>
              <w:bottom w:w="100" w:type="dxa"/>
              <w:right w:w="100" w:type="dxa"/>
            </w:tcMar>
          </w:tcPr>
          <w:p w14:paraId="5A6E8CE6" w14:textId="77777777" w:rsidR="00202B3E" w:rsidRDefault="00202B3E" w:rsidP="00202B3E">
            <w:pPr>
              <w:widowControl w:val="0"/>
              <w:pBdr>
                <w:top w:val="nil"/>
                <w:left w:val="nil"/>
                <w:bottom w:val="nil"/>
                <w:right w:val="nil"/>
                <w:between w:val="nil"/>
              </w:pBdr>
            </w:pPr>
          </w:p>
        </w:tc>
        <w:tc>
          <w:tcPr>
            <w:tcW w:w="4032" w:type="dxa"/>
            <w:tcMar>
              <w:top w:w="100" w:type="dxa"/>
              <w:left w:w="100" w:type="dxa"/>
              <w:bottom w:w="100" w:type="dxa"/>
              <w:right w:w="100" w:type="dxa"/>
            </w:tcMar>
          </w:tcPr>
          <w:p w14:paraId="5E20291F" w14:textId="0C156BB2" w:rsidR="00202B3E" w:rsidRDefault="00202B3E" w:rsidP="00202B3E">
            <w:pPr>
              <w:widowControl w:val="0"/>
            </w:pPr>
            <w:r w:rsidRPr="44FA64C8">
              <w:t xml:space="preserve">pictures motivate; laws justify. Area model/arrays </w:t>
            </w:r>
            <w:proofErr w:type="spellStart"/>
            <w:r w:rsidRPr="44FA64C8">
              <w:t>etc</w:t>
            </w:r>
            <w:proofErr w:type="spellEnd"/>
            <w:r w:rsidRPr="44FA64C8">
              <w:t xml:space="preserve"> are fine if there’s time, but every assertion still needs a law.</w:t>
            </w:r>
          </w:p>
        </w:tc>
        <w:tc>
          <w:tcPr>
            <w:tcW w:w="4032" w:type="dxa"/>
            <w:tcBorders>
              <w:top w:val="nil"/>
              <w:bottom w:val="nil"/>
              <w:right w:val="nil"/>
            </w:tcBorders>
            <w:tcMar>
              <w:top w:w="100" w:type="dxa"/>
              <w:left w:w="100" w:type="dxa"/>
              <w:bottom w:w="100" w:type="dxa"/>
              <w:right w:w="100" w:type="dxa"/>
            </w:tcMar>
          </w:tcPr>
          <w:p w14:paraId="12D674BD" w14:textId="77777777" w:rsidR="00202B3E" w:rsidRDefault="00202B3E" w:rsidP="00202B3E">
            <w:pPr>
              <w:widowControl w:val="0"/>
            </w:pPr>
          </w:p>
        </w:tc>
        <w:tc>
          <w:tcPr>
            <w:tcW w:w="4032" w:type="dxa"/>
            <w:tcBorders>
              <w:top w:val="nil"/>
              <w:left w:val="nil"/>
              <w:bottom w:val="nil"/>
              <w:right w:val="nil"/>
            </w:tcBorders>
          </w:tcPr>
          <w:p w14:paraId="48492E68" w14:textId="77777777" w:rsidR="00202B3E" w:rsidRDefault="00202B3E" w:rsidP="00202B3E">
            <w:pPr>
              <w:widowControl w:val="0"/>
            </w:pPr>
          </w:p>
        </w:tc>
        <w:tc>
          <w:tcPr>
            <w:tcW w:w="4032" w:type="dxa"/>
            <w:tcBorders>
              <w:top w:val="nil"/>
              <w:left w:val="nil"/>
              <w:bottom w:val="nil"/>
              <w:right w:val="nil"/>
            </w:tcBorders>
          </w:tcPr>
          <w:p w14:paraId="3A862B04" w14:textId="77777777" w:rsidR="00202B3E" w:rsidRDefault="00202B3E" w:rsidP="00202B3E">
            <w:pPr>
              <w:widowControl w:val="0"/>
            </w:pPr>
          </w:p>
        </w:tc>
        <w:tc>
          <w:tcPr>
            <w:tcW w:w="4032" w:type="dxa"/>
            <w:tcBorders>
              <w:top w:val="nil"/>
              <w:left w:val="nil"/>
              <w:bottom w:val="nil"/>
              <w:right w:val="nil"/>
            </w:tcBorders>
          </w:tcPr>
          <w:p w14:paraId="482D0D1F" w14:textId="1FEC5D6C" w:rsidR="00202B3E" w:rsidRDefault="00202B3E" w:rsidP="00202B3E">
            <w:pPr>
              <w:widowControl w:val="0"/>
            </w:pPr>
          </w:p>
        </w:tc>
        <w:tc>
          <w:tcPr>
            <w:tcW w:w="4032" w:type="dxa"/>
            <w:tcBorders>
              <w:top w:val="nil"/>
              <w:left w:val="nil"/>
              <w:bottom w:val="nil"/>
              <w:right w:val="nil"/>
            </w:tcBorders>
          </w:tcPr>
          <w:p w14:paraId="035D41D8" w14:textId="77777777" w:rsidR="00202B3E" w:rsidRDefault="00202B3E" w:rsidP="00202B3E">
            <w:pPr>
              <w:widowControl w:val="0"/>
            </w:pPr>
          </w:p>
        </w:tc>
      </w:tr>
      <w:tr w:rsidR="00386E15" w14:paraId="0AEF7E81" w14:textId="77777777" w:rsidTr="00341C6F">
        <w:tc>
          <w:tcPr>
            <w:tcW w:w="2160" w:type="dxa"/>
            <w:shd w:val="clear" w:color="auto" w:fill="DEEBF6"/>
            <w:tcMar>
              <w:top w:w="100" w:type="dxa"/>
              <w:left w:w="100" w:type="dxa"/>
              <w:bottom w:w="100" w:type="dxa"/>
              <w:right w:w="100" w:type="dxa"/>
            </w:tcMar>
          </w:tcPr>
          <w:p w14:paraId="29989113" w14:textId="77777777" w:rsidR="00386E15" w:rsidRPr="002347B9" w:rsidRDefault="00386E15" w:rsidP="00386E15">
            <w:pPr>
              <w:jc w:val="center"/>
              <w:rPr>
                <w:b/>
              </w:rPr>
            </w:pPr>
            <w:r w:rsidRPr="0067092A">
              <w:rPr>
                <w:b/>
              </w:rPr>
              <w:t>Specifications</w:t>
            </w:r>
          </w:p>
        </w:tc>
        <w:tc>
          <w:tcPr>
            <w:tcW w:w="4032" w:type="dxa"/>
            <w:tcMar>
              <w:top w:w="100" w:type="dxa"/>
              <w:left w:w="100" w:type="dxa"/>
              <w:bottom w:w="100" w:type="dxa"/>
              <w:right w:w="100" w:type="dxa"/>
            </w:tcMar>
          </w:tcPr>
          <w:p w14:paraId="5D025E77" w14:textId="75944EE2" w:rsidR="00386E15" w:rsidRDefault="00386E15" w:rsidP="00386E15">
            <w:pPr>
              <w:widowControl w:val="0"/>
              <w:pBdr>
                <w:top w:val="nil"/>
                <w:left w:val="nil"/>
                <w:bottom w:val="nil"/>
                <w:right w:val="nil"/>
                <w:between w:val="nil"/>
              </w:pBdr>
            </w:pPr>
            <w:r w:rsidRPr="00897139">
              <w:t>Consider prior concepts learned (such as exponents</w:t>
            </w:r>
            <w:r>
              <w:t>, distributive property</w:t>
            </w:r>
            <w:r w:rsidRPr="00897139">
              <w:t>) and grade level when making number choices (whole numbers, nonnegative rational numbers, integers, rational numbers)</w:t>
            </w:r>
          </w:p>
        </w:tc>
        <w:tc>
          <w:tcPr>
            <w:tcW w:w="4032" w:type="dxa"/>
            <w:tcMar>
              <w:top w:w="100" w:type="dxa"/>
              <w:left w:w="100" w:type="dxa"/>
              <w:bottom w:w="100" w:type="dxa"/>
              <w:right w:w="100" w:type="dxa"/>
            </w:tcMar>
          </w:tcPr>
          <w:p w14:paraId="3EEEEFE5" w14:textId="55A32A43" w:rsidR="00386E15" w:rsidRDefault="00386E15" w:rsidP="00386E15">
            <w:pPr>
              <w:widowControl w:val="0"/>
              <w:pBdr>
                <w:top w:val="nil"/>
                <w:left w:val="nil"/>
                <w:bottom w:val="nil"/>
                <w:right w:val="nil"/>
                <w:between w:val="nil"/>
              </w:pBdr>
            </w:pPr>
            <w:r>
              <w:t>Consider prior concepts learned (such as exponents, distributive property) and grade level when making number choices (whole numbers, nonnegative rational numbers, integers, rational numbers)</w:t>
            </w:r>
          </w:p>
        </w:tc>
        <w:tc>
          <w:tcPr>
            <w:tcW w:w="4032" w:type="dxa"/>
            <w:tcBorders>
              <w:top w:val="nil"/>
              <w:bottom w:val="nil"/>
              <w:right w:val="nil"/>
            </w:tcBorders>
            <w:tcMar>
              <w:top w:w="100" w:type="dxa"/>
              <w:left w:w="100" w:type="dxa"/>
              <w:bottom w:w="100" w:type="dxa"/>
              <w:right w:w="100" w:type="dxa"/>
            </w:tcMar>
          </w:tcPr>
          <w:p w14:paraId="6F75F6E9" w14:textId="352D973C"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1B8E36DE" w14:textId="49C8BDFE"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39DB9D9E" w14:textId="118E1C9F"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393A8E5D" w14:textId="77777777"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16746911" w14:textId="77777777" w:rsidR="00386E15" w:rsidRDefault="00386E15" w:rsidP="00386E15">
            <w:pPr>
              <w:widowControl w:val="0"/>
              <w:pBdr>
                <w:top w:val="nil"/>
                <w:left w:val="nil"/>
                <w:bottom w:val="nil"/>
                <w:right w:val="nil"/>
                <w:between w:val="nil"/>
              </w:pBdr>
            </w:pPr>
          </w:p>
        </w:tc>
      </w:tr>
      <w:tr w:rsidR="00386E15" w14:paraId="7B6C121A" w14:textId="77777777" w:rsidTr="00341C6F">
        <w:tc>
          <w:tcPr>
            <w:tcW w:w="2160" w:type="dxa"/>
            <w:shd w:val="clear" w:color="auto" w:fill="DEEBF6"/>
            <w:tcMar>
              <w:top w:w="100" w:type="dxa"/>
              <w:left w:w="100" w:type="dxa"/>
              <w:bottom w:w="100" w:type="dxa"/>
              <w:right w:w="100" w:type="dxa"/>
            </w:tcMar>
          </w:tcPr>
          <w:p w14:paraId="20D4DFBA" w14:textId="77777777" w:rsidR="00386E15" w:rsidRPr="0067092A" w:rsidRDefault="00386E15" w:rsidP="00386E15">
            <w:pPr>
              <w:jc w:val="center"/>
              <w:rPr>
                <w:b/>
              </w:rPr>
            </w:pPr>
            <w:r w:rsidRPr="0067092A">
              <w:rPr>
                <w:b/>
              </w:rPr>
              <w:t>Leaves to Include</w:t>
            </w:r>
          </w:p>
        </w:tc>
        <w:tc>
          <w:tcPr>
            <w:tcW w:w="4032" w:type="dxa"/>
            <w:tcMar>
              <w:top w:w="100" w:type="dxa"/>
              <w:left w:w="100" w:type="dxa"/>
              <w:bottom w:w="100" w:type="dxa"/>
              <w:right w:w="100" w:type="dxa"/>
            </w:tcMar>
          </w:tcPr>
          <w:p w14:paraId="21979347" w14:textId="2E758BCA" w:rsidR="00386E15" w:rsidRDefault="00386E15" w:rsidP="00386E15">
            <w:pPr>
              <w:widowControl w:val="0"/>
              <w:pBdr>
                <w:top w:val="nil"/>
                <w:left w:val="nil"/>
                <w:bottom w:val="nil"/>
                <w:right w:val="nil"/>
                <w:between w:val="nil"/>
              </w:pBdr>
            </w:pPr>
          </w:p>
        </w:tc>
        <w:tc>
          <w:tcPr>
            <w:tcW w:w="4032" w:type="dxa"/>
            <w:tcMar>
              <w:top w:w="100" w:type="dxa"/>
              <w:left w:w="100" w:type="dxa"/>
              <w:bottom w:w="100" w:type="dxa"/>
              <w:right w:w="100" w:type="dxa"/>
            </w:tcMar>
          </w:tcPr>
          <w:p w14:paraId="4EF9C0D1" w14:textId="59FF33DD" w:rsidR="00386E15" w:rsidRDefault="00386E15" w:rsidP="00386E15">
            <w:pPr>
              <w:widowControl w:val="0"/>
            </w:pPr>
          </w:p>
        </w:tc>
        <w:tc>
          <w:tcPr>
            <w:tcW w:w="4032" w:type="dxa"/>
            <w:tcBorders>
              <w:top w:val="nil"/>
              <w:bottom w:val="nil"/>
              <w:right w:val="nil"/>
            </w:tcBorders>
            <w:tcMar>
              <w:top w:w="100" w:type="dxa"/>
              <w:left w:w="100" w:type="dxa"/>
              <w:bottom w:w="100" w:type="dxa"/>
              <w:right w:w="100" w:type="dxa"/>
            </w:tcMar>
          </w:tcPr>
          <w:p w14:paraId="5E66EA57" w14:textId="77777777" w:rsidR="00386E15" w:rsidRDefault="00386E15" w:rsidP="00386E15">
            <w:pPr>
              <w:widowControl w:val="0"/>
            </w:pPr>
          </w:p>
        </w:tc>
        <w:tc>
          <w:tcPr>
            <w:tcW w:w="4032" w:type="dxa"/>
            <w:tcBorders>
              <w:top w:val="nil"/>
              <w:left w:val="nil"/>
              <w:bottom w:val="nil"/>
              <w:right w:val="nil"/>
            </w:tcBorders>
          </w:tcPr>
          <w:p w14:paraId="2D38F255" w14:textId="77777777" w:rsidR="00386E15" w:rsidRDefault="00386E15" w:rsidP="00386E15">
            <w:pPr>
              <w:widowControl w:val="0"/>
            </w:pPr>
          </w:p>
        </w:tc>
        <w:tc>
          <w:tcPr>
            <w:tcW w:w="4032" w:type="dxa"/>
            <w:tcBorders>
              <w:top w:val="nil"/>
              <w:left w:val="nil"/>
              <w:bottom w:val="nil"/>
              <w:right w:val="nil"/>
            </w:tcBorders>
          </w:tcPr>
          <w:p w14:paraId="7CB581D7" w14:textId="40FD37A1" w:rsidR="00386E15" w:rsidRDefault="00386E15" w:rsidP="00386E15">
            <w:pPr>
              <w:widowControl w:val="0"/>
            </w:pPr>
          </w:p>
        </w:tc>
        <w:tc>
          <w:tcPr>
            <w:tcW w:w="4032" w:type="dxa"/>
            <w:tcBorders>
              <w:top w:val="nil"/>
              <w:left w:val="nil"/>
              <w:bottom w:val="nil"/>
              <w:right w:val="nil"/>
            </w:tcBorders>
          </w:tcPr>
          <w:p w14:paraId="5A430293" w14:textId="310FAA18" w:rsidR="00386E15" w:rsidRDefault="00386E15" w:rsidP="00386E15">
            <w:pPr>
              <w:widowControl w:val="0"/>
            </w:pPr>
          </w:p>
        </w:tc>
        <w:tc>
          <w:tcPr>
            <w:tcW w:w="4032" w:type="dxa"/>
            <w:tcBorders>
              <w:top w:val="nil"/>
              <w:left w:val="nil"/>
              <w:bottom w:val="nil"/>
              <w:right w:val="nil"/>
            </w:tcBorders>
          </w:tcPr>
          <w:p w14:paraId="57C6A9C7" w14:textId="77777777" w:rsidR="00386E15" w:rsidRDefault="00386E15" w:rsidP="00386E15">
            <w:pPr>
              <w:widowControl w:val="0"/>
            </w:pPr>
          </w:p>
        </w:tc>
      </w:tr>
      <w:tr w:rsidR="00386E15" w14:paraId="5C52B1AF" w14:textId="77777777" w:rsidTr="00341C6F">
        <w:tc>
          <w:tcPr>
            <w:tcW w:w="2160" w:type="dxa"/>
            <w:shd w:val="clear" w:color="auto" w:fill="DEEBF6"/>
            <w:tcMar>
              <w:top w:w="100" w:type="dxa"/>
              <w:left w:w="100" w:type="dxa"/>
              <w:bottom w:w="100" w:type="dxa"/>
              <w:right w:w="100" w:type="dxa"/>
            </w:tcMar>
          </w:tcPr>
          <w:p w14:paraId="7BFF7557" w14:textId="77777777" w:rsidR="00386E15" w:rsidRPr="0067092A" w:rsidRDefault="00386E15" w:rsidP="00386E15">
            <w:pPr>
              <w:jc w:val="center"/>
              <w:rPr>
                <w:b/>
              </w:rPr>
            </w:pPr>
            <w:r w:rsidRPr="0067092A">
              <w:rPr>
                <w:b/>
              </w:rPr>
              <w:t>Considerations</w:t>
            </w:r>
          </w:p>
        </w:tc>
        <w:tc>
          <w:tcPr>
            <w:tcW w:w="4032" w:type="dxa"/>
            <w:tcMar>
              <w:top w:w="100" w:type="dxa"/>
              <w:left w:w="100" w:type="dxa"/>
              <w:bottom w:w="100" w:type="dxa"/>
              <w:right w:w="100" w:type="dxa"/>
            </w:tcMar>
          </w:tcPr>
          <w:p w14:paraId="3B46F07D" w14:textId="77777777" w:rsidR="00386E15" w:rsidRPr="00682DE4" w:rsidRDefault="00386E15" w:rsidP="00386E15">
            <w:pPr>
              <w:numPr>
                <w:ilvl w:val="0"/>
                <w:numId w:val="5"/>
              </w:numPr>
              <w:tabs>
                <w:tab w:val="clear" w:pos="720"/>
                <w:tab w:val="num" w:pos="404"/>
              </w:tabs>
              <w:spacing w:line="278" w:lineRule="auto"/>
              <w:ind w:left="314"/>
            </w:pPr>
            <w:r w:rsidRPr="00682DE4">
              <w:t>Throughout learning, students will be reintroduced to definitions and terminology. Be sure to use terms precisely.</w:t>
            </w:r>
          </w:p>
          <w:p w14:paraId="2B84D1D7" w14:textId="77777777" w:rsidR="00386E15" w:rsidRDefault="00386E15" w:rsidP="00386E15">
            <w:pPr>
              <w:numPr>
                <w:ilvl w:val="0"/>
                <w:numId w:val="5"/>
              </w:numPr>
              <w:tabs>
                <w:tab w:val="clear" w:pos="720"/>
                <w:tab w:val="num" w:pos="404"/>
              </w:tabs>
              <w:spacing w:line="278" w:lineRule="auto"/>
              <w:ind w:left="314"/>
            </w:pPr>
            <w:r w:rsidRPr="00682DE4">
              <w:lastRenderedPageBreak/>
              <w:t xml:space="preserve">Say “for all rational </w:t>
            </w:r>
            <m:oMath>
              <m:r>
                <w:rPr>
                  <w:rFonts w:ascii="Cambria Math" w:hAnsi="Cambria Math"/>
                </w:rPr>
                <m:t>a,b,c</m:t>
              </m:r>
            </m:oMath>
            <w:r w:rsidRPr="00682DE4">
              <w:t xml:space="preserve">”. </w:t>
            </w:r>
            <w:r>
              <w:t>M</w:t>
            </w:r>
            <w:r w:rsidRPr="00682DE4">
              <w:t>odel the habit of naming your variables.</w:t>
            </w:r>
          </w:p>
          <w:p w14:paraId="12457B3A" w14:textId="2172E433" w:rsidR="00386E15" w:rsidRDefault="00386E15" w:rsidP="00386E15">
            <w:pPr>
              <w:spacing w:line="279" w:lineRule="auto"/>
              <w:ind w:left="360"/>
            </w:pPr>
            <w:r w:rsidRPr="00682DE4">
              <w:t xml:space="preserve">Justify </w:t>
            </w:r>
            <w:r w:rsidRPr="00682DE4">
              <w:rPr>
                <w:rFonts w:ascii="Aptos" w:eastAsia="Aptos" w:hAnsi="Aptos" w:cs="Aptos"/>
              </w:rPr>
              <w:t>numeric rewrites with named laws.</w:t>
            </w:r>
          </w:p>
        </w:tc>
        <w:tc>
          <w:tcPr>
            <w:tcW w:w="4032" w:type="dxa"/>
            <w:tcMar>
              <w:top w:w="100" w:type="dxa"/>
              <w:left w:w="100" w:type="dxa"/>
              <w:bottom w:w="100" w:type="dxa"/>
              <w:right w:w="100" w:type="dxa"/>
            </w:tcMar>
          </w:tcPr>
          <w:p w14:paraId="4FA929C1" w14:textId="77777777" w:rsidR="00386E15" w:rsidRPr="00202B3E" w:rsidRDefault="00386E15" w:rsidP="00386E15">
            <w:pPr>
              <w:numPr>
                <w:ilvl w:val="0"/>
                <w:numId w:val="5"/>
              </w:numPr>
              <w:tabs>
                <w:tab w:val="clear" w:pos="720"/>
                <w:tab w:val="num" w:pos="404"/>
              </w:tabs>
              <w:spacing w:line="278" w:lineRule="auto"/>
              <w:ind w:left="314"/>
            </w:pPr>
            <w:r w:rsidRPr="00202B3E">
              <w:lastRenderedPageBreak/>
              <w:t>Throughout learning, students will be reintroduced to definitions and terminology. Be sure to use terms precisely.</w:t>
            </w:r>
          </w:p>
          <w:p w14:paraId="27B3B7EB" w14:textId="77777777" w:rsidR="00386E15" w:rsidRDefault="00386E15" w:rsidP="00386E15">
            <w:pPr>
              <w:numPr>
                <w:ilvl w:val="0"/>
                <w:numId w:val="5"/>
              </w:numPr>
              <w:tabs>
                <w:tab w:val="clear" w:pos="720"/>
                <w:tab w:val="num" w:pos="404"/>
              </w:tabs>
              <w:spacing w:line="278" w:lineRule="auto"/>
              <w:ind w:left="314"/>
            </w:pPr>
            <w:r w:rsidRPr="00682DE4">
              <w:lastRenderedPageBreak/>
              <w:t xml:space="preserve">Say “for all rational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sidRPr="00682DE4">
              <w:t xml:space="preserve">”. </w:t>
            </w:r>
            <w:r>
              <w:t>M</w:t>
            </w:r>
            <w:r w:rsidRPr="00682DE4">
              <w:t>odel the habit of naming your variables.</w:t>
            </w:r>
          </w:p>
          <w:p w14:paraId="2395B1C5" w14:textId="77777777" w:rsidR="00157D11" w:rsidRDefault="00157D11" w:rsidP="00157D11">
            <w:pPr>
              <w:tabs>
                <w:tab w:val="num" w:pos="404"/>
              </w:tabs>
              <w:spacing w:line="278" w:lineRule="auto"/>
            </w:pPr>
          </w:p>
          <w:p w14:paraId="23F5B783" w14:textId="1B082C3C" w:rsidR="00157D11" w:rsidRDefault="00157D11" w:rsidP="00157D11">
            <w:pPr>
              <w:tabs>
                <w:tab w:val="num" w:pos="404"/>
              </w:tabs>
              <w:spacing w:line="278" w:lineRule="auto"/>
            </w:pPr>
            <w:r>
              <w:t xml:space="preserve">Prove and use: </w:t>
            </w:r>
          </w:p>
          <w:p w14:paraId="032F6CBB" w14:textId="77777777" w:rsidR="00157D11" w:rsidRDefault="00157D11" w:rsidP="00157D11">
            <w:proofErr w:type="gramStart"/>
            <w:r>
              <w:rPr>
                <w:rFonts w:hAnsi="Symbol"/>
              </w:rPr>
              <w:t></w:t>
            </w:r>
            <w:r>
              <w:t xml:space="preserve">  </w:t>
            </w:r>
            <w:r>
              <w:rPr>
                <w:rStyle w:val="inqyif"/>
                <w:rFonts w:ascii="Arial" w:hAnsi="Arial" w:cs="Arial"/>
              </w:rPr>
              <w:t>a</w:t>
            </w:r>
            <w:proofErr w:type="gramEnd"/>
            <w:r>
              <w:rPr>
                <w:rStyle w:val="inqyif"/>
                <w:rFonts w:ascii="Arial" w:hAnsi="Arial" w:cs="Arial"/>
              </w:rPr>
              <w:t xml:space="preserve">² − b² = (a + </w:t>
            </w:r>
            <w:proofErr w:type="gramStart"/>
            <w:r>
              <w:rPr>
                <w:rStyle w:val="inqyif"/>
                <w:rFonts w:ascii="Arial" w:hAnsi="Arial" w:cs="Arial"/>
              </w:rPr>
              <w:t>b)(</w:t>
            </w:r>
            <w:proofErr w:type="gramEnd"/>
            <w:r>
              <w:rPr>
                <w:rStyle w:val="inqyif"/>
                <w:rFonts w:ascii="Arial" w:hAnsi="Arial" w:cs="Arial"/>
              </w:rPr>
              <w:t>a − b)</w:t>
            </w:r>
          </w:p>
          <w:p w14:paraId="4D6AE8F9" w14:textId="77777777" w:rsidR="00157D11" w:rsidRDefault="00157D11" w:rsidP="00157D11">
            <w:proofErr w:type="gramStart"/>
            <w:r>
              <w:rPr>
                <w:rFonts w:hAnsi="Symbol"/>
              </w:rPr>
              <w:t></w:t>
            </w:r>
            <w:r>
              <w:t xml:space="preserve">  </w:t>
            </w:r>
            <w:r>
              <w:rPr>
                <w:rStyle w:val="inqyif"/>
                <w:rFonts w:ascii="Arial" w:hAnsi="Arial" w:cs="Arial"/>
              </w:rPr>
              <w:t>(</w:t>
            </w:r>
            <w:proofErr w:type="gramEnd"/>
            <w:r>
              <w:rPr>
                <w:rStyle w:val="inqyif"/>
                <w:rFonts w:ascii="Arial" w:hAnsi="Arial" w:cs="Arial"/>
              </w:rPr>
              <w:t xml:space="preserve">a + </w:t>
            </w:r>
            <w:proofErr w:type="gramStart"/>
            <w:r>
              <w:rPr>
                <w:rStyle w:val="inqyif"/>
                <w:rFonts w:ascii="Arial" w:hAnsi="Arial" w:cs="Arial"/>
              </w:rPr>
              <w:t>b)²</w:t>
            </w:r>
            <w:proofErr w:type="gramEnd"/>
            <w:r>
              <w:rPr>
                <w:rStyle w:val="inqyif"/>
                <w:rFonts w:ascii="Arial" w:hAnsi="Arial" w:cs="Arial"/>
              </w:rPr>
              <w:t xml:space="preserve"> = a² + 2ab + b²</w:t>
            </w:r>
          </w:p>
          <w:p w14:paraId="1978644A" w14:textId="77777777" w:rsidR="00157D11" w:rsidRDefault="00157D11" w:rsidP="00157D11">
            <w:proofErr w:type="gramStart"/>
            <w:r>
              <w:rPr>
                <w:rFonts w:hAnsi="Symbol"/>
              </w:rPr>
              <w:t></w:t>
            </w:r>
            <w:r>
              <w:t xml:space="preserve">  </w:t>
            </w:r>
            <w:r>
              <w:rPr>
                <w:rStyle w:val="inqyif"/>
                <w:rFonts w:ascii="Arial" w:hAnsi="Arial" w:cs="Arial"/>
              </w:rPr>
              <w:t>(</w:t>
            </w:r>
            <w:proofErr w:type="gramEnd"/>
            <w:r>
              <w:rPr>
                <w:rStyle w:val="inqyif"/>
                <w:rFonts w:ascii="Arial" w:hAnsi="Arial" w:cs="Arial"/>
              </w:rPr>
              <w:t xml:space="preserve">a − </w:t>
            </w:r>
            <w:proofErr w:type="gramStart"/>
            <w:r>
              <w:rPr>
                <w:rStyle w:val="inqyif"/>
                <w:rFonts w:ascii="Arial" w:hAnsi="Arial" w:cs="Arial"/>
              </w:rPr>
              <w:t>b)²</w:t>
            </w:r>
            <w:proofErr w:type="gramEnd"/>
            <w:r>
              <w:rPr>
                <w:rStyle w:val="inqyif"/>
                <w:rFonts w:ascii="Arial" w:hAnsi="Arial" w:cs="Arial"/>
              </w:rPr>
              <w:t xml:space="preserve"> = a² − 2ab + b²</w:t>
            </w:r>
          </w:p>
          <w:p w14:paraId="3AAC2E78" w14:textId="77777777" w:rsidR="00157D11" w:rsidRDefault="00157D11" w:rsidP="00157D11">
            <w:proofErr w:type="gramStart"/>
            <w:r>
              <w:rPr>
                <w:rFonts w:hAnsi="Symbol"/>
              </w:rPr>
              <w:t></w:t>
            </w:r>
            <w:r>
              <w:t xml:space="preserve">  </w:t>
            </w:r>
            <w:r>
              <w:rPr>
                <w:rStyle w:val="inqyif"/>
                <w:rFonts w:ascii="Arial" w:hAnsi="Arial" w:cs="Arial"/>
              </w:rPr>
              <w:t>a</w:t>
            </w:r>
            <w:proofErr w:type="gramEnd"/>
            <w:r>
              <w:rPr>
                <w:rStyle w:val="inqyif"/>
                <w:rFonts w:ascii="Arial" w:hAnsi="Arial" w:cs="Arial"/>
              </w:rPr>
              <w:t xml:space="preserve">³ − b³ = (a − </w:t>
            </w:r>
            <w:proofErr w:type="gramStart"/>
            <w:r>
              <w:rPr>
                <w:rStyle w:val="inqyif"/>
                <w:rFonts w:ascii="Arial" w:hAnsi="Arial" w:cs="Arial"/>
              </w:rPr>
              <w:t>b)(</w:t>
            </w:r>
            <w:proofErr w:type="gramEnd"/>
            <w:r>
              <w:rPr>
                <w:rStyle w:val="inqyif"/>
                <w:rFonts w:ascii="Arial" w:hAnsi="Arial" w:cs="Arial"/>
              </w:rPr>
              <w:t>a² + ab + b²)</w:t>
            </w:r>
          </w:p>
          <w:p w14:paraId="4678D6BA" w14:textId="7A7F8549" w:rsidR="00051898" w:rsidRDefault="00157D11" w:rsidP="00157D11">
            <w:pPr>
              <w:tabs>
                <w:tab w:val="num" w:pos="404"/>
              </w:tabs>
              <w:spacing w:line="278" w:lineRule="auto"/>
            </w:pPr>
            <w:proofErr w:type="gramStart"/>
            <w:r>
              <w:rPr>
                <w:rFonts w:hAnsi="Symbol"/>
              </w:rPr>
              <w:t></w:t>
            </w:r>
            <w:r>
              <w:t xml:space="preserve">  </w:t>
            </w:r>
            <w:r>
              <w:rPr>
                <w:rStyle w:val="inqyif"/>
                <w:rFonts w:ascii="Arial" w:hAnsi="Arial" w:cs="Arial"/>
              </w:rPr>
              <w:t>a</w:t>
            </w:r>
            <w:proofErr w:type="gramEnd"/>
            <w:r>
              <w:rPr>
                <w:rStyle w:val="inqyif"/>
                <w:rFonts w:ascii="Arial" w:hAnsi="Arial" w:cs="Arial"/>
              </w:rPr>
              <w:t xml:space="preserve">³ + b³ = (a + </w:t>
            </w:r>
            <w:proofErr w:type="gramStart"/>
            <w:r>
              <w:rPr>
                <w:rStyle w:val="inqyif"/>
                <w:rFonts w:ascii="Arial" w:hAnsi="Arial" w:cs="Arial"/>
              </w:rPr>
              <w:t>b)(</w:t>
            </w:r>
            <w:proofErr w:type="gramEnd"/>
            <w:r>
              <w:rPr>
                <w:rStyle w:val="inqyif"/>
                <w:rFonts w:ascii="Arial" w:hAnsi="Arial" w:cs="Arial"/>
              </w:rPr>
              <w:t>a² − ab + b²)</w:t>
            </w:r>
          </w:p>
          <w:p w14:paraId="48F78177" w14:textId="77777777" w:rsidR="00051898" w:rsidRDefault="00051898" w:rsidP="00051898">
            <w:pPr>
              <w:tabs>
                <w:tab w:val="num" w:pos="404"/>
              </w:tabs>
              <w:spacing w:line="278" w:lineRule="auto"/>
            </w:pPr>
          </w:p>
          <w:p w14:paraId="6D4E218C" w14:textId="77777777" w:rsidR="00051898" w:rsidRDefault="00051898" w:rsidP="00051898">
            <w:pPr>
              <w:tabs>
                <w:tab w:val="num" w:pos="404"/>
              </w:tabs>
              <w:spacing w:line="278" w:lineRule="auto"/>
            </w:pPr>
          </w:p>
          <w:p w14:paraId="0E9513D9" w14:textId="34A36DF1" w:rsidR="00386E15" w:rsidRDefault="00386E15" w:rsidP="00386E15">
            <w:pPr>
              <w:widowControl w:val="0"/>
            </w:pPr>
            <w:r w:rsidRPr="00682DE4">
              <w:t xml:space="preserve">Justify </w:t>
            </w:r>
            <w:r w:rsidRPr="00202B3E">
              <w:t>numeric rewrites with named laws.</w:t>
            </w:r>
          </w:p>
        </w:tc>
        <w:tc>
          <w:tcPr>
            <w:tcW w:w="4032" w:type="dxa"/>
            <w:tcBorders>
              <w:top w:val="nil"/>
              <w:bottom w:val="nil"/>
              <w:right w:val="nil"/>
            </w:tcBorders>
            <w:tcMar>
              <w:top w:w="100" w:type="dxa"/>
              <w:left w:w="100" w:type="dxa"/>
              <w:bottom w:w="100" w:type="dxa"/>
              <w:right w:w="100" w:type="dxa"/>
            </w:tcMar>
          </w:tcPr>
          <w:p w14:paraId="08273305" w14:textId="77777777" w:rsidR="00386E15" w:rsidRDefault="00386E15" w:rsidP="00386E15">
            <w:pPr>
              <w:widowControl w:val="0"/>
            </w:pPr>
          </w:p>
        </w:tc>
        <w:tc>
          <w:tcPr>
            <w:tcW w:w="4032" w:type="dxa"/>
            <w:tcBorders>
              <w:top w:val="nil"/>
              <w:left w:val="nil"/>
              <w:bottom w:val="nil"/>
              <w:right w:val="nil"/>
            </w:tcBorders>
          </w:tcPr>
          <w:p w14:paraId="62DCE95B" w14:textId="77777777" w:rsidR="00386E15" w:rsidRDefault="00386E15" w:rsidP="00386E15"/>
        </w:tc>
        <w:tc>
          <w:tcPr>
            <w:tcW w:w="4032" w:type="dxa"/>
            <w:tcBorders>
              <w:top w:val="nil"/>
              <w:left w:val="nil"/>
              <w:bottom w:val="nil"/>
              <w:right w:val="nil"/>
            </w:tcBorders>
          </w:tcPr>
          <w:p w14:paraId="4FF13E25" w14:textId="282BD11C" w:rsidR="00386E15" w:rsidRDefault="00386E15" w:rsidP="00386E15"/>
        </w:tc>
        <w:tc>
          <w:tcPr>
            <w:tcW w:w="4032" w:type="dxa"/>
            <w:tcBorders>
              <w:top w:val="nil"/>
              <w:left w:val="nil"/>
              <w:bottom w:val="nil"/>
              <w:right w:val="nil"/>
            </w:tcBorders>
          </w:tcPr>
          <w:p w14:paraId="74E9F578" w14:textId="77777777" w:rsidR="00386E15" w:rsidRDefault="00386E15" w:rsidP="00386E15"/>
        </w:tc>
        <w:tc>
          <w:tcPr>
            <w:tcW w:w="4032" w:type="dxa"/>
            <w:tcBorders>
              <w:top w:val="nil"/>
              <w:left w:val="nil"/>
              <w:bottom w:val="nil"/>
              <w:right w:val="nil"/>
            </w:tcBorders>
          </w:tcPr>
          <w:p w14:paraId="4E7AE93D" w14:textId="77777777" w:rsidR="00386E15" w:rsidRDefault="00386E15" w:rsidP="00386E15"/>
        </w:tc>
      </w:tr>
      <w:tr w:rsidR="00386E15" w14:paraId="039D3904" w14:textId="77777777" w:rsidTr="00341C6F">
        <w:tc>
          <w:tcPr>
            <w:tcW w:w="2160" w:type="dxa"/>
            <w:shd w:val="clear" w:color="auto" w:fill="DEEBF6"/>
            <w:tcMar>
              <w:top w:w="100" w:type="dxa"/>
              <w:left w:w="100" w:type="dxa"/>
              <w:bottom w:w="100" w:type="dxa"/>
              <w:right w:w="100" w:type="dxa"/>
            </w:tcMar>
          </w:tcPr>
          <w:p w14:paraId="6B776F52" w14:textId="77777777" w:rsidR="00386E15" w:rsidRPr="0067092A" w:rsidRDefault="00386E15" w:rsidP="00386E15">
            <w:pPr>
              <w:jc w:val="center"/>
              <w:rPr>
                <w:b/>
                <w:i/>
              </w:rPr>
            </w:pPr>
            <w:r w:rsidRPr="0067092A">
              <w:rPr>
                <w:b/>
              </w:rPr>
              <w:t>Required Skills/Cases</w:t>
            </w:r>
          </w:p>
        </w:tc>
        <w:tc>
          <w:tcPr>
            <w:tcW w:w="4032" w:type="dxa"/>
            <w:tcMar>
              <w:top w:w="100" w:type="dxa"/>
              <w:left w:w="100" w:type="dxa"/>
              <w:bottom w:w="100" w:type="dxa"/>
              <w:right w:w="100" w:type="dxa"/>
            </w:tcMar>
          </w:tcPr>
          <w:p w14:paraId="5FF69A71" w14:textId="1CB253D9" w:rsidR="00386E15" w:rsidRPr="00BE4AA3" w:rsidRDefault="00386E15" w:rsidP="00386E15">
            <w:pPr>
              <w:spacing w:line="278" w:lineRule="auto"/>
            </w:pPr>
          </w:p>
        </w:tc>
        <w:tc>
          <w:tcPr>
            <w:tcW w:w="4032" w:type="dxa"/>
            <w:tcMar>
              <w:top w:w="100" w:type="dxa"/>
              <w:left w:w="100" w:type="dxa"/>
              <w:bottom w:w="100" w:type="dxa"/>
              <w:right w:w="100" w:type="dxa"/>
            </w:tcMar>
          </w:tcPr>
          <w:p w14:paraId="128FD26C" w14:textId="40D1A058" w:rsidR="00386E15" w:rsidRPr="00BE4AA3" w:rsidRDefault="00386E15" w:rsidP="00157D11">
            <w:pPr>
              <w:spacing w:line="278" w:lineRule="auto"/>
            </w:pPr>
          </w:p>
        </w:tc>
        <w:tc>
          <w:tcPr>
            <w:tcW w:w="4032" w:type="dxa"/>
            <w:tcBorders>
              <w:top w:val="nil"/>
              <w:bottom w:val="nil"/>
              <w:right w:val="nil"/>
            </w:tcBorders>
            <w:tcMar>
              <w:top w:w="100" w:type="dxa"/>
              <w:left w:w="100" w:type="dxa"/>
              <w:bottom w:w="100" w:type="dxa"/>
              <w:right w:w="100" w:type="dxa"/>
            </w:tcMar>
          </w:tcPr>
          <w:p w14:paraId="328825E5" w14:textId="0B8CE959" w:rsidR="00386E15" w:rsidRPr="00BE4AA3"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2C227F8F" w14:textId="0C33526C"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428461B9" w14:textId="3401D785" w:rsidR="00386E15" w:rsidRDefault="00386E15" w:rsidP="00386E15">
            <w:pPr>
              <w:widowControl w:val="0"/>
            </w:pPr>
          </w:p>
        </w:tc>
        <w:tc>
          <w:tcPr>
            <w:tcW w:w="4032" w:type="dxa"/>
            <w:tcBorders>
              <w:top w:val="nil"/>
              <w:left w:val="nil"/>
              <w:bottom w:val="nil"/>
              <w:right w:val="nil"/>
            </w:tcBorders>
          </w:tcPr>
          <w:p w14:paraId="6BA5C8B3" w14:textId="13713D3E" w:rsidR="00386E15" w:rsidRDefault="00386E15" w:rsidP="00386E15">
            <w:pPr>
              <w:widowControl w:val="0"/>
            </w:pPr>
          </w:p>
        </w:tc>
        <w:tc>
          <w:tcPr>
            <w:tcW w:w="4032" w:type="dxa"/>
            <w:tcBorders>
              <w:top w:val="nil"/>
              <w:left w:val="nil"/>
              <w:bottom w:val="nil"/>
              <w:right w:val="nil"/>
            </w:tcBorders>
          </w:tcPr>
          <w:p w14:paraId="52117AB4" w14:textId="77777777" w:rsidR="00386E15" w:rsidRDefault="00386E15" w:rsidP="00386E15">
            <w:pPr>
              <w:widowControl w:val="0"/>
            </w:pPr>
          </w:p>
        </w:tc>
      </w:tr>
      <w:tr w:rsidR="00386E15" w14:paraId="6A06C823" w14:textId="77777777" w:rsidTr="00341C6F">
        <w:tc>
          <w:tcPr>
            <w:tcW w:w="2160" w:type="dxa"/>
            <w:shd w:val="clear" w:color="auto" w:fill="DEEBF6"/>
            <w:tcMar>
              <w:top w:w="100" w:type="dxa"/>
              <w:left w:w="100" w:type="dxa"/>
              <w:bottom w:w="100" w:type="dxa"/>
              <w:right w:w="100" w:type="dxa"/>
            </w:tcMar>
          </w:tcPr>
          <w:p w14:paraId="41A0F7F7" w14:textId="07FC3F9E" w:rsidR="00386E15" w:rsidRPr="0067092A" w:rsidRDefault="00386E15" w:rsidP="00386E15">
            <w:pPr>
              <w:jc w:val="center"/>
              <w:rPr>
                <w:b/>
              </w:rPr>
            </w:pPr>
            <w:r w:rsidRPr="0067092A">
              <w:rPr>
                <w:b/>
              </w:rPr>
              <w:t>Misconceptions</w:t>
            </w:r>
          </w:p>
        </w:tc>
        <w:tc>
          <w:tcPr>
            <w:tcW w:w="4032" w:type="dxa"/>
            <w:tcMar>
              <w:top w:w="100" w:type="dxa"/>
              <w:left w:w="100" w:type="dxa"/>
              <w:bottom w:w="100" w:type="dxa"/>
              <w:right w:w="100" w:type="dxa"/>
            </w:tcMar>
          </w:tcPr>
          <w:p w14:paraId="57558A55" w14:textId="6DA2CAEB" w:rsidR="00386E15" w:rsidRDefault="00386E15" w:rsidP="009D5D21">
            <w:pPr>
              <w:pStyle w:val="ListParagraph"/>
              <w:widowControl w:val="0"/>
              <w:numPr>
                <w:ilvl w:val="0"/>
                <w:numId w:val="40"/>
              </w:numPr>
              <w:spacing w:after="0" w:line="240" w:lineRule="auto"/>
            </w:pPr>
            <w:r>
              <w:t>Mixing up/not knowing the names of properties</w:t>
            </w:r>
          </w:p>
        </w:tc>
        <w:tc>
          <w:tcPr>
            <w:tcW w:w="4032" w:type="dxa"/>
            <w:tcMar>
              <w:top w:w="100" w:type="dxa"/>
              <w:left w:w="100" w:type="dxa"/>
              <w:bottom w:w="100" w:type="dxa"/>
              <w:right w:w="100" w:type="dxa"/>
            </w:tcMar>
          </w:tcPr>
          <w:p w14:paraId="07A8C349" w14:textId="642D1D89" w:rsidR="00386E15" w:rsidRDefault="00386E15" w:rsidP="00386E15">
            <w:pPr>
              <w:widowControl w:val="0"/>
              <w:pBdr>
                <w:top w:val="nil"/>
                <w:left w:val="nil"/>
                <w:bottom w:val="nil"/>
                <w:right w:val="nil"/>
                <w:between w:val="nil"/>
              </w:pBdr>
            </w:pPr>
          </w:p>
        </w:tc>
        <w:tc>
          <w:tcPr>
            <w:tcW w:w="4032" w:type="dxa"/>
            <w:tcBorders>
              <w:top w:val="nil"/>
              <w:bottom w:val="nil"/>
              <w:right w:val="nil"/>
            </w:tcBorders>
            <w:tcMar>
              <w:top w:w="100" w:type="dxa"/>
              <w:left w:w="100" w:type="dxa"/>
              <w:bottom w:w="100" w:type="dxa"/>
              <w:right w:w="100" w:type="dxa"/>
            </w:tcMar>
          </w:tcPr>
          <w:p w14:paraId="70588A47" w14:textId="13308B81"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0FBDBFEE" w14:textId="07AB9CE5"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7D78C3EE" w14:textId="0D786D0E"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1D0183B0" w14:textId="77777777"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5E25C516" w14:textId="77777777" w:rsidR="00386E15" w:rsidRDefault="00386E15" w:rsidP="00386E15">
            <w:pPr>
              <w:widowControl w:val="0"/>
              <w:pBdr>
                <w:top w:val="nil"/>
                <w:left w:val="nil"/>
                <w:bottom w:val="nil"/>
                <w:right w:val="nil"/>
                <w:between w:val="nil"/>
              </w:pBdr>
            </w:pPr>
          </w:p>
        </w:tc>
      </w:tr>
      <w:tr w:rsidR="00386E15" w14:paraId="33309480" w14:textId="77777777" w:rsidTr="00341C6F">
        <w:tc>
          <w:tcPr>
            <w:tcW w:w="2160" w:type="dxa"/>
            <w:shd w:val="clear" w:color="auto" w:fill="DEEBF6"/>
            <w:tcMar>
              <w:top w:w="100" w:type="dxa"/>
              <w:left w:w="100" w:type="dxa"/>
              <w:bottom w:w="100" w:type="dxa"/>
              <w:right w:w="100" w:type="dxa"/>
            </w:tcMar>
          </w:tcPr>
          <w:p w14:paraId="2138DD2E" w14:textId="77777777" w:rsidR="00386E15" w:rsidRPr="0067092A" w:rsidRDefault="00386E15" w:rsidP="00386E15">
            <w:pPr>
              <w:jc w:val="center"/>
              <w:rPr>
                <w:b/>
              </w:rPr>
            </w:pPr>
            <w:r w:rsidRPr="0067092A">
              <w:rPr>
                <w:b/>
              </w:rPr>
              <w:t>Existing Product Reference, if any</w:t>
            </w:r>
          </w:p>
        </w:tc>
        <w:tc>
          <w:tcPr>
            <w:tcW w:w="4032" w:type="dxa"/>
            <w:tcMar>
              <w:top w:w="100" w:type="dxa"/>
              <w:left w:w="100" w:type="dxa"/>
              <w:bottom w:w="100" w:type="dxa"/>
              <w:right w:w="100" w:type="dxa"/>
            </w:tcMar>
          </w:tcPr>
          <w:p w14:paraId="5E934D6E" w14:textId="49FA73B9" w:rsidR="00386E15" w:rsidRDefault="00386E15" w:rsidP="00386E15">
            <w:pPr>
              <w:widowControl w:val="0"/>
              <w:pBdr>
                <w:top w:val="nil"/>
                <w:left w:val="nil"/>
                <w:bottom w:val="nil"/>
                <w:right w:val="nil"/>
                <w:between w:val="nil"/>
              </w:pBdr>
            </w:pPr>
            <w:r>
              <w:t>G7 M3 L1 Fluency. Learn 2</w:t>
            </w:r>
          </w:p>
          <w:p w14:paraId="1D89E7DC" w14:textId="12263386" w:rsidR="00386E15" w:rsidRPr="0066123A" w:rsidRDefault="00386E15" w:rsidP="00386E15">
            <w:pPr>
              <w:widowControl w:val="0"/>
              <w:pBdr>
                <w:top w:val="nil"/>
                <w:left w:val="nil"/>
                <w:bottom w:val="nil"/>
                <w:right w:val="nil"/>
                <w:between w:val="nil"/>
              </w:pBdr>
            </w:pPr>
            <w:r>
              <w:t>A1 M1 L2</w:t>
            </w:r>
          </w:p>
        </w:tc>
        <w:tc>
          <w:tcPr>
            <w:tcW w:w="4032" w:type="dxa"/>
            <w:tcMar>
              <w:top w:w="100" w:type="dxa"/>
              <w:left w:w="100" w:type="dxa"/>
              <w:bottom w:w="100" w:type="dxa"/>
              <w:right w:w="100" w:type="dxa"/>
            </w:tcMar>
          </w:tcPr>
          <w:p w14:paraId="4E909499" w14:textId="1F58DEAD" w:rsidR="00386E15" w:rsidRDefault="00386E15" w:rsidP="00386E15">
            <w:pPr>
              <w:widowControl w:val="0"/>
            </w:pPr>
            <w:r>
              <w:t>A1 M1 L1-L3</w:t>
            </w:r>
          </w:p>
        </w:tc>
        <w:tc>
          <w:tcPr>
            <w:tcW w:w="4032" w:type="dxa"/>
            <w:tcBorders>
              <w:top w:val="nil"/>
              <w:bottom w:val="nil"/>
              <w:right w:val="nil"/>
            </w:tcBorders>
            <w:tcMar>
              <w:top w:w="100" w:type="dxa"/>
              <w:left w:w="100" w:type="dxa"/>
              <w:bottom w:w="100" w:type="dxa"/>
              <w:right w:w="100" w:type="dxa"/>
            </w:tcMar>
          </w:tcPr>
          <w:p w14:paraId="1BA19BD5" w14:textId="562429B2"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21E40396" w14:textId="486497E6"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436A56BA" w14:textId="77777777"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618DF11D" w14:textId="77777777"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1D67D3AF" w14:textId="77777777" w:rsidR="00386E15" w:rsidRDefault="00386E15" w:rsidP="00386E15">
            <w:pPr>
              <w:widowControl w:val="0"/>
              <w:pBdr>
                <w:top w:val="nil"/>
                <w:left w:val="nil"/>
                <w:bottom w:val="nil"/>
                <w:right w:val="nil"/>
                <w:between w:val="nil"/>
              </w:pBdr>
            </w:pPr>
          </w:p>
        </w:tc>
      </w:tr>
      <w:tr w:rsidR="00386E15" w14:paraId="207048CF" w14:textId="77777777" w:rsidTr="00341C6F">
        <w:tc>
          <w:tcPr>
            <w:tcW w:w="2160" w:type="dxa"/>
            <w:shd w:val="clear" w:color="auto" w:fill="DEEBF6"/>
            <w:tcMar>
              <w:top w:w="100" w:type="dxa"/>
              <w:left w:w="100" w:type="dxa"/>
              <w:bottom w:w="100" w:type="dxa"/>
              <w:right w:w="100" w:type="dxa"/>
            </w:tcMar>
          </w:tcPr>
          <w:p w14:paraId="69BDC79E" w14:textId="77777777" w:rsidR="00386E15" w:rsidRPr="0067092A" w:rsidRDefault="00386E15" w:rsidP="00386E15">
            <w:pPr>
              <w:jc w:val="center"/>
              <w:rPr>
                <w:b/>
              </w:rPr>
            </w:pPr>
            <w:r w:rsidRPr="0067092A">
              <w:rPr>
                <w:b/>
              </w:rPr>
              <w:t>Grade (or Leaf)</w:t>
            </w:r>
          </w:p>
        </w:tc>
        <w:tc>
          <w:tcPr>
            <w:tcW w:w="4032" w:type="dxa"/>
            <w:tcMar>
              <w:top w:w="100" w:type="dxa"/>
              <w:left w:w="100" w:type="dxa"/>
              <w:bottom w:w="100" w:type="dxa"/>
              <w:right w:w="100" w:type="dxa"/>
            </w:tcMar>
          </w:tcPr>
          <w:p w14:paraId="309FDF6D" w14:textId="3C77E567" w:rsidR="00386E15" w:rsidRDefault="00386E15" w:rsidP="00386E15">
            <w:pPr>
              <w:widowControl w:val="0"/>
              <w:pBdr>
                <w:top w:val="nil"/>
                <w:left w:val="nil"/>
                <w:bottom w:val="nil"/>
                <w:right w:val="nil"/>
                <w:between w:val="nil"/>
              </w:pBdr>
            </w:pPr>
            <w:r>
              <w:t>6+</w:t>
            </w:r>
          </w:p>
        </w:tc>
        <w:tc>
          <w:tcPr>
            <w:tcW w:w="4032" w:type="dxa"/>
            <w:tcMar>
              <w:top w:w="100" w:type="dxa"/>
              <w:left w:w="100" w:type="dxa"/>
              <w:bottom w:w="100" w:type="dxa"/>
              <w:right w:w="100" w:type="dxa"/>
            </w:tcMar>
          </w:tcPr>
          <w:p w14:paraId="004B2913" w14:textId="2F635B01" w:rsidR="00386E15" w:rsidRDefault="00386E15" w:rsidP="00386E15">
            <w:pPr>
              <w:widowControl w:val="0"/>
              <w:pBdr>
                <w:top w:val="nil"/>
                <w:left w:val="nil"/>
                <w:bottom w:val="nil"/>
                <w:right w:val="nil"/>
                <w:between w:val="nil"/>
              </w:pBdr>
            </w:pPr>
            <w:r>
              <w:t>A1</w:t>
            </w:r>
          </w:p>
        </w:tc>
        <w:tc>
          <w:tcPr>
            <w:tcW w:w="4032" w:type="dxa"/>
            <w:tcBorders>
              <w:top w:val="nil"/>
              <w:bottom w:val="nil"/>
              <w:right w:val="nil"/>
            </w:tcBorders>
            <w:tcMar>
              <w:top w:w="100" w:type="dxa"/>
              <w:left w:w="100" w:type="dxa"/>
              <w:bottom w:w="100" w:type="dxa"/>
              <w:right w:w="100" w:type="dxa"/>
            </w:tcMar>
          </w:tcPr>
          <w:p w14:paraId="5E737486" w14:textId="4A3AE6DF"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0E4A227C" w14:textId="2414BA46"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4D199CD4" w14:textId="4376151C"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6AA24A2E" w14:textId="44607505"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6F04A664" w14:textId="77777777" w:rsidR="00386E15" w:rsidRDefault="00386E15" w:rsidP="00386E15">
            <w:pPr>
              <w:widowControl w:val="0"/>
              <w:pBdr>
                <w:top w:val="nil"/>
                <w:left w:val="nil"/>
                <w:bottom w:val="nil"/>
                <w:right w:val="nil"/>
                <w:between w:val="nil"/>
              </w:pBdr>
            </w:pPr>
          </w:p>
        </w:tc>
      </w:tr>
      <w:tr w:rsidR="00386E15" w14:paraId="5A4C1A25" w14:textId="77777777" w:rsidTr="00341C6F">
        <w:tc>
          <w:tcPr>
            <w:tcW w:w="2160" w:type="dxa"/>
            <w:shd w:val="clear" w:color="auto" w:fill="DEEBF6"/>
            <w:tcMar>
              <w:top w:w="100" w:type="dxa"/>
              <w:left w:w="100" w:type="dxa"/>
              <w:bottom w:w="100" w:type="dxa"/>
              <w:right w:w="100" w:type="dxa"/>
            </w:tcMar>
          </w:tcPr>
          <w:p w14:paraId="0EA5F80E" w14:textId="77777777" w:rsidR="00386E15" w:rsidRPr="0067092A" w:rsidRDefault="00386E15" w:rsidP="00386E15">
            <w:pPr>
              <w:jc w:val="center"/>
              <w:rPr>
                <w:b/>
              </w:rPr>
            </w:pPr>
            <w:r w:rsidRPr="0067092A">
              <w:rPr>
                <w:b/>
              </w:rPr>
              <w:t>Notes related to Standards, Grade, or Leaf</w:t>
            </w:r>
          </w:p>
        </w:tc>
        <w:tc>
          <w:tcPr>
            <w:tcW w:w="4032" w:type="dxa"/>
            <w:tcMar>
              <w:top w:w="100" w:type="dxa"/>
              <w:left w:w="100" w:type="dxa"/>
              <w:bottom w:w="100" w:type="dxa"/>
              <w:right w:w="100" w:type="dxa"/>
            </w:tcMar>
          </w:tcPr>
          <w:p w14:paraId="64A3FEC1" w14:textId="77777777" w:rsidR="00386E15" w:rsidRDefault="00386E15" w:rsidP="00386E15">
            <w:pPr>
              <w:widowControl w:val="0"/>
            </w:pPr>
            <w:r>
              <w:t>6.EEA.3</w:t>
            </w:r>
          </w:p>
          <w:p w14:paraId="1029F62C" w14:textId="02712249" w:rsidR="00386E15" w:rsidRDefault="00386E15" w:rsidP="00386E15">
            <w:pPr>
              <w:widowControl w:val="0"/>
            </w:pPr>
            <w:proofErr w:type="gramStart"/>
            <w:r>
              <w:t>HSA.SSE.A.</w:t>
            </w:r>
            <w:proofErr w:type="gramEnd"/>
            <w:r>
              <w:t>2</w:t>
            </w:r>
          </w:p>
        </w:tc>
        <w:tc>
          <w:tcPr>
            <w:tcW w:w="4032" w:type="dxa"/>
            <w:tcMar>
              <w:top w:w="100" w:type="dxa"/>
              <w:left w:w="100" w:type="dxa"/>
              <w:bottom w:w="100" w:type="dxa"/>
              <w:right w:w="100" w:type="dxa"/>
            </w:tcMar>
          </w:tcPr>
          <w:p w14:paraId="34D5BB98" w14:textId="493CFAC6" w:rsidR="00386E15" w:rsidRDefault="00386E15" w:rsidP="00386E15">
            <w:pPr>
              <w:widowControl w:val="0"/>
            </w:pPr>
            <w:r>
              <w:t>HSA-SSE.A.2</w:t>
            </w:r>
          </w:p>
        </w:tc>
        <w:tc>
          <w:tcPr>
            <w:tcW w:w="4032" w:type="dxa"/>
            <w:tcBorders>
              <w:top w:val="nil"/>
              <w:bottom w:val="nil"/>
              <w:right w:val="nil"/>
            </w:tcBorders>
            <w:tcMar>
              <w:top w:w="100" w:type="dxa"/>
              <w:left w:w="100" w:type="dxa"/>
              <w:bottom w:w="100" w:type="dxa"/>
              <w:right w:w="100" w:type="dxa"/>
            </w:tcMar>
          </w:tcPr>
          <w:p w14:paraId="068A863F" w14:textId="41C2631E" w:rsidR="00386E15" w:rsidRDefault="00386E15" w:rsidP="00386E15">
            <w:pPr>
              <w:widowControl w:val="0"/>
            </w:pPr>
          </w:p>
        </w:tc>
        <w:tc>
          <w:tcPr>
            <w:tcW w:w="4032" w:type="dxa"/>
            <w:tcBorders>
              <w:top w:val="nil"/>
              <w:left w:val="nil"/>
              <w:bottom w:val="nil"/>
              <w:right w:val="nil"/>
            </w:tcBorders>
          </w:tcPr>
          <w:p w14:paraId="0B4CD211" w14:textId="06F365E5" w:rsidR="00386E15" w:rsidRDefault="00386E15" w:rsidP="00386E15">
            <w:pPr>
              <w:widowControl w:val="0"/>
            </w:pPr>
          </w:p>
        </w:tc>
        <w:tc>
          <w:tcPr>
            <w:tcW w:w="4032" w:type="dxa"/>
            <w:tcBorders>
              <w:top w:val="nil"/>
              <w:left w:val="nil"/>
              <w:bottom w:val="nil"/>
              <w:right w:val="nil"/>
            </w:tcBorders>
          </w:tcPr>
          <w:p w14:paraId="1D238BFA" w14:textId="36FB688D" w:rsidR="00386E15" w:rsidRDefault="00386E15" w:rsidP="00386E15"/>
        </w:tc>
        <w:tc>
          <w:tcPr>
            <w:tcW w:w="4032" w:type="dxa"/>
            <w:tcBorders>
              <w:top w:val="nil"/>
              <w:left w:val="nil"/>
              <w:bottom w:val="nil"/>
              <w:right w:val="nil"/>
            </w:tcBorders>
          </w:tcPr>
          <w:p w14:paraId="77BDB954" w14:textId="50B7D1E0" w:rsidR="00386E15" w:rsidRDefault="00386E15" w:rsidP="00386E15"/>
        </w:tc>
        <w:tc>
          <w:tcPr>
            <w:tcW w:w="4032" w:type="dxa"/>
            <w:tcBorders>
              <w:top w:val="nil"/>
              <w:left w:val="nil"/>
              <w:bottom w:val="nil"/>
              <w:right w:val="nil"/>
            </w:tcBorders>
          </w:tcPr>
          <w:p w14:paraId="447BBE9B" w14:textId="77777777" w:rsidR="00386E15" w:rsidRDefault="00386E15" w:rsidP="00386E15"/>
        </w:tc>
      </w:tr>
      <w:tr w:rsidR="00386E15" w14:paraId="26EFA93B" w14:textId="77777777" w:rsidTr="00341C6F">
        <w:tc>
          <w:tcPr>
            <w:tcW w:w="2160" w:type="dxa"/>
            <w:shd w:val="clear" w:color="auto" w:fill="DEEBF6"/>
            <w:tcMar>
              <w:top w:w="100" w:type="dxa"/>
              <w:left w:w="100" w:type="dxa"/>
              <w:bottom w:w="100" w:type="dxa"/>
              <w:right w:w="100" w:type="dxa"/>
            </w:tcMar>
          </w:tcPr>
          <w:p w14:paraId="3493F57A" w14:textId="683BC31B" w:rsidR="00386E15" w:rsidRDefault="00386E15" w:rsidP="00386E15">
            <w:pPr>
              <w:jc w:val="center"/>
            </w:pPr>
            <w:r w:rsidRPr="00BC02F4">
              <w:rPr>
                <w:b/>
              </w:rPr>
              <w:t>Notes for Intervention, Extension, or Optional Activities</w:t>
            </w:r>
          </w:p>
        </w:tc>
        <w:tc>
          <w:tcPr>
            <w:tcW w:w="4032" w:type="dxa"/>
            <w:tcMar>
              <w:top w:w="100" w:type="dxa"/>
              <w:left w:w="100" w:type="dxa"/>
              <w:bottom w:w="100" w:type="dxa"/>
              <w:right w:w="100" w:type="dxa"/>
            </w:tcMar>
          </w:tcPr>
          <w:p w14:paraId="2B3D22B6" w14:textId="51E235B4" w:rsidR="00386E15" w:rsidRDefault="00386E15" w:rsidP="00386E15"/>
        </w:tc>
        <w:tc>
          <w:tcPr>
            <w:tcW w:w="4032" w:type="dxa"/>
            <w:tcMar>
              <w:top w:w="100" w:type="dxa"/>
              <w:left w:w="100" w:type="dxa"/>
              <w:bottom w:w="100" w:type="dxa"/>
              <w:right w:w="100" w:type="dxa"/>
            </w:tcMar>
          </w:tcPr>
          <w:p w14:paraId="63696E57" w14:textId="60AF2E50" w:rsidR="00386E15" w:rsidRPr="00202B3E" w:rsidRDefault="00386E15" w:rsidP="00386E15">
            <w:pPr>
              <w:widowControl w:val="0"/>
            </w:pPr>
          </w:p>
        </w:tc>
        <w:tc>
          <w:tcPr>
            <w:tcW w:w="4032" w:type="dxa"/>
            <w:tcBorders>
              <w:top w:val="nil"/>
              <w:bottom w:val="nil"/>
              <w:right w:val="nil"/>
            </w:tcBorders>
            <w:tcMar>
              <w:top w:w="100" w:type="dxa"/>
              <w:left w:w="100" w:type="dxa"/>
              <w:bottom w:w="100" w:type="dxa"/>
              <w:right w:w="100" w:type="dxa"/>
            </w:tcMar>
          </w:tcPr>
          <w:p w14:paraId="5EBAF1B8" w14:textId="7CF5819B"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44D8122F" w14:textId="5455DC69"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303E75F5" w14:textId="3B7360D0"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67400C85" w14:textId="1B9FE062"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1F2D4653" w14:textId="77777777" w:rsidR="00386E15" w:rsidRDefault="00386E15" w:rsidP="00386E15">
            <w:pPr>
              <w:widowControl w:val="0"/>
              <w:pBdr>
                <w:top w:val="nil"/>
                <w:left w:val="nil"/>
                <w:bottom w:val="nil"/>
                <w:right w:val="nil"/>
                <w:between w:val="nil"/>
              </w:pBdr>
            </w:pPr>
          </w:p>
        </w:tc>
      </w:tr>
      <w:tr w:rsidR="00386E15" w14:paraId="62AFA231" w14:textId="77777777" w:rsidTr="00341C6F">
        <w:tc>
          <w:tcPr>
            <w:tcW w:w="2160" w:type="dxa"/>
            <w:shd w:val="clear" w:color="auto" w:fill="DEEBF6"/>
            <w:tcMar>
              <w:top w:w="100" w:type="dxa"/>
              <w:left w:w="100" w:type="dxa"/>
              <w:bottom w:w="100" w:type="dxa"/>
              <w:right w:w="100" w:type="dxa"/>
            </w:tcMar>
          </w:tcPr>
          <w:p w14:paraId="533C166C" w14:textId="77777777" w:rsidR="00386E15" w:rsidRPr="0067092A" w:rsidRDefault="00386E15" w:rsidP="00386E15">
            <w:pPr>
              <w:jc w:val="center"/>
              <w:rPr>
                <w:b/>
              </w:rPr>
            </w:pPr>
            <w:r w:rsidRPr="0067092A">
              <w:rPr>
                <w:b/>
              </w:rPr>
              <w:t>Additional Notes</w:t>
            </w:r>
          </w:p>
        </w:tc>
        <w:tc>
          <w:tcPr>
            <w:tcW w:w="4032" w:type="dxa"/>
            <w:tcMar>
              <w:top w:w="100" w:type="dxa"/>
              <w:left w:w="100" w:type="dxa"/>
              <w:bottom w:w="100" w:type="dxa"/>
              <w:right w:w="100" w:type="dxa"/>
            </w:tcMar>
          </w:tcPr>
          <w:p w14:paraId="43350CD8" w14:textId="31F61A6F" w:rsidR="00386E15" w:rsidRDefault="00386E15" w:rsidP="00386E15">
            <w:pPr>
              <w:widowControl w:val="0"/>
            </w:pPr>
            <w:r>
              <w:t>Combined with other nodes</w:t>
            </w:r>
          </w:p>
        </w:tc>
        <w:tc>
          <w:tcPr>
            <w:tcW w:w="4032" w:type="dxa"/>
            <w:tcMar>
              <w:top w:w="100" w:type="dxa"/>
              <w:left w:w="100" w:type="dxa"/>
              <w:bottom w:w="100" w:type="dxa"/>
              <w:right w:w="100" w:type="dxa"/>
            </w:tcMar>
          </w:tcPr>
          <w:p w14:paraId="653A8B9D" w14:textId="6C6BD041" w:rsidR="00386E15" w:rsidRPr="6F7F2E7A" w:rsidRDefault="00386E15" w:rsidP="00386E15">
            <w:pPr>
              <w:widowControl w:val="0"/>
            </w:pPr>
            <w:r>
              <w:t>Likely 1-2 instructional periods and continues throughout</w:t>
            </w:r>
          </w:p>
        </w:tc>
        <w:tc>
          <w:tcPr>
            <w:tcW w:w="4032" w:type="dxa"/>
            <w:tcBorders>
              <w:top w:val="nil"/>
              <w:bottom w:val="nil"/>
              <w:right w:val="nil"/>
            </w:tcBorders>
            <w:tcMar>
              <w:top w:w="100" w:type="dxa"/>
              <w:left w:w="100" w:type="dxa"/>
              <w:bottom w:w="100" w:type="dxa"/>
              <w:right w:w="100" w:type="dxa"/>
            </w:tcMar>
          </w:tcPr>
          <w:p w14:paraId="120AFB60" w14:textId="42242A6A"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4A5A5695" w14:textId="76BEF473"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06B881A0" w14:textId="77777777"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6F519563" w14:textId="77777777" w:rsidR="00386E15" w:rsidRDefault="00386E15" w:rsidP="00386E15">
            <w:pPr>
              <w:widowControl w:val="0"/>
              <w:pBdr>
                <w:top w:val="nil"/>
                <w:left w:val="nil"/>
                <w:bottom w:val="nil"/>
                <w:right w:val="nil"/>
                <w:between w:val="nil"/>
              </w:pBdr>
            </w:pPr>
          </w:p>
        </w:tc>
        <w:tc>
          <w:tcPr>
            <w:tcW w:w="4032" w:type="dxa"/>
            <w:tcBorders>
              <w:top w:val="nil"/>
              <w:left w:val="nil"/>
              <w:bottom w:val="nil"/>
              <w:right w:val="nil"/>
            </w:tcBorders>
          </w:tcPr>
          <w:p w14:paraId="27DCF4FF" w14:textId="77777777" w:rsidR="00386E15" w:rsidRDefault="00386E15" w:rsidP="00386E15">
            <w:pPr>
              <w:widowControl w:val="0"/>
              <w:pBdr>
                <w:top w:val="nil"/>
                <w:left w:val="nil"/>
                <w:bottom w:val="nil"/>
                <w:right w:val="nil"/>
                <w:between w:val="nil"/>
              </w:pBdr>
            </w:pPr>
          </w:p>
        </w:tc>
      </w:tr>
    </w:tbl>
    <w:p w14:paraId="06EE1D8D" w14:textId="77777777" w:rsidR="002347B9" w:rsidRDefault="002347B9" w:rsidP="002347B9"/>
    <w:p w14:paraId="77F06557" w14:textId="77777777" w:rsidR="002347B9" w:rsidRDefault="002347B9" w:rsidP="00E0509D"/>
    <w:p w14:paraId="5C6CA082" w14:textId="0F554C49" w:rsidR="002347B9" w:rsidRDefault="002347B9" w:rsidP="002347B9">
      <w:pPr>
        <w:pStyle w:val="Heading3"/>
        <w:rPr>
          <w:lang w:val="en-US"/>
        </w:rPr>
      </w:pPr>
      <w:r>
        <w:t xml:space="preserve">Concept/Skill: </w:t>
      </w:r>
      <w:r w:rsidR="00D24C0F">
        <w:t>E</w:t>
      </w:r>
      <w:r>
        <w:t xml:space="preserve">valuate </w:t>
      </w:r>
      <w:r w:rsidR="00D24C0F">
        <w:t xml:space="preserve">an </w:t>
      </w:r>
      <w:r>
        <w:t xml:space="preserve">expression </w:t>
      </w:r>
      <w:r w:rsidR="00D24C0F" w:rsidRPr="00D24C0F">
        <w:t>by substituting given numbers for</w:t>
      </w:r>
      <w:r w:rsidR="00B936A9" w:rsidRPr="00B936A9">
        <w:t xml:space="preserve"> </w:t>
      </w:r>
      <w:r w:rsidR="00B936A9">
        <w:t>the variables.</w:t>
      </w:r>
      <w:r w:rsidR="00D24C0F" w:rsidRPr="00D24C0F">
        <w:t xml:space="preserve"> </w:t>
      </w:r>
      <w:r>
        <w:t xml:space="preserve"> </w:t>
      </w:r>
    </w:p>
    <w:p w14:paraId="4E567644" w14:textId="77777777" w:rsidR="002347B9" w:rsidRPr="00913543" w:rsidRDefault="002347B9" w:rsidP="002347B9"/>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2347B9" w14:paraId="3D39A279" w14:textId="77777777" w:rsidTr="00097249">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603DCC7" w14:textId="77777777" w:rsidR="002347B9" w:rsidRPr="00B34128" w:rsidRDefault="002347B9" w:rsidP="00097249">
            <w:pPr>
              <w:jc w:val="center"/>
              <w:rPr>
                <w:b/>
                <w:bCs/>
              </w:rPr>
            </w:pPr>
            <w:r w:rsidRPr="0067092A">
              <w:rPr>
                <w:b/>
                <w:bC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13D7B823" w14:textId="71BA646F" w:rsidR="00605985" w:rsidRPr="00682DE4" w:rsidRDefault="00C83EAB">
            <w:r w:rsidRPr="00682DE4">
              <w:rPr>
                <w:b/>
                <w:bCs/>
              </w:rPr>
              <w:t xml:space="preserve">Evaluate expressions by substitution (domain matters): </w:t>
            </w:r>
            <w:r w:rsidRPr="00682DE4">
              <w:t>Substitute rational numbers for letters, paying attention to domain.</w:t>
            </w:r>
          </w:p>
        </w:tc>
      </w:tr>
      <w:tr w:rsidR="002347B9" w14:paraId="6CE818E1" w14:textId="77777777" w:rsidTr="00097249">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71AD02D" w14:textId="77777777" w:rsidR="002347B9" w:rsidRPr="00B34128" w:rsidRDefault="002347B9" w:rsidP="00097249">
            <w:pPr>
              <w:jc w:val="center"/>
              <w:rPr>
                <w:b/>
                <w:bCs/>
              </w:rPr>
            </w:pPr>
            <w:r w:rsidRPr="0067092A">
              <w:rPr>
                <w:b/>
                <w:bC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632C6543" w14:textId="77777777" w:rsidR="00605985" w:rsidRDefault="00C83EAB">
            <w:r w:rsidRPr="00682DE4">
              <w:rPr>
                <w:noProof/>
              </w:rPr>
              <w:drawing>
                <wp:inline distT="0" distB="0" distL="0" distR="0" wp14:anchorId="66AEF4B8" wp14:editId="468BE92E">
                  <wp:extent cx="3657600" cy="1469135"/>
                  <wp:effectExtent l="0" t="0" r="0" b="0"/>
                  <wp:docPr id="75003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3442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657600" cy="1469135"/>
                          </a:xfrm>
                          <a:prstGeom prst="rect">
                            <a:avLst/>
                          </a:prstGeom>
                        </pic:spPr>
                      </pic:pic>
                    </a:graphicData>
                  </a:graphic>
                </wp:inline>
              </w:drawing>
            </w:r>
          </w:p>
          <w:p w14:paraId="57EE57A2" w14:textId="29AFC19F" w:rsidR="00605985" w:rsidRPr="00E87AEC" w:rsidRDefault="00C83EAB" w:rsidP="009D5D21">
            <w:pPr>
              <w:pStyle w:val="ListParagraph"/>
              <w:numPr>
                <w:ilvl w:val="0"/>
                <w:numId w:val="54"/>
              </w:numPr>
              <w:rPr>
                <w:rFonts w:eastAsiaTheme="minorEastAsia"/>
              </w:rPr>
            </w:pPr>
            <w:r w:rsidRPr="00E87AEC">
              <w:rPr>
                <w:rFonts w:eastAsiaTheme="minorEastAsia"/>
              </w:rPr>
              <w:t xml:space="preserve">Give an example of two whole numbers </w:t>
            </w:r>
            <m:oMath>
              <m:r>
                <w:rPr>
                  <w:rFonts w:ascii="Cambria Math" w:eastAsiaTheme="minorEastAsia" w:hAnsi="Cambria Math"/>
                </w:rPr>
                <m:t>a</m:t>
              </m:r>
            </m:oMath>
            <w:r w:rsidRPr="00E87AEC">
              <w:rPr>
                <w:rFonts w:eastAsiaTheme="minorEastAsia"/>
              </w:rPr>
              <w:t xml:space="preserve"> and </w:t>
            </w:r>
            <m:oMath>
              <m:r>
                <w:rPr>
                  <w:rFonts w:ascii="Cambria Math" w:eastAsiaTheme="minorEastAsia" w:hAnsi="Cambria Math"/>
                </w:rPr>
                <m:t>b</m:t>
              </m:r>
            </m:oMath>
            <w:r w:rsidRPr="00E87AEC">
              <w:rPr>
                <w:rFonts w:eastAsiaTheme="minorEastAsia"/>
              </w:rPr>
              <w:t xml:space="preserve"> such that </w:t>
            </w:r>
            <m:oMath>
              <m:f>
                <m:fPr>
                  <m:ctrlPr>
                    <w:rPr>
                      <w:rFonts w:ascii="Cambria Math" w:hAnsi="Cambria Math"/>
                      <w:i/>
                    </w:rPr>
                  </m:ctrlPr>
                </m:fPr>
                <m:num>
                  <m:r>
                    <w:rPr>
                      <w:rFonts w:ascii="Cambria Math" w:hAnsi="Cambria Math"/>
                    </w:rPr>
                    <m:t>ab</m:t>
                  </m:r>
                </m:num>
                <m:den>
                  <m:r>
                    <w:rPr>
                      <w:rFonts w:ascii="Cambria Math" w:hAnsi="Cambria Math"/>
                    </w:rPr>
                    <m:t>3</m:t>
                  </m:r>
                </m:den>
              </m:f>
              <m:r>
                <w:rPr>
                  <w:rFonts w:ascii="Cambria Math" w:hAnsi="Cambria Math"/>
                </w:rPr>
                <m:t>=12</m:t>
              </m:r>
            </m:oMath>
            <w:r w:rsidRPr="00E87AEC">
              <w:rPr>
                <w:rFonts w:eastAsiaTheme="minorEastAsia"/>
              </w:rPr>
              <w:t>.</w:t>
            </w:r>
          </w:p>
        </w:tc>
      </w:tr>
      <w:tr w:rsidR="00E76DEE" w14:paraId="4A7D3A21" w14:textId="77777777" w:rsidTr="00A4079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F0F5D96" w14:textId="77777777" w:rsidR="00E76DEE" w:rsidRPr="0067092A" w:rsidRDefault="00E76DEE" w:rsidP="00E76DEE">
            <w:pPr>
              <w:jc w:val="center"/>
              <w:rPr>
                <w:b/>
              </w:rPr>
            </w:pPr>
            <w:r>
              <w:rPr>
                <w:b/>
              </w:rPr>
              <w:t>Knowledge Graph Node</w:t>
            </w:r>
          </w:p>
        </w:tc>
        <w:tc>
          <w:tcPr>
            <w:tcW w:w="4032" w:type="dxa"/>
            <w:shd w:val="clear" w:color="auto" w:fill="C6D9F1" w:themeFill="text2" w:themeFillTint="33"/>
            <w:tcMar>
              <w:top w:w="100" w:type="dxa"/>
              <w:left w:w="100" w:type="dxa"/>
              <w:bottom w:w="100" w:type="dxa"/>
              <w:right w:w="100" w:type="dxa"/>
            </w:tcMar>
          </w:tcPr>
          <w:p w14:paraId="2B86020F" w14:textId="5E0A3159" w:rsidR="00E76DEE" w:rsidRDefault="00E76DEE" w:rsidP="00E76DEE">
            <w:pPr>
              <w:widowControl w:val="0"/>
              <w:pBdr>
                <w:top w:val="nil"/>
                <w:left w:val="nil"/>
                <w:bottom w:val="nil"/>
                <w:right w:val="nil"/>
                <w:between w:val="nil"/>
              </w:pBdr>
            </w:pPr>
            <w:r>
              <w:t xml:space="preserve">Evaluate </w:t>
            </w:r>
            <w:r w:rsidR="0058549A">
              <w:t>an</w:t>
            </w:r>
            <w:r>
              <w:t xml:space="preserve"> expression</w:t>
            </w:r>
            <w:r w:rsidR="00E46790">
              <w:t xml:space="preserve"> without grouping symbols or exponents</w:t>
            </w:r>
            <w:r>
              <w:t xml:space="preserve"> by substituting </w:t>
            </w:r>
            <w:r w:rsidR="00B936A9">
              <w:t xml:space="preserve">given </w:t>
            </w:r>
            <w:r>
              <w:t>numbers</w:t>
            </w:r>
            <w:r w:rsidR="00720EE7">
              <w:t xml:space="preserve"> for</w:t>
            </w:r>
            <w:r w:rsidR="00B936A9">
              <w:t xml:space="preserve"> the variable</w:t>
            </w:r>
            <w:r w:rsidR="00720EE7">
              <w:t>s</w:t>
            </w:r>
            <w:r>
              <w:t>.</w:t>
            </w:r>
          </w:p>
        </w:tc>
        <w:tc>
          <w:tcPr>
            <w:tcW w:w="4032" w:type="dxa"/>
            <w:shd w:val="clear" w:color="auto" w:fill="C6D9F1" w:themeFill="text2" w:themeFillTint="33"/>
            <w:tcMar>
              <w:top w:w="100" w:type="dxa"/>
              <w:left w:w="100" w:type="dxa"/>
              <w:bottom w:w="100" w:type="dxa"/>
              <w:right w:w="100" w:type="dxa"/>
            </w:tcMar>
          </w:tcPr>
          <w:p w14:paraId="4F09C6A0" w14:textId="626598C5" w:rsidR="00E76DEE" w:rsidRDefault="00E76DEE" w:rsidP="00E76DEE">
            <w:pPr>
              <w:widowControl w:val="0"/>
              <w:pBdr>
                <w:top w:val="nil"/>
                <w:left w:val="nil"/>
                <w:bottom w:val="nil"/>
                <w:right w:val="nil"/>
                <w:between w:val="nil"/>
              </w:pBdr>
            </w:pPr>
            <w:r>
              <w:t xml:space="preserve">Evaluate </w:t>
            </w:r>
            <w:r w:rsidR="00592910">
              <w:t>an expression with grouping symbols</w:t>
            </w:r>
            <w:r>
              <w:t xml:space="preserve"> by substituting</w:t>
            </w:r>
            <w:r w:rsidR="00B936A9">
              <w:t xml:space="preserve"> given</w:t>
            </w:r>
            <w:r w:rsidR="00720EE7">
              <w:t xml:space="preserve"> numbers for </w:t>
            </w:r>
            <w:r w:rsidR="00B936A9">
              <w:t>the variable</w:t>
            </w:r>
            <w:r w:rsidR="00720EE7">
              <w:t>s</w:t>
            </w:r>
            <w:r>
              <w:t>.</w:t>
            </w:r>
          </w:p>
        </w:tc>
        <w:tc>
          <w:tcPr>
            <w:tcW w:w="4032" w:type="dxa"/>
            <w:tcBorders>
              <w:right w:val="single" w:sz="4" w:space="0" w:color="auto"/>
            </w:tcBorders>
            <w:shd w:val="clear" w:color="auto" w:fill="C6D9F1" w:themeFill="text2" w:themeFillTint="33"/>
            <w:tcMar>
              <w:top w:w="100" w:type="dxa"/>
              <w:left w:w="100" w:type="dxa"/>
              <w:bottom w:w="100" w:type="dxa"/>
              <w:right w:w="100" w:type="dxa"/>
            </w:tcMar>
          </w:tcPr>
          <w:p w14:paraId="4515C569" w14:textId="22A95DD8" w:rsidR="00E76DEE" w:rsidRDefault="00E76DEE" w:rsidP="00E76DEE">
            <w:r>
              <w:t xml:space="preserve">Evaluate </w:t>
            </w:r>
            <w:r w:rsidR="00592910">
              <w:t>an expression with exponent</w:t>
            </w:r>
            <w:r w:rsidR="00530BBD">
              <w:t>s</w:t>
            </w:r>
            <w:r>
              <w:t xml:space="preserve"> by substituting</w:t>
            </w:r>
            <w:r w:rsidR="00B936A9">
              <w:t xml:space="preserve"> given</w:t>
            </w:r>
            <w:r>
              <w:t xml:space="preserve"> </w:t>
            </w:r>
            <w:r w:rsidR="00592910">
              <w:t>numbers</w:t>
            </w:r>
            <w:r w:rsidR="00720EE7">
              <w:t xml:space="preserve"> for </w:t>
            </w:r>
            <w:r w:rsidR="00B936A9">
              <w:t>the variable</w:t>
            </w:r>
            <w:r w:rsidR="00720EE7">
              <w:t>s</w:t>
            </w:r>
            <w:r>
              <w:t>.</w:t>
            </w:r>
          </w:p>
        </w:tc>
        <w:tc>
          <w:tcPr>
            <w:tcW w:w="403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F432C73" w14:textId="2FE6466D" w:rsidR="00E76DEE" w:rsidRDefault="00E76DEE" w:rsidP="00E76DEE">
            <w:r>
              <w:t xml:space="preserve">Evaluate </w:t>
            </w:r>
            <w:r w:rsidR="00592910">
              <w:t>an expression with grouping symbols and exponents</w:t>
            </w:r>
            <w:r>
              <w:t xml:space="preserve"> by substituting </w:t>
            </w:r>
            <w:r w:rsidR="00B936A9">
              <w:t xml:space="preserve">given </w:t>
            </w:r>
            <w:r>
              <w:t>numbers</w:t>
            </w:r>
            <w:r w:rsidR="00720EE7">
              <w:t xml:space="preserve"> for</w:t>
            </w:r>
            <w:r w:rsidR="00B936A9">
              <w:t xml:space="preserve"> the variable</w:t>
            </w:r>
            <w:r w:rsidR="00720EE7">
              <w:t>s</w:t>
            </w:r>
            <w:r>
              <w:t>.</w:t>
            </w:r>
          </w:p>
        </w:tc>
        <w:tc>
          <w:tcPr>
            <w:tcW w:w="4032" w:type="dxa"/>
            <w:tcBorders>
              <w:top w:val="single" w:sz="4" w:space="0" w:color="auto"/>
              <w:left w:val="single" w:sz="4" w:space="0" w:color="auto"/>
              <w:bottom w:val="nil"/>
              <w:right w:val="nil"/>
            </w:tcBorders>
          </w:tcPr>
          <w:p w14:paraId="7F0D39C6" w14:textId="0E990F7E" w:rsidR="00E76DEE" w:rsidRDefault="00E76DEE" w:rsidP="00E76DEE"/>
        </w:tc>
        <w:tc>
          <w:tcPr>
            <w:tcW w:w="4032" w:type="dxa"/>
            <w:tcBorders>
              <w:top w:val="single" w:sz="4" w:space="0" w:color="auto"/>
              <w:left w:val="nil"/>
              <w:bottom w:val="nil"/>
              <w:right w:val="nil"/>
            </w:tcBorders>
          </w:tcPr>
          <w:p w14:paraId="396E66D4" w14:textId="6C5EDEDF" w:rsidR="00E76DEE" w:rsidRDefault="00E76DEE" w:rsidP="00E76DEE"/>
        </w:tc>
        <w:tc>
          <w:tcPr>
            <w:tcW w:w="4032" w:type="dxa"/>
            <w:gridSpan w:val="2"/>
            <w:tcBorders>
              <w:top w:val="single" w:sz="4" w:space="0" w:color="auto"/>
              <w:left w:val="nil"/>
              <w:bottom w:val="nil"/>
              <w:right w:val="nil"/>
            </w:tcBorders>
          </w:tcPr>
          <w:p w14:paraId="5B6B9D45" w14:textId="77777777" w:rsidR="00E76DEE" w:rsidRDefault="00E76DEE" w:rsidP="00E76DEE"/>
        </w:tc>
      </w:tr>
      <w:tr w:rsidR="002347B9" w14:paraId="6630C062" w14:textId="77777777"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12BEA91" w14:textId="0556CAC1" w:rsidR="004B7B13" w:rsidRDefault="00EB5DB9" w:rsidP="00EB5DB9">
            <w:pPr>
              <w:jc w:val="center"/>
            </w:pPr>
            <w:r w:rsidRPr="00EB5DB9">
              <w:rPr>
                <w:b/>
              </w:rPr>
              <w:t>Terminology</w:t>
            </w:r>
          </w:p>
        </w:tc>
        <w:tc>
          <w:tcPr>
            <w:tcW w:w="4032" w:type="dxa"/>
            <w:tcMar>
              <w:top w:w="100" w:type="dxa"/>
              <w:left w:w="100" w:type="dxa"/>
              <w:bottom w:w="100" w:type="dxa"/>
              <w:right w:w="100" w:type="dxa"/>
            </w:tcMar>
          </w:tcPr>
          <w:p w14:paraId="4CD289B4" w14:textId="1AC3E797" w:rsidR="00641E56" w:rsidRPr="00E5736C" w:rsidRDefault="00E5736C" w:rsidP="00E5736C">
            <w:r w:rsidRPr="00682DE4">
              <w:rPr>
                <w:b/>
                <w:bCs/>
              </w:rPr>
              <w:t>substitution &amp; evaluation</w:t>
            </w:r>
            <w:r w:rsidRPr="00682DE4">
              <w:t xml:space="preserve"> — assign numbers to letters from the domain and compute.</w:t>
            </w:r>
          </w:p>
        </w:tc>
        <w:tc>
          <w:tcPr>
            <w:tcW w:w="4032" w:type="dxa"/>
            <w:tcMar>
              <w:top w:w="100" w:type="dxa"/>
              <w:left w:w="100" w:type="dxa"/>
              <w:bottom w:w="100" w:type="dxa"/>
              <w:right w:w="100" w:type="dxa"/>
            </w:tcMar>
          </w:tcPr>
          <w:p w14:paraId="43F98DBD" w14:textId="77777777" w:rsidR="002347B9" w:rsidRDefault="002347B9" w:rsidP="00097249">
            <w:pPr>
              <w:widowControl w:val="0"/>
              <w:pBdr>
                <w:top w:val="nil"/>
                <w:left w:val="nil"/>
                <w:bottom w:val="nil"/>
                <w:right w:val="nil"/>
                <w:between w:val="nil"/>
              </w:pBdr>
            </w:pPr>
          </w:p>
        </w:tc>
        <w:tc>
          <w:tcPr>
            <w:tcW w:w="4032" w:type="dxa"/>
            <w:tcBorders>
              <w:right w:val="single" w:sz="4" w:space="0" w:color="auto"/>
            </w:tcBorders>
            <w:tcMar>
              <w:top w:w="100" w:type="dxa"/>
              <w:left w:w="100" w:type="dxa"/>
              <w:bottom w:w="100" w:type="dxa"/>
              <w:right w:w="100" w:type="dxa"/>
            </w:tcMar>
          </w:tcPr>
          <w:p w14:paraId="57BF7336" w14:textId="77777777" w:rsidR="002347B9" w:rsidRDefault="002347B9" w:rsidP="00097249">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66B3B981" w14:textId="77777777" w:rsidR="002347B9" w:rsidRDefault="002347B9" w:rsidP="00097249">
            <w:pPr>
              <w:widowControl w:val="0"/>
              <w:pBdr>
                <w:top w:val="nil"/>
                <w:left w:val="nil"/>
                <w:bottom w:val="nil"/>
                <w:right w:val="nil"/>
                <w:between w:val="nil"/>
              </w:pBdr>
              <w:rPr>
                <w:color w:val="FF0000"/>
              </w:rPr>
            </w:pPr>
          </w:p>
        </w:tc>
        <w:tc>
          <w:tcPr>
            <w:tcW w:w="4032" w:type="dxa"/>
            <w:tcBorders>
              <w:top w:val="nil"/>
              <w:left w:val="single" w:sz="4" w:space="0" w:color="auto"/>
              <w:bottom w:val="nil"/>
              <w:right w:val="nil"/>
            </w:tcBorders>
          </w:tcPr>
          <w:p w14:paraId="17E0705E" w14:textId="77777777" w:rsidR="002347B9" w:rsidRPr="7BD64134" w:rsidRDefault="002347B9" w:rsidP="00097249">
            <w:pPr>
              <w:widowControl w:val="0"/>
              <w:pBdr>
                <w:top w:val="nil"/>
                <w:left w:val="nil"/>
                <w:bottom w:val="nil"/>
                <w:right w:val="nil"/>
                <w:between w:val="nil"/>
              </w:pBdr>
              <w:rPr>
                <w:color w:val="FF0000"/>
              </w:rPr>
            </w:pPr>
          </w:p>
        </w:tc>
        <w:tc>
          <w:tcPr>
            <w:tcW w:w="4032" w:type="dxa"/>
            <w:tcBorders>
              <w:top w:val="nil"/>
              <w:left w:val="nil"/>
              <w:bottom w:val="nil"/>
              <w:right w:val="nil"/>
            </w:tcBorders>
          </w:tcPr>
          <w:p w14:paraId="18438C36" w14:textId="77777777" w:rsidR="002347B9" w:rsidRPr="7BD64134" w:rsidRDefault="002347B9" w:rsidP="00097249">
            <w:pPr>
              <w:widowControl w:val="0"/>
              <w:pBdr>
                <w:top w:val="nil"/>
                <w:left w:val="nil"/>
                <w:bottom w:val="nil"/>
                <w:right w:val="nil"/>
                <w:between w:val="nil"/>
              </w:pBdr>
              <w:rPr>
                <w:color w:val="FF0000"/>
              </w:rPr>
            </w:pPr>
          </w:p>
        </w:tc>
        <w:tc>
          <w:tcPr>
            <w:tcW w:w="4032" w:type="dxa"/>
            <w:gridSpan w:val="2"/>
            <w:tcBorders>
              <w:top w:val="nil"/>
              <w:left w:val="nil"/>
              <w:bottom w:val="nil"/>
              <w:right w:val="nil"/>
            </w:tcBorders>
          </w:tcPr>
          <w:p w14:paraId="7266A0B9" w14:textId="77777777" w:rsidR="002347B9" w:rsidRPr="7BD64134" w:rsidRDefault="002347B9" w:rsidP="00097249">
            <w:pPr>
              <w:widowControl w:val="0"/>
              <w:pBdr>
                <w:top w:val="nil"/>
                <w:left w:val="nil"/>
                <w:bottom w:val="nil"/>
                <w:right w:val="nil"/>
                <w:between w:val="nil"/>
              </w:pBdr>
              <w:rPr>
                <w:color w:val="FF0000"/>
              </w:rPr>
            </w:pPr>
          </w:p>
        </w:tc>
      </w:tr>
      <w:tr w:rsidR="000D6F7B" w14:paraId="2BE9F3F5" w14:textId="77777777"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7514E15" w14:textId="77777777" w:rsidR="000D6F7B" w:rsidRPr="0067092A" w:rsidRDefault="000D6F7B" w:rsidP="000D6F7B">
            <w:pPr>
              <w:jc w:val="center"/>
              <w:rPr>
                <w:b/>
              </w:rPr>
            </w:pPr>
            <w:r w:rsidRPr="0067092A">
              <w:rPr>
                <w:b/>
              </w:rPr>
              <w:t xml:space="preserve">Mathematical Models </w:t>
            </w:r>
          </w:p>
        </w:tc>
        <w:tc>
          <w:tcPr>
            <w:tcW w:w="4032" w:type="dxa"/>
            <w:tcMar>
              <w:top w:w="100" w:type="dxa"/>
              <w:left w:w="100" w:type="dxa"/>
              <w:bottom w:w="100" w:type="dxa"/>
              <w:right w:w="100" w:type="dxa"/>
            </w:tcMar>
          </w:tcPr>
          <w:p w14:paraId="052D7DB5" w14:textId="77777777" w:rsidR="000D6F7B" w:rsidRDefault="000D6F7B" w:rsidP="000D6F7B">
            <w:pPr>
              <w:widowControl w:val="0"/>
              <w:pBdr>
                <w:top w:val="nil"/>
                <w:left w:val="nil"/>
                <w:bottom w:val="nil"/>
                <w:right w:val="nil"/>
                <w:between w:val="nil"/>
              </w:pBdr>
            </w:pPr>
          </w:p>
        </w:tc>
        <w:tc>
          <w:tcPr>
            <w:tcW w:w="4032" w:type="dxa"/>
            <w:tcMar>
              <w:top w:w="100" w:type="dxa"/>
              <w:left w:w="100" w:type="dxa"/>
              <w:bottom w:w="100" w:type="dxa"/>
              <w:right w:w="100" w:type="dxa"/>
            </w:tcMar>
          </w:tcPr>
          <w:p w14:paraId="3D3C48D1" w14:textId="77777777" w:rsidR="000D6F7B" w:rsidRDefault="000D6F7B" w:rsidP="000D6F7B">
            <w:pPr>
              <w:widowControl w:val="0"/>
            </w:pPr>
          </w:p>
        </w:tc>
        <w:tc>
          <w:tcPr>
            <w:tcW w:w="4032" w:type="dxa"/>
            <w:tcBorders>
              <w:right w:val="single" w:sz="4" w:space="0" w:color="auto"/>
            </w:tcBorders>
            <w:tcMar>
              <w:top w:w="100" w:type="dxa"/>
              <w:left w:w="100" w:type="dxa"/>
              <w:bottom w:w="100" w:type="dxa"/>
              <w:right w:w="100" w:type="dxa"/>
            </w:tcMar>
          </w:tcPr>
          <w:p w14:paraId="4CC25F61" w14:textId="3F1E398C" w:rsidR="000D6F7B" w:rsidRDefault="000D6F7B" w:rsidP="000D6F7B">
            <w:pPr>
              <w:widowControl w:val="0"/>
            </w:pPr>
          </w:p>
        </w:tc>
        <w:tc>
          <w:tcPr>
            <w:tcW w:w="4032" w:type="dxa"/>
            <w:tcBorders>
              <w:top w:val="single" w:sz="4" w:space="0" w:color="auto"/>
              <w:left w:val="single" w:sz="4" w:space="0" w:color="auto"/>
              <w:bottom w:val="single" w:sz="4" w:space="0" w:color="auto"/>
              <w:right w:val="single" w:sz="4" w:space="0" w:color="auto"/>
            </w:tcBorders>
          </w:tcPr>
          <w:p w14:paraId="57D1E3D4" w14:textId="25AB7E6F" w:rsidR="000D6F7B" w:rsidRDefault="000D6F7B" w:rsidP="000D6F7B">
            <w:pPr>
              <w:widowControl w:val="0"/>
            </w:pPr>
          </w:p>
        </w:tc>
        <w:tc>
          <w:tcPr>
            <w:tcW w:w="4032" w:type="dxa"/>
            <w:tcBorders>
              <w:top w:val="nil"/>
              <w:left w:val="single" w:sz="4" w:space="0" w:color="auto"/>
              <w:bottom w:val="nil"/>
              <w:right w:val="nil"/>
            </w:tcBorders>
          </w:tcPr>
          <w:p w14:paraId="2A1E22D2" w14:textId="3C8717DE" w:rsidR="000D6F7B" w:rsidRDefault="000D6F7B" w:rsidP="000D6F7B">
            <w:pPr>
              <w:widowControl w:val="0"/>
            </w:pPr>
          </w:p>
        </w:tc>
        <w:tc>
          <w:tcPr>
            <w:tcW w:w="4032" w:type="dxa"/>
            <w:tcBorders>
              <w:top w:val="nil"/>
              <w:left w:val="nil"/>
              <w:bottom w:val="nil"/>
              <w:right w:val="nil"/>
            </w:tcBorders>
          </w:tcPr>
          <w:p w14:paraId="612A8DDB" w14:textId="51A0CCD1" w:rsidR="000D6F7B" w:rsidRDefault="000D6F7B" w:rsidP="000D6F7B">
            <w:pPr>
              <w:widowControl w:val="0"/>
            </w:pPr>
          </w:p>
        </w:tc>
        <w:tc>
          <w:tcPr>
            <w:tcW w:w="4032" w:type="dxa"/>
            <w:gridSpan w:val="2"/>
            <w:tcBorders>
              <w:top w:val="nil"/>
              <w:left w:val="nil"/>
              <w:bottom w:val="nil"/>
              <w:right w:val="nil"/>
            </w:tcBorders>
          </w:tcPr>
          <w:p w14:paraId="3890F3E9" w14:textId="77777777" w:rsidR="000D6F7B" w:rsidRDefault="000D6F7B" w:rsidP="000D6F7B">
            <w:pPr>
              <w:widowControl w:val="0"/>
            </w:pPr>
          </w:p>
        </w:tc>
      </w:tr>
      <w:tr w:rsidR="000D6F7B" w14:paraId="51F882AF" w14:textId="77777777"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940CE54" w14:textId="77777777" w:rsidR="000D6F7B" w:rsidRPr="0067092A" w:rsidRDefault="000D6F7B" w:rsidP="000D6F7B">
            <w:pPr>
              <w:jc w:val="center"/>
              <w:rPr>
                <w:b/>
              </w:rPr>
            </w:pPr>
            <w:r w:rsidRPr="0067092A">
              <w:rPr>
                <w:b/>
              </w:rPr>
              <w:t>Strategies</w:t>
            </w:r>
          </w:p>
        </w:tc>
        <w:tc>
          <w:tcPr>
            <w:tcW w:w="4032" w:type="dxa"/>
            <w:tcMar>
              <w:top w:w="100" w:type="dxa"/>
              <w:left w:w="100" w:type="dxa"/>
              <w:bottom w:w="100" w:type="dxa"/>
              <w:right w:w="100" w:type="dxa"/>
            </w:tcMar>
          </w:tcPr>
          <w:p w14:paraId="56383B90" w14:textId="77777777" w:rsidR="000D6F7B" w:rsidRDefault="000D6F7B" w:rsidP="000D6F7B">
            <w:pPr>
              <w:widowControl w:val="0"/>
              <w:pBdr>
                <w:top w:val="nil"/>
                <w:left w:val="nil"/>
                <w:bottom w:val="nil"/>
                <w:right w:val="nil"/>
                <w:between w:val="nil"/>
              </w:pBdr>
            </w:pPr>
          </w:p>
        </w:tc>
        <w:tc>
          <w:tcPr>
            <w:tcW w:w="4032" w:type="dxa"/>
            <w:tcMar>
              <w:top w:w="100" w:type="dxa"/>
              <w:left w:w="100" w:type="dxa"/>
              <w:bottom w:w="100" w:type="dxa"/>
              <w:right w:w="100" w:type="dxa"/>
            </w:tcMar>
          </w:tcPr>
          <w:p w14:paraId="4651F55A" w14:textId="77777777" w:rsidR="000D6F7B" w:rsidRDefault="000D6F7B" w:rsidP="000D6F7B">
            <w:pPr>
              <w:widowControl w:val="0"/>
            </w:pPr>
          </w:p>
        </w:tc>
        <w:tc>
          <w:tcPr>
            <w:tcW w:w="4032" w:type="dxa"/>
            <w:tcBorders>
              <w:right w:val="single" w:sz="4" w:space="0" w:color="auto"/>
            </w:tcBorders>
            <w:tcMar>
              <w:top w:w="100" w:type="dxa"/>
              <w:left w:w="100" w:type="dxa"/>
              <w:bottom w:w="100" w:type="dxa"/>
              <w:right w:w="100" w:type="dxa"/>
            </w:tcMar>
          </w:tcPr>
          <w:p w14:paraId="513E6911" w14:textId="77777777" w:rsidR="000D6F7B" w:rsidRDefault="000D6F7B" w:rsidP="000D6F7B">
            <w:pPr>
              <w:widowControl w:val="0"/>
            </w:pPr>
          </w:p>
        </w:tc>
        <w:tc>
          <w:tcPr>
            <w:tcW w:w="4032" w:type="dxa"/>
            <w:tcBorders>
              <w:top w:val="single" w:sz="4" w:space="0" w:color="auto"/>
              <w:left w:val="single" w:sz="4" w:space="0" w:color="auto"/>
              <w:bottom w:val="single" w:sz="4" w:space="0" w:color="auto"/>
              <w:right w:val="single" w:sz="4" w:space="0" w:color="auto"/>
            </w:tcBorders>
          </w:tcPr>
          <w:p w14:paraId="6251962D" w14:textId="77777777" w:rsidR="000D6F7B" w:rsidRDefault="000D6F7B" w:rsidP="000D6F7B">
            <w:pPr>
              <w:widowControl w:val="0"/>
            </w:pPr>
          </w:p>
        </w:tc>
        <w:tc>
          <w:tcPr>
            <w:tcW w:w="4032" w:type="dxa"/>
            <w:tcBorders>
              <w:top w:val="nil"/>
              <w:left w:val="single" w:sz="4" w:space="0" w:color="auto"/>
              <w:bottom w:val="nil"/>
              <w:right w:val="nil"/>
            </w:tcBorders>
          </w:tcPr>
          <w:p w14:paraId="6EFB36DA" w14:textId="77777777" w:rsidR="000D6F7B" w:rsidRDefault="000D6F7B" w:rsidP="000D6F7B">
            <w:pPr>
              <w:widowControl w:val="0"/>
            </w:pPr>
          </w:p>
        </w:tc>
        <w:tc>
          <w:tcPr>
            <w:tcW w:w="4032" w:type="dxa"/>
            <w:tcBorders>
              <w:top w:val="nil"/>
              <w:left w:val="nil"/>
              <w:bottom w:val="nil"/>
              <w:right w:val="nil"/>
            </w:tcBorders>
          </w:tcPr>
          <w:p w14:paraId="367448B9" w14:textId="77777777" w:rsidR="000D6F7B" w:rsidRDefault="000D6F7B" w:rsidP="000D6F7B">
            <w:pPr>
              <w:widowControl w:val="0"/>
            </w:pPr>
          </w:p>
        </w:tc>
        <w:tc>
          <w:tcPr>
            <w:tcW w:w="4032" w:type="dxa"/>
            <w:gridSpan w:val="2"/>
            <w:tcBorders>
              <w:top w:val="nil"/>
              <w:left w:val="nil"/>
              <w:bottom w:val="nil"/>
              <w:right w:val="nil"/>
            </w:tcBorders>
          </w:tcPr>
          <w:p w14:paraId="2616C10B" w14:textId="77777777" w:rsidR="000D6F7B" w:rsidRDefault="000D6F7B" w:rsidP="000D6F7B">
            <w:pPr>
              <w:widowControl w:val="0"/>
            </w:pPr>
          </w:p>
        </w:tc>
      </w:tr>
      <w:tr w:rsidR="000D6F7B" w14:paraId="7FEFE5FC" w14:textId="77777777"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5BA5C8C" w14:textId="77777777" w:rsidR="000D6F7B" w:rsidRPr="002347B9" w:rsidRDefault="000D6F7B" w:rsidP="000D6F7B">
            <w:pPr>
              <w:jc w:val="center"/>
              <w:rPr>
                <w:b/>
              </w:rPr>
            </w:pPr>
            <w:r w:rsidRPr="0067092A">
              <w:rPr>
                <w:b/>
              </w:rPr>
              <w:t>Specifications</w:t>
            </w:r>
          </w:p>
        </w:tc>
        <w:tc>
          <w:tcPr>
            <w:tcW w:w="4032" w:type="dxa"/>
            <w:tcMar>
              <w:top w:w="100" w:type="dxa"/>
              <w:left w:w="100" w:type="dxa"/>
              <w:bottom w:w="100" w:type="dxa"/>
              <w:right w:w="100" w:type="dxa"/>
            </w:tcMar>
          </w:tcPr>
          <w:p w14:paraId="197D530F" w14:textId="32C078BE" w:rsidR="00D47B54" w:rsidRDefault="00925941" w:rsidP="00341CFE">
            <w:pPr>
              <w:widowControl w:val="0"/>
              <w:pBdr>
                <w:top w:val="nil"/>
                <w:left w:val="nil"/>
                <w:bottom w:val="nil"/>
                <w:right w:val="nil"/>
                <w:between w:val="nil"/>
              </w:pBdr>
            </w:pPr>
            <w:r w:rsidRPr="00B05FCE">
              <w:t>Consider prior concepts learned/grade level when making number choices (whole numbers, nonnegative rational numbers, integers, rational numbers)</w:t>
            </w:r>
          </w:p>
        </w:tc>
        <w:tc>
          <w:tcPr>
            <w:tcW w:w="4032" w:type="dxa"/>
            <w:tcMar>
              <w:top w:w="100" w:type="dxa"/>
              <w:left w:w="100" w:type="dxa"/>
              <w:bottom w:w="100" w:type="dxa"/>
              <w:right w:w="100" w:type="dxa"/>
            </w:tcMar>
          </w:tcPr>
          <w:p w14:paraId="77E82503" w14:textId="131EC876" w:rsidR="000D6F7B" w:rsidRDefault="00925941" w:rsidP="00341CFE">
            <w:pPr>
              <w:widowControl w:val="0"/>
              <w:pBdr>
                <w:top w:val="nil"/>
                <w:left w:val="nil"/>
                <w:bottom w:val="nil"/>
                <w:right w:val="nil"/>
                <w:between w:val="nil"/>
              </w:pBdr>
            </w:pPr>
            <w:r w:rsidRPr="00B05FCE">
              <w:t>Consider prior concepts learned/grade level when making number choices (whole numbers, nonnegative rational numbers, integers, rational numbers)</w:t>
            </w:r>
          </w:p>
        </w:tc>
        <w:tc>
          <w:tcPr>
            <w:tcW w:w="4032" w:type="dxa"/>
            <w:tcBorders>
              <w:right w:val="single" w:sz="4" w:space="0" w:color="auto"/>
            </w:tcBorders>
            <w:tcMar>
              <w:top w:w="100" w:type="dxa"/>
              <w:left w:w="100" w:type="dxa"/>
              <w:bottom w:w="100" w:type="dxa"/>
              <w:right w:w="100" w:type="dxa"/>
            </w:tcMar>
          </w:tcPr>
          <w:p w14:paraId="1FE0D7A2" w14:textId="706AF6A2" w:rsidR="000D6F7B" w:rsidRDefault="00925941" w:rsidP="00341CFE">
            <w:pPr>
              <w:widowControl w:val="0"/>
              <w:pBdr>
                <w:top w:val="nil"/>
                <w:left w:val="nil"/>
                <w:bottom w:val="nil"/>
                <w:right w:val="nil"/>
                <w:between w:val="nil"/>
              </w:pBdr>
            </w:pPr>
            <w:r w:rsidRPr="00B05FCE">
              <w:t>Consider prior concepts learned/grade level when making number choices (whole numbers, nonnegative rational numbers, integers, rational numbers)</w:t>
            </w:r>
          </w:p>
        </w:tc>
        <w:tc>
          <w:tcPr>
            <w:tcW w:w="4032" w:type="dxa"/>
            <w:tcBorders>
              <w:top w:val="single" w:sz="4" w:space="0" w:color="auto"/>
              <w:left w:val="single" w:sz="4" w:space="0" w:color="auto"/>
              <w:bottom w:val="single" w:sz="4" w:space="0" w:color="auto"/>
              <w:right w:val="single" w:sz="4" w:space="0" w:color="auto"/>
            </w:tcBorders>
          </w:tcPr>
          <w:p w14:paraId="0FBD18ED" w14:textId="437835F5" w:rsidR="000D6F7B" w:rsidRDefault="00925941" w:rsidP="00341CFE">
            <w:pPr>
              <w:widowControl w:val="0"/>
              <w:pBdr>
                <w:top w:val="nil"/>
                <w:left w:val="nil"/>
                <w:bottom w:val="nil"/>
                <w:right w:val="nil"/>
                <w:between w:val="nil"/>
              </w:pBdr>
            </w:pPr>
            <w:r w:rsidRPr="00B05FCE">
              <w:t>Consider prior concepts learned/grade level when making number choices (whole numbers, nonnegative rational numbers, integers, rational numbers)</w:t>
            </w:r>
          </w:p>
        </w:tc>
        <w:tc>
          <w:tcPr>
            <w:tcW w:w="4032" w:type="dxa"/>
            <w:tcBorders>
              <w:top w:val="nil"/>
              <w:left w:val="single" w:sz="4" w:space="0" w:color="auto"/>
              <w:bottom w:val="nil"/>
              <w:right w:val="nil"/>
            </w:tcBorders>
          </w:tcPr>
          <w:p w14:paraId="647202FA" w14:textId="77777777" w:rsidR="000D6F7B" w:rsidRDefault="000D6F7B" w:rsidP="000D6F7B">
            <w:pPr>
              <w:widowControl w:val="0"/>
              <w:pBdr>
                <w:top w:val="nil"/>
                <w:left w:val="nil"/>
                <w:bottom w:val="nil"/>
                <w:right w:val="nil"/>
                <w:between w:val="nil"/>
              </w:pBdr>
            </w:pPr>
          </w:p>
        </w:tc>
        <w:tc>
          <w:tcPr>
            <w:tcW w:w="4032" w:type="dxa"/>
            <w:tcBorders>
              <w:top w:val="nil"/>
              <w:left w:val="nil"/>
              <w:bottom w:val="nil"/>
              <w:right w:val="nil"/>
            </w:tcBorders>
          </w:tcPr>
          <w:p w14:paraId="04E92A95" w14:textId="77777777" w:rsidR="000D6F7B" w:rsidRDefault="000D6F7B" w:rsidP="000D6F7B">
            <w:pPr>
              <w:widowControl w:val="0"/>
              <w:pBdr>
                <w:top w:val="nil"/>
                <w:left w:val="nil"/>
                <w:bottom w:val="nil"/>
                <w:right w:val="nil"/>
                <w:between w:val="nil"/>
              </w:pBdr>
            </w:pPr>
          </w:p>
        </w:tc>
        <w:tc>
          <w:tcPr>
            <w:tcW w:w="4032" w:type="dxa"/>
            <w:gridSpan w:val="2"/>
            <w:tcBorders>
              <w:top w:val="nil"/>
              <w:left w:val="nil"/>
              <w:bottom w:val="nil"/>
              <w:right w:val="nil"/>
            </w:tcBorders>
          </w:tcPr>
          <w:p w14:paraId="00134FFA" w14:textId="77777777" w:rsidR="000D6F7B" w:rsidRDefault="000D6F7B" w:rsidP="000D6F7B">
            <w:pPr>
              <w:widowControl w:val="0"/>
              <w:pBdr>
                <w:top w:val="nil"/>
                <w:left w:val="nil"/>
                <w:bottom w:val="nil"/>
                <w:right w:val="nil"/>
                <w:between w:val="nil"/>
              </w:pBdr>
            </w:pPr>
          </w:p>
        </w:tc>
      </w:tr>
      <w:tr w:rsidR="00E94E43" w14:paraId="2BC373C9" w14:textId="77777777"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156EF48" w14:textId="77777777" w:rsidR="00E94E43" w:rsidRPr="0067092A" w:rsidRDefault="00E94E43" w:rsidP="00E94E43">
            <w:pPr>
              <w:jc w:val="center"/>
              <w:rPr>
                <w:b/>
              </w:rPr>
            </w:pPr>
            <w:r w:rsidRPr="0067092A">
              <w:rPr>
                <w:b/>
              </w:rPr>
              <w:t>Leaves to Include</w:t>
            </w:r>
          </w:p>
        </w:tc>
        <w:tc>
          <w:tcPr>
            <w:tcW w:w="4032" w:type="dxa"/>
            <w:tcMar>
              <w:top w:w="100" w:type="dxa"/>
              <w:left w:w="100" w:type="dxa"/>
              <w:bottom w:w="100" w:type="dxa"/>
              <w:right w:w="100" w:type="dxa"/>
            </w:tcMar>
          </w:tcPr>
          <w:p w14:paraId="6F2672A6" w14:textId="23EA90F3" w:rsidR="00E94E43" w:rsidRDefault="00E94E43" w:rsidP="00E94E43">
            <w:pPr>
              <w:widowControl w:val="0"/>
              <w:pBdr>
                <w:top w:val="nil"/>
                <w:left w:val="nil"/>
                <w:bottom w:val="nil"/>
                <w:right w:val="nil"/>
                <w:between w:val="nil"/>
              </w:pBdr>
            </w:pPr>
            <w:r w:rsidRPr="00682DE4">
              <w:t>Order of operations as a convention</w:t>
            </w:r>
            <w:r>
              <w:t xml:space="preserve"> to make life easier</w:t>
            </w:r>
          </w:p>
        </w:tc>
        <w:tc>
          <w:tcPr>
            <w:tcW w:w="4032" w:type="dxa"/>
            <w:tcMar>
              <w:top w:w="100" w:type="dxa"/>
              <w:left w:w="100" w:type="dxa"/>
              <w:bottom w:w="100" w:type="dxa"/>
              <w:right w:w="100" w:type="dxa"/>
            </w:tcMar>
          </w:tcPr>
          <w:p w14:paraId="31092DD0" w14:textId="19F6DB58" w:rsidR="00E94E43" w:rsidRDefault="00E94E43" w:rsidP="00E94E43">
            <w:pPr>
              <w:widowControl w:val="0"/>
            </w:pPr>
            <w:r w:rsidRPr="00682DE4">
              <w:t>Order of operations as a convention</w:t>
            </w:r>
            <w:r>
              <w:t xml:space="preserve"> to make life easier</w:t>
            </w:r>
          </w:p>
        </w:tc>
        <w:tc>
          <w:tcPr>
            <w:tcW w:w="4032" w:type="dxa"/>
            <w:tcBorders>
              <w:right w:val="single" w:sz="4" w:space="0" w:color="auto"/>
            </w:tcBorders>
            <w:tcMar>
              <w:top w:w="100" w:type="dxa"/>
              <w:left w:w="100" w:type="dxa"/>
              <w:bottom w:w="100" w:type="dxa"/>
              <w:right w:w="100" w:type="dxa"/>
            </w:tcMar>
          </w:tcPr>
          <w:p w14:paraId="482F406E" w14:textId="05D5C3D7" w:rsidR="00E94E43" w:rsidRDefault="00E94E43" w:rsidP="00E94E43">
            <w:pPr>
              <w:widowControl w:val="0"/>
            </w:pPr>
            <w:r w:rsidRPr="00682DE4">
              <w:t>Order of operations as a convention</w:t>
            </w:r>
            <w:r>
              <w:t xml:space="preserve"> to make life easier</w:t>
            </w:r>
          </w:p>
        </w:tc>
        <w:tc>
          <w:tcPr>
            <w:tcW w:w="4032" w:type="dxa"/>
            <w:tcBorders>
              <w:top w:val="single" w:sz="4" w:space="0" w:color="auto"/>
              <w:left w:val="single" w:sz="4" w:space="0" w:color="auto"/>
              <w:bottom w:val="single" w:sz="4" w:space="0" w:color="auto"/>
              <w:right w:val="single" w:sz="4" w:space="0" w:color="auto"/>
            </w:tcBorders>
          </w:tcPr>
          <w:p w14:paraId="57C79AD2" w14:textId="74049AB0" w:rsidR="00E94E43" w:rsidRDefault="00E94E43" w:rsidP="00E94E43">
            <w:pPr>
              <w:widowControl w:val="0"/>
            </w:pPr>
            <w:r w:rsidRPr="00682DE4">
              <w:t>Order of operations as a convention</w:t>
            </w:r>
            <w:r>
              <w:t xml:space="preserve"> to make life easier</w:t>
            </w:r>
          </w:p>
        </w:tc>
        <w:tc>
          <w:tcPr>
            <w:tcW w:w="4032" w:type="dxa"/>
            <w:tcBorders>
              <w:top w:val="nil"/>
              <w:left w:val="single" w:sz="4" w:space="0" w:color="auto"/>
              <w:bottom w:val="nil"/>
              <w:right w:val="nil"/>
            </w:tcBorders>
          </w:tcPr>
          <w:p w14:paraId="1F8B427B" w14:textId="77777777" w:rsidR="00E94E43" w:rsidRDefault="00E94E43" w:rsidP="00E94E43">
            <w:pPr>
              <w:widowControl w:val="0"/>
            </w:pPr>
          </w:p>
        </w:tc>
        <w:tc>
          <w:tcPr>
            <w:tcW w:w="4032" w:type="dxa"/>
            <w:tcBorders>
              <w:top w:val="nil"/>
              <w:left w:val="nil"/>
              <w:bottom w:val="nil"/>
              <w:right w:val="nil"/>
            </w:tcBorders>
          </w:tcPr>
          <w:p w14:paraId="3C823A81" w14:textId="77777777" w:rsidR="00E94E43" w:rsidRDefault="00E94E43" w:rsidP="00E94E43">
            <w:pPr>
              <w:widowControl w:val="0"/>
            </w:pPr>
          </w:p>
        </w:tc>
        <w:tc>
          <w:tcPr>
            <w:tcW w:w="4032" w:type="dxa"/>
            <w:gridSpan w:val="2"/>
            <w:tcBorders>
              <w:top w:val="nil"/>
              <w:left w:val="nil"/>
              <w:bottom w:val="nil"/>
              <w:right w:val="nil"/>
            </w:tcBorders>
          </w:tcPr>
          <w:p w14:paraId="6B0B4E30" w14:textId="77777777" w:rsidR="00E94E43" w:rsidRDefault="00E94E43" w:rsidP="00E94E43">
            <w:pPr>
              <w:widowControl w:val="0"/>
            </w:pPr>
          </w:p>
        </w:tc>
      </w:tr>
      <w:tr w:rsidR="00E94E43" w14:paraId="4A60115E" w14:textId="77777777"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43DB2AD" w14:textId="77777777" w:rsidR="00E94E43" w:rsidRPr="0067092A" w:rsidRDefault="00E94E43" w:rsidP="00E94E43">
            <w:pPr>
              <w:jc w:val="center"/>
              <w:rPr>
                <w:b/>
              </w:rPr>
            </w:pPr>
            <w:r w:rsidRPr="0067092A">
              <w:rPr>
                <w:b/>
              </w:rPr>
              <w:t>Considerations</w:t>
            </w:r>
          </w:p>
        </w:tc>
        <w:tc>
          <w:tcPr>
            <w:tcW w:w="4032" w:type="dxa"/>
            <w:tcMar>
              <w:top w:w="100" w:type="dxa"/>
              <w:left w:w="100" w:type="dxa"/>
              <w:bottom w:w="100" w:type="dxa"/>
              <w:right w:w="100" w:type="dxa"/>
            </w:tcMar>
          </w:tcPr>
          <w:p w14:paraId="7FE4EDDC" w14:textId="77777777" w:rsidR="00E94E43" w:rsidRPr="00682DE4" w:rsidRDefault="00E94E43" w:rsidP="00280BA7">
            <w:pPr>
              <w:pStyle w:val="ListParagraph"/>
              <w:numPr>
                <w:ilvl w:val="0"/>
                <w:numId w:val="6"/>
              </w:numPr>
              <w:spacing w:line="278" w:lineRule="auto"/>
            </w:pPr>
            <w:r>
              <w:rPr>
                <w:rStyle w:val="Strong"/>
              </w:rPr>
              <w:t>S</w:t>
            </w:r>
            <w:r w:rsidRPr="00682DE4">
              <w:rPr>
                <w:rStyle w:val="Strong"/>
              </w:rPr>
              <w:t xml:space="preserve">ubstitution, not “plug-in”: </w:t>
            </w:r>
            <w:r w:rsidRPr="00682DE4">
              <w:t>name the domain</w:t>
            </w:r>
            <w:r>
              <w:t xml:space="preserve"> as necessary</w:t>
            </w:r>
            <w:r w:rsidRPr="00682DE4">
              <w:t>, substitute, then compute.</w:t>
            </w:r>
          </w:p>
          <w:p w14:paraId="0C85FFAB" w14:textId="77777777" w:rsidR="00E94E43" w:rsidRPr="00682DE4" w:rsidRDefault="00E94E43" w:rsidP="00280BA7">
            <w:pPr>
              <w:pStyle w:val="ListParagraph"/>
              <w:numPr>
                <w:ilvl w:val="0"/>
                <w:numId w:val="6"/>
              </w:numPr>
              <w:spacing w:line="278" w:lineRule="auto"/>
            </w:pPr>
            <w:r>
              <w:t>C</w:t>
            </w:r>
            <w:r w:rsidRPr="00682DE4">
              <w:t>hecking a few values DOES NOT prove equality of two expressions for all values.</w:t>
            </w:r>
            <w:r>
              <w:t xml:space="preserve"> Only a reasoned chain proves an identity.</w:t>
            </w:r>
          </w:p>
          <w:p w14:paraId="772B200B" w14:textId="77777777" w:rsidR="00E94E43" w:rsidRDefault="00E94E43" w:rsidP="00280BA7">
            <w:pPr>
              <w:pStyle w:val="ListParagraph"/>
              <w:numPr>
                <w:ilvl w:val="0"/>
                <w:numId w:val="6"/>
              </w:numPr>
              <w:spacing w:line="278" w:lineRule="auto"/>
            </w:pPr>
            <w:r w:rsidRPr="44FA64C8">
              <w:rPr>
                <w:rStyle w:val="Strong"/>
                <w:lang w:val="en-US"/>
              </w:rPr>
              <w:t>Expressions ARE NOT equations:</w:t>
            </w:r>
            <w:r w:rsidRPr="44FA64C8">
              <w:rPr>
                <w:lang w:val="en-US"/>
              </w:rPr>
              <w:t xml:space="preserve"> evaluate expressions; solve equations. don’t let “evaluate” morph into “solve.”</w:t>
            </w:r>
          </w:p>
          <w:p w14:paraId="4DFC435B" w14:textId="3D72C638" w:rsidR="00E94E43" w:rsidRDefault="00E94E43" w:rsidP="00280BA7">
            <w:pPr>
              <w:pStyle w:val="ListParagraph"/>
              <w:numPr>
                <w:ilvl w:val="0"/>
                <w:numId w:val="6"/>
              </w:numPr>
              <w:spacing w:line="278" w:lineRule="auto"/>
            </w:pPr>
            <w:r w:rsidRPr="00682DE4">
              <w:t>Attend to units/sign and to domain where operations are defined (no zeros as denominators)</w:t>
            </w:r>
          </w:p>
        </w:tc>
        <w:tc>
          <w:tcPr>
            <w:tcW w:w="4032" w:type="dxa"/>
            <w:tcMar>
              <w:top w:w="100" w:type="dxa"/>
              <w:left w:w="100" w:type="dxa"/>
              <w:bottom w:w="100" w:type="dxa"/>
              <w:right w:w="100" w:type="dxa"/>
            </w:tcMar>
          </w:tcPr>
          <w:p w14:paraId="2E497DC3" w14:textId="77777777" w:rsidR="00E94E43" w:rsidRPr="00682DE4" w:rsidRDefault="00E94E43" w:rsidP="00280BA7">
            <w:pPr>
              <w:pStyle w:val="ListParagraph"/>
              <w:numPr>
                <w:ilvl w:val="0"/>
                <w:numId w:val="6"/>
              </w:numPr>
              <w:spacing w:line="278" w:lineRule="auto"/>
            </w:pPr>
            <w:r>
              <w:rPr>
                <w:rStyle w:val="Strong"/>
              </w:rPr>
              <w:t>S</w:t>
            </w:r>
            <w:r w:rsidRPr="00682DE4">
              <w:rPr>
                <w:rStyle w:val="Strong"/>
              </w:rPr>
              <w:t xml:space="preserve">ubstitution, not “plug-in”: </w:t>
            </w:r>
            <w:r w:rsidRPr="00682DE4">
              <w:t>name the domain</w:t>
            </w:r>
            <w:r>
              <w:t xml:space="preserve"> as necessary</w:t>
            </w:r>
            <w:r w:rsidRPr="00682DE4">
              <w:t>, substitute, then compute.</w:t>
            </w:r>
          </w:p>
          <w:p w14:paraId="546A690F" w14:textId="77777777" w:rsidR="00E94E43" w:rsidRPr="00682DE4" w:rsidRDefault="00E94E43" w:rsidP="00280BA7">
            <w:pPr>
              <w:pStyle w:val="ListParagraph"/>
              <w:numPr>
                <w:ilvl w:val="0"/>
                <w:numId w:val="6"/>
              </w:numPr>
              <w:spacing w:line="278" w:lineRule="auto"/>
            </w:pPr>
            <w:r>
              <w:t>C</w:t>
            </w:r>
            <w:r w:rsidRPr="00682DE4">
              <w:t>hecking a few values DOES NOT prove equality of two expressions for all values.</w:t>
            </w:r>
            <w:r>
              <w:t xml:space="preserve"> Only a reasoned chain proves an identity.</w:t>
            </w:r>
          </w:p>
          <w:p w14:paraId="114D4406" w14:textId="77777777" w:rsidR="00E94E43" w:rsidRDefault="00E94E43" w:rsidP="00280BA7">
            <w:pPr>
              <w:pStyle w:val="ListParagraph"/>
              <w:numPr>
                <w:ilvl w:val="0"/>
                <w:numId w:val="6"/>
              </w:numPr>
              <w:spacing w:line="278" w:lineRule="auto"/>
            </w:pPr>
            <w:r w:rsidRPr="44FA64C8">
              <w:rPr>
                <w:rStyle w:val="Strong"/>
                <w:lang w:val="en-US"/>
              </w:rPr>
              <w:t>Expressions ARE NOT equations:</w:t>
            </w:r>
            <w:r w:rsidRPr="44FA64C8">
              <w:rPr>
                <w:lang w:val="en-US"/>
              </w:rPr>
              <w:t xml:space="preserve"> evaluate expressions; solve equations. don’t let “evaluate” morph into “solve.”</w:t>
            </w:r>
          </w:p>
          <w:p w14:paraId="61B0CFDA" w14:textId="5C37549F" w:rsidR="00E94E43" w:rsidRDefault="00E94E43" w:rsidP="00E94E43">
            <w:pPr>
              <w:widowControl w:val="0"/>
            </w:pPr>
            <w:r w:rsidRPr="00682DE4">
              <w:t>Attend to units/sign and to domain where operations are defined (no zeros as denominators)</w:t>
            </w:r>
          </w:p>
        </w:tc>
        <w:tc>
          <w:tcPr>
            <w:tcW w:w="4032" w:type="dxa"/>
            <w:tcBorders>
              <w:right w:val="single" w:sz="4" w:space="0" w:color="auto"/>
            </w:tcBorders>
            <w:tcMar>
              <w:top w:w="100" w:type="dxa"/>
              <w:left w:w="100" w:type="dxa"/>
              <w:bottom w:w="100" w:type="dxa"/>
              <w:right w:w="100" w:type="dxa"/>
            </w:tcMar>
          </w:tcPr>
          <w:p w14:paraId="74C6BA30" w14:textId="77777777" w:rsidR="00E94E43" w:rsidRPr="00682DE4" w:rsidRDefault="00E94E43" w:rsidP="00280BA7">
            <w:pPr>
              <w:pStyle w:val="ListParagraph"/>
              <w:numPr>
                <w:ilvl w:val="0"/>
                <w:numId w:val="6"/>
              </w:numPr>
              <w:spacing w:line="278" w:lineRule="auto"/>
            </w:pPr>
            <w:r>
              <w:rPr>
                <w:rStyle w:val="Strong"/>
              </w:rPr>
              <w:t>S</w:t>
            </w:r>
            <w:r w:rsidRPr="00682DE4">
              <w:rPr>
                <w:rStyle w:val="Strong"/>
              </w:rPr>
              <w:t xml:space="preserve">ubstitution, not “plug-in”: </w:t>
            </w:r>
            <w:r w:rsidRPr="00682DE4">
              <w:t>name the domain</w:t>
            </w:r>
            <w:r>
              <w:t xml:space="preserve"> as necessary</w:t>
            </w:r>
            <w:r w:rsidRPr="00682DE4">
              <w:t>, substitute, then compute.</w:t>
            </w:r>
          </w:p>
          <w:p w14:paraId="06E1AE4A" w14:textId="77777777" w:rsidR="00E94E43" w:rsidRPr="00682DE4" w:rsidRDefault="00E94E43" w:rsidP="00280BA7">
            <w:pPr>
              <w:pStyle w:val="ListParagraph"/>
              <w:numPr>
                <w:ilvl w:val="0"/>
                <w:numId w:val="6"/>
              </w:numPr>
              <w:spacing w:line="278" w:lineRule="auto"/>
            </w:pPr>
            <w:r>
              <w:t>C</w:t>
            </w:r>
            <w:r w:rsidRPr="00682DE4">
              <w:t>hecking a few values DOES NOT prove equality of two expressions for all values.</w:t>
            </w:r>
            <w:r>
              <w:t xml:space="preserve"> Only a reasoned chain proves an identity.</w:t>
            </w:r>
          </w:p>
          <w:p w14:paraId="1AE80143" w14:textId="77777777" w:rsidR="00E94E43" w:rsidRDefault="00E94E43" w:rsidP="00280BA7">
            <w:pPr>
              <w:pStyle w:val="ListParagraph"/>
              <w:numPr>
                <w:ilvl w:val="0"/>
                <w:numId w:val="6"/>
              </w:numPr>
              <w:spacing w:line="278" w:lineRule="auto"/>
            </w:pPr>
            <w:r w:rsidRPr="44FA64C8">
              <w:rPr>
                <w:rStyle w:val="Strong"/>
                <w:lang w:val="en-US"/>
              </w:rPr>
              <w:t>Expressions ARE NOT equations:</w:t>
            </w:r>
            <w:r w:rsidRPr="44FA64C8">
              <w:rPr>
                <w:lang w:val="en-US"/>
              </w:rPr>
              <w:t xml:space="preserve"> evaluate expressions; solve equations. don’t let “evaluate” morph into “solve.”</w:t>
            </w:r>
          </w:p>
          <w:p w14:paraId="5722B736" w14:textId="5185198B" w:rsidR="00E94E43" w:rsidRDefault="00E94E43" w:rsidP="00E94E43">
            <w:pPr>
              <w:widowControl w:val="0"/>
            </w:pPr>
            <w:r w:rsidRPr="00682DE4">
              <w:t>Attend to units/sign and to domain where operations are defined (no zeros as denominators)</w:t>
            </w:r>
          </w:p>
        </w:tc>
        <w:tc>
          <w:tcPr>
            <w:tcW w:w="4032" w:type="dxa"/>
            <w:tcBorders>
              <w:top w:val="single" w:sz="4" w:space="0" w:color="auto"/>
              <w:left w:val="single" w:sz="4" w:space="0" w:color="auto"/>
              <w:bottom w:val="single" w:sz="4" w:space="0" w:color="auto"/>
              <w:right w:val="single" w:sz="4" w:space="0" w:color="auto"/>
            </w:tcBorders>
          </w:tcPr>
          <w:p w14:paraId="6FAF4147" w14:textId="77777777" w:rsidR="00E94E43" w:rsidRPr="00682DE4" w:rsidRDefault="00E94E43" w:rsidP="00280BA7">
            <w:pPr>
              <w:pStyle w:val="ListParagraph"/>
              <w:numPr>
                <w:ilvl w:val="0"/>
                <w:numId w:val="6"/>
              </w:numPr>
              <w:spacing w:line="278" w:lineRule="auto"/>
            </w:pPr>
            <w:r>
              <w:rPr>
                <w:rStyle w:val="Strong"/>
              </w:rPr>
              <w:t>S</w:t>
            </w:r>
            <w:r w:rsidRPr="00682DE4">
              <w:rPr>
                <w:rStyle w:val="Strong"/>
              </w:rPr>
              <w:t xml:space="preserve">ubstitution, not “plug-in”: </w:t>
            </w:r>
            <w:r w:rsidRPr="00682DE4">
              <w:t>name the domain</w:t>
            </w:r>
            <w:r>
              <w:t xml:space="preserve"> as necessary</w:t>
            </w:r>
            <w:r w:rsidRPr="00682DE4">
              <w:t>, substitute, then compute.</w:t>
            </w:r>
          </w:p>
          <w:p w14:paraId="31683E00" w14:textId="77777777" w:rsidR="00E94E43" w:rsidRPr="00682DE4" w:rsidRDefault="00E94E43" w:rsidP="00280BA7">
            <w:pPr>
              <w:pStyle w:val="ListParagraph"/>
              <w:numPr>
                <w:ilvl w:val="0"/>
                <w:numId w:val="6"/>
              </w:numPr>
              <w:spacing w:line="278" w:lineRule="auto"/>
            </w:pPr>
            <w:r>
              <w:t>C</w:t>
            </w:r>
            <w:r w:rsidRPr="00682DE4">
              <w:t>hecking a few values DOES NOT prove equality of two expressions for all values.</w:t>
            </w:r>
            <w:r>
              <w:t xml:space="preserve"> Only a reasoned chain proves an identity.</w:t>
            </w:r>
          </w:p>
          <w:p w14:paraId="071F4D8F" w14:textId="77777777" w:rsidR="00E94E43" w:rsidRDefault="00E94E43" w:rsidP="00280BA7">
            <w:pPr>
              <w:pStyle w:val="ListParagraph"/>
              <w:numPr>
                <w:ilvl w:val="0"/>
                <w:numId w:val="6"/>
              </w:numPr>
              <w:spacing w:line="278" w:lineRule="auto"/>
            </w:pPr>
            <w:r w:rsidRPr="44FA64C8">
              <w:rPr>
                <w:rStyle w:val="Strong"/>
                <w:lang w:val="en-US"/>
              </w:rPr>
              <w:t>Expressions ARE NOT equations:</w:t>
            </w:r>
            <w:r w:rsidRPr="44FA64C8">
              <w:rPr>
                <w:lang w:val="en-US"/>
              </w:rPr>
              <w:t xml:space="preserve"> evaluate expressions; solve equations. don’t let “evaluate” morph into “solve.”</w:t>
            </w:r>
          </w:p>
          <w:p w14:paraId="69DB645D" w14:textId="56EF2C55" w:rsidR="00E94E43" w:rsidRDefault="00E94E43" w:rsidP="00E94E43">
            <w:r w:rsidRPr="00682DE4">
              <w:t>Attend to units/sign and to domain where operations are defined (no zeros as denominators)</w:t>
            </w:r>
          </w:p>
        </w:tc>
        <w:tc>
          <w:tcPr>
            <w:tcW w:w="4032" w:type="dxa"/>
            <w:tcBorders>
              <w:top w:val="nil"/>
              <w:left w:val="single" w:sz="4" w:space="0" w:color="auto"/>
              <w:bottom w:val="nil"/>
              <w:right w:val="nil"/>
            </w:tcBorders>
          </w:tcPr>
          <w:p w14:paraId="20A62425" w14:textId="77777777" w:rsidR="00E94E43" w:rsidRDefault="00E94E43" w:rsidP="00E94E43"/>
        </w:tc>
        <w:tc>
          <w:tcPr>
            <w:tcW w:w="4032" w:type="dxa"/>
            <w:tcBorders>
              <w:top w:val="nil"/>
              <w:left w:val="nil"/>
              <w:bottom w:val="nil"/>
              <w:right w:val="nil"/>
            </w:tcBorders>
          </w:tcPr>
          <w:p w14:paraId="20C5698C" w14:textId="77777777" w:rsidR="00E94E43" w:rsidRDefault="00E94E43" w:rsidP="00E94E43"/>
        </w:tc>
        <w:tc>
          <w:tcPr>
            <w:tcW w:w="4032" w:type="dxa"/>
            <w:gridSpan w:val="2"/>
            <w:tcBorders>
              <w:top w:val="nil"/>
              <w:left w:val="nil"/>
              <w:bottom w:val="nil"/>
              <w:right w:val="nil"/>
            </w:tcBorders>
          </w:tcPr>
          <w:p w14:paraId="506EEBFC" w14:textId="77777777" w:rsidR="00E94E43" w:rsidRDefault="00E94E43" w:rsidP="00E94E43"/>
        </w:tc>
      </w:tr>
      <w:tr w:rsidR="00374AA5" w14:paraId="62BFFE21" w14:textId="77777777"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2870F6C" w14:textId="77777777" w:rsidR="00374AA5" w:rsidRPr="0067092A" w:rsidRDefault="00374AA5" w:rsidP="00374AA5">
            <w:pPr>
              <w:jc w:val="center"/>
              <w:rPr>
                <w:b/>
                <w:i/>
              </w:rPr>
            </w:pPr>
            <w:r w:rsidRPr="0067092A">
              <w:rPr>
                <w:b/>
              </w:rPr>
              <w:t>Required Skills/Cases</w:t>
            </w:r>
          </w:p>
        </w:tc>
        <w:tc>
          <w:tcPr>
            <w:tcW w:w="4032" w:type="dxa"/>
            <w:tcMar>
              <w:top w:w="100" w:type="dxa"/>
              <w:left w:w="100" w:type="dxa"/>
              <w:bottom w:w="100" w:type="dxa"/>
              <w:right w:w="100" w:type="dxa"/>
            </w:tcMar>
          </w:tcPr>
          <w:p w14:paraId="1A37866B" w14:textId="77777777" w:rsidR="00E87AEC" w:rsidRDefault="00E87AEC" w:rsidP="00374AA5">
            <w:pPr>
              <w:widowControl w:val="0"/>
              <w:pBdr>
                <w:top w:val="nil"/>
                <w:left w:val="nil"/>
                <w:bottom w:val="nil"/>
                <w:right w:val="nil"/>
                <w:between w:val="nil"/>
              </w:pBdr>
            </w:pPr>
            <w:r>
              <w:t xml:space="preserve">Ex: Evaluate </w:t>
            </w:r>
            <m:oMath>
              <m:r>
                <w:rPr>
                  <w:rFonts w:ascii="Cambria Math" w:hAnsi="Cambria Math"/>
                </w:rPr>
                <m:t>x+3</m:t>
              </m:r>
            </m:oMath>
            <w:r>
              <w:t xml:space="preserve"> when </w:t>
            </w:r>
            <m:oMath>
              <m:r>
                <w:rPr>
                  <w:rFonts w:ascii="Cambria Math" w:hAnsi="Cambria Math"/>
                </w:rPr>
                <m:t>x=2</m:t>
              </m:r>
            </m:oMath>
            <w:r>
              <w:t>.</w:t>
            </w:r>
          </w:p>
          <w:p w14:paraId="4A179A8A" w14:textId="77777777" w:rsidR="00E87AEC" w:rsidRDefault="00E87AEC" w:rsidP="00374AA5">
            <w:pPr>
              <w:widowControl w:val="0"/>
              <w:pBdr>
                <w:top w:val="nil"/>
                <w:left w:val="nil"/>
                <w:bottom w:val="nil"/>
                <w:right w:val="nil"/>
                <w:between w:val="nil"/>
              </w:pBdr>
            </w:pPr>
          </w:p>
          <w:p w14:paraId="498445F3" w14:textId="5AF5F4B8" w:rsidR="00374AA5" w:rsidRDefault="00E87AEC" w:rsidP="00374AA5">
            <w:pPr>
              <w:widowControl w:val="0"/>
              <w:pBdr>
                <w:top w:val="nil"/>
                <w:left w:val="nil"/>
                <w:bottom w:val="nil"/>
                <w:right w:val="nil"/>
                <w:between w:val="nil"/>
              </w:pBdr>
            </w:pPr>
            <w:r>
              <w:lastRenderedPageBreak/>
              <w:t>Cases</w:t>
            </w:r>
          </w:p>
          <w:p w14:paraId="3BB5FC09" w14:textId="2A66EC4E" w:rsidR="00374AA5" w:rsidRDefault="00374AA5" w:rsidP="009D5D21">
            <w:pPr>
              <w:pStyle w:val="ListParagraph"/>
              <w:widowControl w:val="0"/>
              <w:numPr>
                <w:ilvl w:val="0"/>
                <w:numId w:val="17"/>
              </w:numPr>
              <w:pBdr>
                <w:top w:val="nil"/>
                <w:left w:val="nil"/>
                <w:bottom w:val="nil"/>
                <w:right w:val="nil"/>
                <w:between w:val="nil"/>
              </w:pBdr>
              <w:spacing w:after="0" w:line="240" w:lineRule="auto"/>
            </w:pPr>
            <w:r>
              <w:t>Expressions with 1 variable</w:t>
            </w:r>
          </w:p>
          <w:p w14:paraId="70029E1B" w14:textId="77777777" w:rsidR="00374AA5" w:rsidRDefault="00374AA5" w:rsidP="009D5D21">
            <w:pPr>
              <w:pStyle w:val="ListParagraph"/>
              <w:widowControl w:val="0"/>
              <w:numPr>
                <w:ilvl w:val="0"/>
                <w:numId w:val="17"/>
              </w:numPr>
              <w:spacing w:after="0" w:line="240" w:lineRule="auto"/>
            </w:pPr>
            <w:r>
              <w:t>Expressions with more than 1 variable</w:t>
            </w:r>
          </w:p>
          <w:p w14:paraId="0D6BDC9E" w14:textId="77777777" w:rsidR="00374AA5" w:rsidRDefault="00374AA5" w:rsidP="00374AA5">
            <w:pPr>
              <w:widowControl w:val="0"/>
            </w:pPr>
          </w:p>
          <w:p w14:paraId="39026665" w14:textId="33C9498B" w:rsidR="00E87AEC" w:rsidRDefault="00E87AEC" w:rsidP="00E87AEC">
            <w:pPr>
              <w:widowControl w:val="0"/>
            </w:pPr>
            <w:r>
              <w:t xml:space="preserve">Number restrictions </w:t>
            </w:r>
          </w:p>
          <w:p w14:paraId="2C1F0DD4" w14:textId="77777777" w:rsidR="00E87AEC" w:rsidRDefault="00E87AEC" w:rsidP="009D5D21">
            <w:pPr>
              <w:pStyle w:val="ListParagraph"/>
              <w:widowControl w:val="0"/>
              <w:numPr>
                <w:ilvl w:val="0"/>
                <w:numId w:val="52"/>
              </w:numPr>
            </w:pPr>
            <w:r>
              <w:t>Whole numbers (g6)</w:t>
            </w:r>
          </w:p>
          <w:p w14:paraId="3E624F63" w14:textId="77777777" w:rsidR="00E87AEC" w:rsidRPr="001E6EFC" w:rsidRDefault="00E87AEC" w:rsidP="009D5D21">
            <w:pPr>
              <w:pStyle w:val="ListParagraph"/>
              <w:widowControl w:val="0"/>
              <w:numPr>
                <w:ilvl w:val="0"/>
                <w:numId w:val="52"/>
              </w:numPr>
            </w:pPr>
            <w:r>
              <w:t>Fractions (g6)</w:t>
            </w:r>
          </w:p>
          <w:p w14:paraId="5C8C6CD8" w14:textId="77777777" w:rsidR="00E87AEC" w:rsidRDefault="00E87AEC" w:rsidP="009D5D21">
            <w:pPr>
              <w:pStyle w:val="ListParagraph"/>
              <w:widowControl w:val="0"/>
              <w:numPr>
                <w:ilvl w:val="0"/>
                <w:numId w:val="52"/>
              </w:numPr>
            </w:pPr>
            <w:r>
              <w:t>Decimals (g6)</w:t>
            </w:r>
          </w:p>
          <w:p w14:paraId="1238792E" w14:textId="5683201C" w:rsidR="00E87AEC" w:rsidRDefault="00E87AEC" w:rsidP="009D5D21">
            <w:pPr>
              <w:pStyle w:val="ListParagraph"/>
              <w:widowControl w:val="0"/>
              <w:numPr>
                <w:ilvl w:val="0"/>
                <w:numId w:val="52"/>
              </w:numPr>
            </w:pPr>
            <w:r>
              <w:t>Integers (g7) (some states</w:t>
            </w:r>
            <w:r w:rsidR="0077224F">
              <w:t xml:space="preserve"> </w:t>
            </w:r>
            <w:r>
              <w:t>g6)</w:t>
            </w:r>
          </w:p>
          <w:p w14:paraId="72679EFD" w14:textId="4FC29B6F" w:rsidR="00374AA5" w:rsidRPr="00BE4AA3" w:rsidRDefault="00E87AEC" w:rsidP="009D5D21">
            <w:pPr>
              <w:pStyle w:val="ListParagraph"/>
              <w:widowControl w:val="0"/>
              <w:numPr>
                <w:ilvl w:val="0"/>
                <w:numId w:val="52"/>
              </w:numPr>
            </w:pPr>
            <w:r>
              <w:t>Rational numbers (g7)</w:t>
            </w:r>
          </w:p>
        </w:tc>
        <w:tc>
          <w:tcPr>
            <w:tcW w:w="4032" w:type="dxa"/>
            <w:tcMar>
              <w:top w:w="100" w:type="dxa"/>
              <w:left w:w="100" w:type="dxa"/>
              <w:bottom w:w="100" w:type="dxa"/>
              <w:right w:w="100" w:type="dxa"/>
            </w:tcMar>
          </w:tcPr>
          <w:p w14:paraId="505E81D6" w14:textId="77777777" w:rsidR="00E87AEC" w:rsidRDefault="00E87AEC" w:rsidP="00611745">
            <w:pPr>
              <w:widowControl w:val="0"/>
              <w:pBdr>
                <w:top w:val="nil"/>
                <w:left w:val="nil"/>
                <w:bottom w:val="nil"/>
                <w:right w:val="nil"/>
                <w:between w:val="nil"/>
              </w:pBdr>
            </w:pPr>
            <w:r>
              <w:lastRenderedPageBreak/>
              <w:t xml:space="preserve">Ex: Evaluate </w:t>
            </w:r>
            <m:oMath>
              <m:r>
                <w:rPr>
                  <w:rFonts w:ascii="Cambria Math" w:hAnsi="Cambria Math"/>
                </w:rPr>
                <m:t>9-(x+3)</m:t>
              </m:r>
            </m:oMath>
            <w:r>
              <w:t xml:space="preserve"> when </w:t>
            </w:r>
            <m:oMath>
              <m:r>
                <w:rPr>
                  <w:rFonts w:ascii="Cambria Math" w:hAnsi="Cambria Math"/>
                </w:rPr>
                <m:t>x=2</m:t>
              </m:r>
            </m:oMath>
            <w:r>
              <w:t>.</w:t>
            </w:r>
          </w:p>
          <w:p w14:paraId="46CEEAE2" w14:textId="77777777" w:rsidR="00E87AEC" w:rsidRDefault="00E87AEC" w:rsidP="00611745">
            <w:pPr>
              <w:widowControl w:val="0"/>
              <w:pBdr>
                <w:top w:val="nil"/>
                <w:left w:val="nil"/>
                <w:bottom w:val="nil"/>
                <w:right w:val="nil"/>
                <w:between w:val="nil"/>
              </w:pBdr>
            </w:pPr>
          </w:p>
          <w:p w14:paraId="0D76D4CC" w14:textId="77777777" w:rsidR="00E87AEC" w:rsidRDefault="00E87AEC" w:rsidP="00E87AEC">
            <w:pPr>
              <w:widowControl w:val="0"/>
              <w:pBdr>
                <w:top w:val="nil"/>
                <w:left w:val="nil"/>
                <w:bottom w:val="nil"/>
                <w:right w:val="nil"/>
                <w:between w:val="nil"/>
              </w:pBdr>
            </w:pPr>
            <w:r>
              <w:lastRenderedPageBreak/>
              <w:t>Cases</w:t>
            </w:r>
          </w:p>
          <w:p w14:paraId="2FCCCDE4" w14:textId="77777777" w:rsidR="00611745" w:rsidRDefault="00611745" w:rsidP="009D5D21">
            <w:pPr>
              <w:pStyle w:val="ListParagraph"/>
              <w:widowControl w:val="0"/>
              <w:numPr>
                <w:ilvl w:val="0"/>
                <w:numId w:val="22"/>
              </w:numPr>
              <w:pBdr>
                <w:top w:val="nil"/>
                <w:left w:val="nil"/>
                <w:bottom w:val="nil"/>
                <w:right w:val="nil"/>
                <w:between w:val="nil"/>
              </w:pBdr>
              <w:spacing w:after="0" w:line="240" w:lineRule="auto"/>
            </w:pPr>
            <w:r>
              <w:t>Expressions with 1 variable</w:t>
            </w:r>
          </w:p>
          <w:p w14:paraId="5F037220" w14:textId="77777777" w:rsidR="00611745" w:rsidRDefault="00611745" w:rsidP="009D5D21">
            <w:pPr>
              <w:pStyle w:val="ListParagraph"/>
              <w:widowControl w:val="0"/>
              <w:numPr>
                <w:ilvl w:val="0"/>
                <w:numId w:val="22"/>
              </w:numPr>
              <w:spacing w:after="0" w:line="240" w:lineRule="auto"/>
            </w:pPr>
            <w:r>
              <w:t>Expressions with more than 1 variable</w:t>
            </w:r>
          </w:p>
          <w:p w14:paraId="223E2EB6" w14:textId="77777777" w:rsidR="00611745" w:rsidRDefault="00611745" w:rsidP="00611745">
            <w:pPr>
              <w:widowControl w:val="0"/>
            </w:pPr>
          </w:p>
          <w:p w14:paraId="4D5DB435" w14:textId="77777777" w:rsidR="00E87AEC" w:rsidRDefault="00E87AEC" w:rsidP="00E87AEC">
            <w:pPr>
              <w:widowControl w:val="0"/>
            </w:pPr>
            <w:r>
              <w:t xml:space="preserve">Number restrictions </w:t>
            </w:r>
          </w:p>
          <w:p w14:paraId="1ED721C2" w14:textId="77777777" w:rsidR="00E87AEC" w:rsidRDefault="00E87AEC" w:rsidP="009D5D21">
            <w:pPr>
              <w:pStyle w:val="ListParagraph"/>
              <w:widowControl w:val="0"/>
              <w:numPr>
                <w:ilvl w:val="0"/>
                <w:numId w:val="53"/>
              </w:numPr>
            </w:pPr>
            <w:r>
              <w:t>Whole numbers (g6)</w:t>
            </w:r>
          </w:p>
          <w:p w14:paraId="3E36D469" w14:textId="77777777" w:rsidR="00E87AEC" w:rsidRPr="001E6EFC" w:rsidRDefault="00E87AEC" w:rsidP="009D5D21">
            <w:pPr>
              <w:pStyle w:val="ListParagraph"/>
              <w:widowControl w:val="0"/>
              <w:numPr>
                <w:ilvl w:val="0"/>
                <w:numId w:val="53"/>
              </w:numPr>
            </w:pPr>
            <w:r>
              <w:t>Fractions (g6)</w:t>
            </w:r>
          </w:p>
          <w:p w14:paraId="587F9E2E" w14:textId="77777777" w:rsidR="00E87AEC" w:rsidRDefault="00E87AEC" w:rsidP="009D5D21">
            <w:pPr>
              <w:pStyle w:val="ListParagraph"/>
              <w:widowControl w:val="0"/>
              <w:numPr>
                <w:ilvl w:val="0"/>
                <w:numId w:val="53"/>
              </w:numPr>
            </w:pPr>
            <w:r>
              <w:t>Decimals (g6)</w:t>
            </w:r>
          </w:p>
          <w:p w14:paraId="32E422FA" w14:textId="5C2B8D0C" w:rsidR="00E87AEC" w:rsidRDefault="00E87AEC" w:rsidP="009D5D21">
            <w:pPr>
              <w:pStyle w:val="ListParagraph"/>
              <w:widowControl w:val="0"/>
              <w:numPr>
                <w:ilvl w:val="0"/>
                <w:numId w:val="53"/>
              </w:numPr>
            </w:pPr>
            <w:r>
              <w:t>Integers (g7) (some states g6)</w:t>
            </w:r>
          </w:p>
          <w:p w14:paraId="0C4B3A50" w14:textId="68861975" w:rsidR="00374AA5" w:rsidRPr="00BE4AA3" w:rsidRDefault="00E87AEC" w:rsidP="009D5D21">
            <w:pPr>
              <w:pStyle w:val="ListParagraph"/>
              <w:widowControl w:val="0"/>
              <w:numPr>
                <w:ilvl w:val="0"/>
                <w:numId w:val="53"/>
              </w:numPr>
            </w:pPr>
            <w:r>
              <w:t>Rational numbers (g7)</w:t>
            </w:r>
          </w:p>
        </w:tc>
        <w:tc>
          <w:tcPr>
            <w:tcW w:w="4032" w:type="dxa"/>
            <w:tcBorders>
              <w:right w:val="single" w:sz="4" w:space="0" w:color="auto"/>
            </w:tcBorders>
            <w:tcMar>
              <w:top w:w="100" w:type="dxa"/>
              <w:left w:w="100" w:type="dxa"/>
              <w:bottom w:w="100" w:type="dxa"/>
              <w:right w:w="100" w:type="dxa"/>
            </w:tcMar>
          </w:tcPr>
          <w:p w14:paraId="1D5206F6" w14:textId="77777777" w:rsidR="00E87AEC" w:rsidRDefault="00E87AEC" w:rsidP="00374AA5">
            <w:pPr>
              <w:widowControl w:val="0"/>
              <w:pBdr>
                <w:top w:val="nil"/>
                <w:left w:val="nil"/>
                <w:bottom w:val="nil"/>
                <w:right w:val="nil"/>
                <w:between w:val="nil"/>
              </w:pBdr>
            </w:pPr>
            <w:r>
              <w:lastRenderedPageBreak/>
              <w:t xml:space="preserve">Ex: Evaluate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w:r>
              <w:t xml:space="preserve"> when </w:t>
            </w:r>
            <m:oMath>
              <m:r>
                <w:rPr>
                  <w:rFonts w:ascii="Cambria Math" w:hAnsi="Cambria Math"/>
                </w:rPr>
                <m:t>x=2</m:t>
              </m:r>
            </m:oMath>
            <w:r>
              <w:t>.</w:t>
            </w:r>
          </w:p>
          <w:p w14:paraId="66858914" w14:textId="77777777" w:rsidR="00E87AEC" w:rsidRDefault="00E87AEC" w:rsidP="00374AA5">
            <w:pPr>
              <w:widowControl w:val="0"/>
              <w:pBdr>
                <w:top w:val="nil"/>
                <w:left w:val="nil"/>
                <w:bottom w:val="nil"/>
                <w:right w:val="nil"/>
                <w:between w:val="nil"/>
              </w:pBdr>
            </w:pPr>
          </w:p>
          <w:p w14:paraId="7AA0B6AD" w14:textId="77777777" w:rsidR="00E87AEC" w:rsidRDefault="00E87AEC" w:rsidP="00E87AEC">
            <w:pPr>
              <w:widowControl w:val="0"/>
              <w:pBdr>
                <w:top w:val="nil"/>
                <w:left w:val="nil"/>
                <w:bottom w:val="nil"/>
                <w:right w:val="nil"/>
                <w:between w:val="nil"/>
              </w:pBdr>
            </w:pPr>
            <w:r>
              <w:lastRenderedPageBreak/>
              <w:t>Cases</w:t>
            </w:r>
          </w:p>
          <w:p w14:paraId="23945A65" w14:textId="77777777" w:rsidR="00374AA5" w:rsidRDefault="00374AA5" w:rsidP="009D5D21">
            <w:pPr>
              <w:pStyle w:val="ListParagraph"/>
              <w:widowControl w:val="0"/>
              <w:numPr>
                <w:ilvl w:val="0"/>
                <w:numId w:val="18"/>
              </w:numPr>
              <w:pBdr>
                <w:top w:val="nil"/>
                <w:left w:val="nil"/>
                <w:bottom w:val="nil"/>
                <w:right w:val="nil"/>
                <w:between w:val="nil"/>
              </w:pBdr>
              <w:spacing w:after="0" w:line="240" w:lineRule="auto"/>
            </w:pPr>
            <w:r>
              <w:t>Expressions with 1 variable</w:t>
            </w:r>
          </w:p>
          <w:p w14:paraId="0D5CA970" w14:textId="77777777" w:rsidR="00374AA5" w:rsidRDefault="00374AA5" w:rsidP="009D5D21">
            <w:pPr>
              <w:pStyle w:val="ListParagraph"/>
              <w:widowControl w:val="0"/>
              <w:numPr>
                <w:ilvl w:val="0"/>
                <w:numId w:val="18"/>
              </w:numPr>
              <w:spacing w:after="0" w:line="240" w:lineRule="auto"/>
            </w:pPr>
            <w:r>
              <w:t>Expressions with more than 1 variable</w:t>
            </w:r>
          </w:p>
          <w:p w14:paraId="36DCF1E0" w14:textId="77777777" w:rsidR="00374AA5" w:rsidRDefault="00374AA5" w:rsidP="00374AA5">
            <w:pPr>
              <w:widowControl w:val="0"/>
            </w:pPr>
          </w:p>
          <w:p w14:paraId="5537DD17" w14:textId="77777777" w:rsidR="00374AA5" w:rsidRDefault="00374AA5" w:rsidP="00374AA5">
            <w:pPr>
              <w:widowControl w:val="0"/>
            </w:pPr>
            <w:r>
              <w:t>Cases</w:t>
            </w:r>
          </w:p>
          <w:p w14:paraId="5B299678" w14:textId="06AC861D" w:rsidR="00374AA5" w:rsidRDefault="00374AA5" w:rsidP="009D5D21">
            <w:pPr>
              <w:pStyle w:val="ListParagraph"/>
              <w:widowControl w:val="0"/>
              <w:numPr>
                <w:ilvl w:val="0"/>
                <w:numId w:val="19"/>
              </w:numPr>
              <w:spacing w:after="0" w:line="240" w:lineRule="auto"/>
            </w:pPr>
            <w:r>
              <w:t>Whole numbers (G6</w:t>
            </w:r>
            <w:r w:rsidR="00E263BB">
              <w:t>/G7</w:t>
            </w:r>
            <w:r>
              <w:t>)</w:t>
            </w:r>
          </w:p>
          <w:p w14:paraId="3D08BFD7" w14:textId="7E1398C6" w:rsidR="00374AA5" w:rsidRPr="00BE4AA3" w:rsidRDefault="00E87AEC" w:rsidP="009D5D21">
            <w:pPr>
              <w:pStyle w:val="ListParagraph"/>
              <w:widowControl w:val="0"/>
              <w:numPr>
                <w:ilvl w:val="0"/>
                <w:numId w:val="19"/>
              </w:numPr>
              <w:spacing w:after="0" w:line="240" w:lineRule="auto"/>
            </w:pPr>
            <w:r>
              <w:t xml:space="preserve">Integers, </w:t>
            </w:r>
            <w:r w:rsidR="00374AA5">
              <w:t>Rational numbers (G7</w:t>
            </w:r>
            <w:r w:rsidR="00C54FE8">
              <w:t>/G8</w:t>
            </w:r>
            <w:r w:rsidR="00374AA5">
              <w:t>)</w:t>
            </w:r>
          </w:p>
        </w:tc>
        <w:tc>
          <w:tcPr>
            <w:tcW w:w="4032" w:type="dxa"/>
            <w:tcBorders>
              <w:top w:val="single" w:sz="4" w:space="0" w:color="auto"/>
              <w:left w:val="single" w:sz="4" w:space="0" w:color="auto"/>
              <w:bottom w:val="single" w:sz="4" w:space="0" w:color="auto"/>
              <w:right w:val="single" w:sz="4" w:space="0" w:color="auto"/>
            </w:tcBorders>
          </w:tcPr>
          <w:p w14:paraId="15ED2C46" w14:textId="77777777" w:rsidR="00E87AEC" w:rsidRDefault="00E87AEC" w:rsidP="00E263BB">
            <w:pPr>
              <w:widowControl w:val="0"/>
              <w:pBdr>
                <w:top w:val="nil"/>
                <w:left w:val="nil"/>
                <w:bottom w:val="nil"/>
                <w:right w:val="nil"/>
                <w:between w:val="nil"/>
              </w:pBdr>
            </w:pPr>
            <w:r>
              <w:lastRenderedPageBreak/>
              <w:t xml:space="preserve">Ex: Evaluate </w:t>
            </w:r>
            <m:oMath>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-9)-1</m:t>
              </m:r>
            </m:oMath>
            <w:r>
              <w:t xml:space="preserve"> when </w:t>
            </w:r>
            <m:oMath>
              <m:r>
                <w:rPr>
                  <w:rFonts w:ascii="Cambria Math" w:hAnsi="Cambria Math"/>
                </w:rPr>
                <m:t>x=2</m:t>
              </m:r>
            </m:oMath>
            <w:r>
              <w:t>.</w:t>
            </w:r>
          </w:p>
          <w:p w14:paraId="08C8ADF3" w14:textId="77777777" w:rsidR="00E87AEC" w:rsidRDefault="00E87AEC" w:rsidP="00E263BB">
            <w:pPr>
              <w:widowControl w:val="0"/>
              <w:pBdr>
                <w:top w:val="nil"/>
                <w:left w:val="nil"/>
                <w:bottom w:val="nil"/>
                <w:right w:val="nil"/>
                <w:between w:val="nil"/>
              </w:pBdr>
            </w:pPr>
          </w:p>
          <w:p w14:paraId="69F163CC" w14:textId="77777777" w:rsidR="00E87AEC" w:rsidRDefault="00E87AEC" w:rsidP="00E87AEC">
            <w:pPr>
              <w:widowControl w:val="0"/>
              <w:pBdr>
                <w:top w:val="nil"/>
                <w:left w:val="nil"/>
                <w:bottom w:val="nil"/>
                <w:right w:val="nil"/>
                <w:between w:val="nil"/>
              </w:pBdr>
            </w:pPr>
            <w:r>
              <w:t>Cases</w:t>
            </w:r>
          </w:p>
          <w:p w14:paraId="7DF7F896" w14:textId="77777777" w:rsidR="00E263BB" w:rsidRDefault="00E263BB" w:rsidP="009D5D21">
            <w:pPr>
              <w:pStyle w:val="ListParagraph"/>
              <w:widowControl w:val="0"/>
              <w:numPr>
                <w:ilvl w:val="0"/>
                <w:numId w:val="20"/>
              </w:numPr>
              <w:pBdr>
                <w:top w:val="nil"/>
                <w:left w:val="nil"/>
                <w:bottom w:val="nil"/>
                <w:right w:val="nil"/>
                <w:between w:val="nil"/>
              </w:pBdr>
              <w:spacing w:after="0" w:line="240" w:lineRule="auto"/>
            </w:pPr>
            <w:r>
              <w:t>Expressions with 1 variable</w:t>
            </w:r>
          </w:p>
          <w:p w14:paraId="2D087E3E" w14:textId="77777777" w:rsidR="00E263BB" w:rsidRDefault="00E263BB" w:rsidP="009D5D21">
            <w:pPr>
              <w:pStyle w:val="ListParagraph"/>
              <w:widowControl w:val="0"/>
              <w:numPr>
                <w:ilvl w:val="0"/>
                <w:numId w:val="20"/>
              </w:numPr>
              <w:spacing w:after="0" w:line="240" w:lineRule="auto"/>
            </w:pPr>
            <w:r>
              <w:t>Expressions with more than 1 variable</w:t>
            </w:r>
          </w:p>
          <w:p w14:paraId="39DFCBCB" w14:textId="77777777" w:rsidR="00E263BB" w:rsidRDefault="00E263BB" w:rsidP="00E263BB">
            <w:pPr>
              <w:widowControl w:val="0"/>
            </w:pPr>
          </w:p>
          <w:p w14:paraId="5999F839" w14:textId="77777777" w:rsidR="00E263BB" w:rsidRDefault="00E263BB" w:rsidP="00E263BB">
            <w:pPr>
              <w:widowControl w:val="0"/>
            </w:pPr>
            <w:r>
              <w:t>Cases</w:t>
            </w:r>
          </w:p>
          <w:p w14:paraId="02D47582" w14:textId="77777777" w:rsidR="00E263BB" w:rsidRDefault="00E263BB" w:rsidP="009D5D21">
            <w:pPr>
              <w:pStyle w:val="ListParagraph"/>
              <w:widowControl w:val="0"/>
              <w:numPr>
                <w:ilvl w:val="0"/>
                <w:numId w:val="21"/>
              </w:numPr>
              <w:spacing w:after="0" w:line="240" w:lineRule="auto"/>
            </w:pPr>
            <w:r>
              <w:t>Whole numbers (G6/G7)</w:t>
            </w:r>
          </w:p>
          <w:p w14:paraId="13B47E77" w14:textId="5A18EC0C" w:rsidR="00374AA5" w:rsidRDefault="00E87AEC" w:rsidP="009D5D21">
            <w:pPr>
              <w:pStyle w:val="ListParagraph"/>
              <w:widowControl w:val="0"/>
              <w:numPr>
                <w:ilvl w:val="0"/>
                <w:numId w:val="21"/>
              </w:numPr>
              <w:spacing w:after="0" w:line="240" w:lineRule="auto"/>
            </w:pPr>
            <w:r>
              <w:t xml:space="preserve">Integers, </w:t>
            </w:r>
            <w:r w:rsidR="00E263BB">
              <w:t>Rational numbers (G7/G8)</w:t>
            </w:r>
          </w:p>
        </w:tc>
        <w:tc>
          <w:tcPr>
            <w:tcW w:w="4032" w:type="dxa"/>
            <w:tcBorders>
              <w:top w:val="nil"/>
              <w:left w:val="single" w:sz="4" w:space="0" w:color="auto"/>
              <w:bottom w:val="nil"/>
              <w:right w:val="nil"/>
            </w:tcBorders>
          </w:tcPr>
          <w:p w14:paraId="0E64492A" w14:textId="77777777" w:rsidR="00374AA5" w:rsidRDefault="00374AA5" w:rsidP="00374AA5">
            <w:pPr>
              <w:widowControl w:val="0"/>
            </w:pPr>
          </w:p>
        </w:tc>
        <w:tc>
          <w:tcPr>
            <w:tcW w:w="4032" w:type="dxa"/>
            <w:tcBorders>
              <w:top w:val="nil"/>
              <w:left w:val="nil"/>
              <w:bottom w:val="nil"/>
              <w:right w:val="nil"/>
            </w:tcBorders>
          </w:tcPr>
          <w:p w14:paraId="385790FF" w14:textId="77777777" w:rsidR="00374AA5" w:rsidRDefault="00374AA5" w:rsidP="00374AA5">
            <w:pPr>
              <w:widowControl w:val="0"/>
            </w:pPr>
          </w:p>
        </w:tc>
        <w:tc>
          <w:tcPr>
            <w:tcW w:w="4032" w:type="dxa"/>
            <w:gridSpan w:val="2"/>
            <w:tcBorders>
              <w:top w:val="nil"/>
              <w:left w:val="nil"/>
              <w:bottom w:val="nil"/>
              <w:right w:val="nil"/>
            </w:tcBorders>
          </w:tcPr>
          <w:p w14:paraId="12625E15" w14:textId="77777777" w:rsidR="00374AA5" w:rsidRDefault="00374AA5" w:rsidP="00374AA5">
            <w:pPr>
              <w:widowControl w:val="0"/>
            </w:pPr>
          </w:p>
        </w:tc>
      </w:tr>
      <w:tr w:rsidR="00374AA5" w14:paraId="60958AAD" w14:textId="77777777"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A852229" w14:textId="77777777" w:rsidR="00374AA5" w:rsidRPr="0067092A" w:rsidRDefault="00374AA5" w:rsidP="00374AA5">
            <w:pPr>
              <w:jc w:val="center"/>
              <w:rPr>
                <w:b/>
              </w:rPr>
            </w:pPr>
            <w:r w:rsidRPr="0067092A">
              <w:rPr>
                <w:b/>
              </w:rPr>
              <w:t>Misconceptions</w:t>
            </w:r>
          </w:p>
        </w:tc>
        <w:tc>
          <w:tcPr>
            <w:tcW w:w="4032" w:type="dxa"/>
            <w:tcMar>
              <w:top w:w="100" w:type="dxa"/>
              <w:left w:w="100" w:type="dxa"/>
              <w:bottom w:w="100" w:type="dxa"/>
              <w:right w:w="100" w:type="dxa"/>
            </w:tcMar>
          </w:tcPr>
          <w:p w14:paraId="5722F49D" w14:textId="5A8EA9E2" w:rsidR="00374AA5" w:rsidRDefault="00374AA5" w:rsidP="009D5D21">
            <w:pPr>
              <w:pStyle w:val="ListParagraph"/>
              <w:widowControl w:val="0"/>
              <w:numPr>
                <w:ilvl w:val="0"/>
                <w:numId w:val="16"/>
              </w:numPr>
              <w:spacing w:after="0" w:line="240" w:lineRule="auto"/>
            </w:pPr>
            <w:r>
              <w:t xml:space="preserve">Swapping numbers when substituting for 2 variables: writing </w:t>
            </w:r>
            <m:oMath>
              <m:r>
                <w:rPr>
                  <w:rFonts w:ascii="Cambria Math" w:hAnsi="Cambria Math"/>
                </w:rPr>
                <m:t>3+2(4)</m:t>
              </m:r>
            </m:oMath>
            <w:r>
              <w:t xml:space="preserve"> when substituting </w:t>
            </w:r>
            <m:oMath>
              <m:r>
                <w:rPr>
                  <w:rFonts w:ascii="Cambria Math" w:hAnsi="Cambria Math"/>
                </w:rPr>
                <m:t>a=3</m:t>
              </m:r>
            </m:oMath>
            <w:r>
              <w:t xml:space="preserve"> and </w:t>
            </w:r>
            <m:oMath>
              <m:r>
                <w:rPr>
                  <w:rFonts w:ascii="Cambria Math" w:hAnsi="Cambria Math"/>
                </w:rPr>
                <m:t>b=4</m:t>
              </m:r>
            </m:oMath>
            <w:r>
              <w:t xml:space="preserve"> into the expression </w:t>
            </w:r>
            <m:oMath>
              <m:r>
                <w:rPr>
                  <w:rFonts w:ascii="Cambria Math" w:hAnsi="Cambria Math"/>
                </w:rPr>
                <m:t>b+2a</m:t>
              </m:r>
            </m:oMath>
          </w:p>
          <w:p w14:paraId="730EFD61" w14:textId="77777777" w:rsidR="00374AA5" w:rsidRPr="004B7EDD" w:rsidRDefault="00374AA5" w:rsidP="009D5D21">
            <w:pPr>
              <w:pStyle w:val="ListParagraph"/>
              <w:widowControl w:val="0"/>
              <w:numPr>
                <w:ilvl w:val="0"/>
                <w:numId w:val="15"/>
              </w:numPr>
              <w:pBdr>
                <w:top w:val="nil"/>
                <w:left w:val="nil"/>
                <w:bottom w:val="nil"/>
                <w:right w:val="nil"/>
                <w:between w:val="nil"/>
              </w:pBdr>
              <w:spacing w:after="0" w:line="240" w:lineRule="auto"/>
            </w:pPr>
            <w:r>
              <w:t xml:space="preserve">Issues substituting numbers into an expression with a negative coefficient: writing </w:t>
            </w:r>
            <m:oMath>
              <m:r>
                <w:rPr>
                  <w:rFonts w:ascii="Cambria Math" w:hAnsi="Cambria Math"/>
                </w:rPr>
                <m:t>-2+4</m:t>
              </m:r>
            </m:oMath>
            <w:r>
              <w:t xml:space="preserve"> when substituting </w:t>
            </w:r>
            <m:oMath>
              <m:r>
                <w:rPr>
                  <w:rFonts w:ascii="Cambria Math" w:hAnsi="Cambria Math"/>
                </w:rPr>
                <m:t>-2</m:t>
              </m:r>
            </m:oMath>
            <w:r>
              <w:t xml:space="preserve"> into the expression </w:t>
            </w:r>
            <m:oMath>
              <m:r>
                <w:rPr>
                  <w:rFonts w:ascii="Cambria Math" w:hAnsi="Cambria Math"/>
                </w:rPr>
                <m:t>-x+4</m:t>
              </m:r>
            </m:oMath>
          </w:p>
          <w:p w14:paraId="607C677E" w14:textId="4F3EA587" w:rsidR="00374AA5" w:rsidRDefault="00374AA5" w:rsidP="00374AA5">
            <w:pPr>
              <w:widowControl w:val="0"/>
            </w:pPr>
          </w:p>
        </w:tc>
        <w:tc>
          <w:tcPr>
            <w:tcW w:w="4032" w:type="dxa"/>
            <w:tcMar>
              <w:top w:w="100" w:type="dxa"/>
              <w:left w:w="100" w:type="dxa"/>
              <w:bottom w:w="100" w:type="dxa"/>
              <w:right w:w="100" w:type="dxa"/>
            </w:tcMar>
          </w:tcPr>
          <w:p w14:paraId="1F9B3C7E" w14:textId="77777777" w:rsidR="00374AA5" w:rsidRDefault="00374AA5" w:rsidP="00374AA5">
            <w:pPr>
              <w:pStyle w:val="ListParagraph"/>
              <w:widowControl w:val="0"/>
              <w:pBdr>
                <w:top w:val="nil"/>
                <w:left w:val="nil"/>
                <w:bottom w:val="nil"/>
                <w:right w:val="nil"/>
                <w:between w:val="nil"/>
              </w:pBdr>
              <w:spacing w:after="0" w:line="240" w:lineRule="auto"/>
              <w:ind w:left="360"/>
            </w:pPr>
          </w:p>
        </w:tc>
        <w:tc>
          <w:tcPr>
            <w:tcW w:w="4032" w:type="dxa"/>
            <w:tcBorders>
              <w:right w:val="single" w:sz="4" w:space="0" w:color="auto"/>
            </w:tcBorders>
            <w:tcMar>
              <w:top w:w="100" w:type="dxa"/>
              <w:left w:w="100" w:type="dxa"/>
              <w:bottom w:w="100" w:type="dxa"/>
              <w:right w:w="100" w:type="dxa"/>
            </w:tcMar>
          </w:tcPr>
          <w:p w14:paraId="108FC728" w14:textId="2A010A89" w:rsidR="00374AA5" w:rsidRDefault="00374AA5" w:rsidP="009D5D21">
            <w:pPr>
              <w:pStyle w:val="ListParagraph"/>
              <w:widowControl w:val="0"/>
              <w:numPr>
                <w:ilvl w:val="0"/>
                <w:numId w:val="15"/>
              </w:numPr>
              <w:pBdr>
                <w:top w:val="nil"/>
                <w:left w:val="nil"/>
                <w:bottom w:val="nil"/>
                <w:right w:val="nil"/>
                <w:between w:val="nil"/>
              </w:pBdr>
              <w:spacing w:after="0" w:line="240" w:lineRule="auto"/>
            </w:pPr>
            <w:r>
              <w:t>Not using parentheses when substituting a negative number in</w:t>
            </w:r>
            <w:r w:rsidR="00000427">
              <w:t xml:space="preserve">to </w:t>
            </w:r>
            <w:r>
              <w:t xml:space="preserve">an expression: writing </w:t>
            </w:r>
            <m:oMath>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-1</m:t>
              </m:r>
            </m:oMath>
            <w:r>
              <w:t xml:space="preserve"> when substituting </w:t>
            </w:r>
            <m:oMath>
              <m:r>
                <w:rPr>
                  <w:rFonts w:ascii="Cambria Math" w:hAnsi="Cambria Math"/>
                </w:rPr>
                <m:t>-2</m:t>
              </m:r>
            </m:oMath>
            <w:r>
              <w:t xml:space="preserve"> into the expression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w:r>
              <w:t xml:space="preserve"> </w:t>
            </w:r>
          </w:p>
          <w:p w14:paraId="216C80F2" w14:textId="0B9ADDE1" w:rsidR="00374AA5" w:rsidRDefault="00374AA5" w:rsidP="00374AA5">
            <w:pPr>
              <w:pStyle w:val="ListParagraph"/>
              <w:widowControl w:val="0"/>
              <w:pBdr>
                <w:top w:val="nil"/>
                <w:left w:val="nil"/>
                <w:bottom w:val="nil"/>
                <w:right w:val="nil"/>
                <w:between w:val="nil"/>
              </w:pBd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5A9B8F37" w14:textId="1B3FDE80" w:rsidR="00374AA5" w:rsidRDefault="00000427" w:rsidP="009D5D21">
            <w:pPr>
              <w:pStyle w:val="ListParagraph"/>
              <w:widowControl w:val="0"/>
              <w:numPr>
                <w:ilvl w:val="0"/>
                <w:numId w:val="15"/>
              </w:numPr>
              <w:pBdr>
                <w:top w:val="nil"/>
                <w:left w:val="nil"/>
                <w:bottom w:val="nil"/>
                <w:right w:val="nil"/>
                <w:between w:val="nil"/>
              </w:pBdr>
              <w:spacing w:after="0" w:line="240" w:lineRule="auto"/>
            </w:pPr>
            <w:r>
              <w:t>Not using parentheses when substituting a negative number into an expression:</w:t>
            </w:r>
          </w:p>
        </w:tc>
        <w:tc>
          <w:tcPr>
            <w:tcW w:w="4032" w:type="dxa"/>
            <w:tcBorders>
              <w:top w:val="nil"/>
              <w:left w:val="single" w:sz="4" w:space="0" w:color="auto"/>
              <w:bottom w:val="nil"/>
              <w:right w:val="nil"/>
            </w:tcBorders>
          </w:tcPr>
          <w:p w14:paraId="1CD21FE0" w14:textId="77777777" w:rsidR="00374AA5" w:rsidRDefault="00374AA5" w:rsidP="00374AA5">
            <w:pPr>
              <w:widowControl w:val="0"/>
              <w:pBdr>
                <w:top w:val="nil"/>
                <w:left w:val="nil"/>
                <w:bottom w:val="nil"/>
                <w:right w:val="nil"/>
                <w:between w:val="nil"/>
              </w:pBdr>
            </w:pPr>
          </w:p>
        </w:tc>
        <w:tc>
          <w:tcPr>
            <w:tcW w:w="4032" w:type="dxa"/>
            <w:tcBorders>
              <w:top w:val="nil"/>
              <w:left w:val="nil"/>
              <w:bottom w:val="nil"/>
              <w:right w:val="nil"/>
            </w:tcBorders>
          </w:tcPr>
          <w:p w14:paraId="441DA79F" w14:textId="77777777" w:rsidR="00374AA5" w:rsidRDefault="00374AA5" w:rsidP="00374AA5">
            <w:pPr>
              <w:widowControl w:val="0"/>
              <w:pBdr>
                <w:top w:val="nil"/>
                <w:left w:val="nil"/>
                <w:bottom w:val="nil"/>
                <w:right w:val="nil"/>
                <w:between w:val="nil"/>
              </w:pBdr>
            </w:pPr>
          </w:p>
        </w:tc>
        <w:tc>
          <w:tcPr>
            <w:tcW w:w="4032" w:type="dxa"/>
            <w:gridSpan w:val="2"/>
            <w:tcBorders>
              <w:top w:val="nil"/>
              <w:left w:val="nil"/>
              <w:bottom w:val="nil"/>
              <w:right w:val="nil"/>
            </w:tcBorders>
          </w:tcPr>
          <w:p w14:paraId="40B45109" w14:textId="77777777" w:rsidR="00374AA5" w:rsidRDefault="00374AA5" w:rsidP="00374AA5">
            <w:pPr>
              <w:widowControl w:val="0"/>
              <w:pBdr>
                <w:top w:val="nil"/>
                <w:left w:val="nil"/>
                <w:bottom w:val="nil"/>
                <w:right w:val="nil"/>
                <w:between w:val="nil"/>
              </w:pBdr>
            </w:pPr>
          </w:p>
        </w:tc>
      </w:tr>
      <w:tr w:rsidR="00374AA5" w14:paraId="6848D899" w14:textId="77777777"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3F608D4" w14:textId="77777777" w:rsidR="00374AA5" w:rsidRPr="0067092A" w:rsidRDefault="00374AA5" w:rsidP="00374AA5">
            <w:pPr>
              <w:jc w:val="center"/>
              <w:rPr>
                <w:b/>
              </w:rPr>
            </w:pPr>
            <w:r w:rsidRPr="0067092A">
              <w:rPr>
                <w:b/>
              </w:rPr>
              <w:t>Existing Product Reference, if any</w:t>
            </w:r>
          </w:p>
        </w:tc>
        <w:tc>
          <w:tcPr>
            <w:tcW w:w="4032" w:type="dxa"/>
            <w:tcMar>
              <w:top w:w="100" w:type="dxa"/>
              <w:left w:w="100" w:type="dxa"/>
              <w:bottom w:w="100" w:type="dxa"/>
              <w:right w:w="100" w:type="dxa"/>
            </w:tcMar>
          </w:tcPr>
          <w:p w14:paraId="70BDA220" w14:textId="0810CC1D" w:rsidR="00374AA5" w:rsidRPr="0066123A" w:rsidRDefault="00374AA5" w:rsidP="00374AA5">
            <w:pPr>
              <w:widowControl w:val="0"/>
              <w:pBdr>
                <w:top w:val="nil"/>
                <w:left w:val="nil"/>
                <w:bottom w:val="nil"/>
                <w:right w:val="nil"/>
                <w:between w:val="nil"/>
              </w:pBdr>
            </w:pPr>
            <w:r>
              <w:t>G6 M4 L8, L11, L12</w:t>
            </w:r>
          </w:p>
        </w:tc>
        <w:tc>
          <w:tcPr>
            <w:tcW w:w="4032" w:type="dxa"/>
            <w:tcMar>
              <w:top w:w="100" w:type="dxa"/>
              <w:left w:w="100" w:type="dxa"/>
              <w:bottom w:w="100" w:type="dxa"/>
              <w:right w:w="100" w:type="dxa"/>
            </w:tcMar>
          </w:tcPr>
          <w:p w14:paraId="3601A228" w14:textId="4BAE6246" w:rsidR="00374AA5" w:rsidRDefault="00374AA5" w:rsidP="00374AA5">
            <w:pPr>
              <w:widowControl w:val="0"/>
            </w:pPr>
            <w:r>
              <w:t>G6 M4 L14, L16 in conjunction with distributive property</w:t>
            </w:r>
          </w:p>
        </w:tc>
        <w:tc>
          <w:tcPr>
            <w:tcW w:w="4032" w:type="dxa"/>
            <w:tcBorders>
              <w:right w:val="single" w:sz="4" w:space="0" w:color="auto"/>
            </w:tcBorders>
            <w:tcMar>
              <w:top w:w="100" w:type="dxa"/>
              <w:left w:w="100" w:type="dxa"/>
              <w:bottom w:w="100" w:type="dxa"/>
              <w:right w:w="100" w:type="dxa"/>
            </w:tcMar>
          </w:tcPr>
          <w:p w14:paraId="77B6AE2C" w14:textId="77777777" w:rsidR="00374AA5" w:rsidRDefault="00374AA5" w:rsidP="00374AA5">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3644BF6D" w14:textId="77777777" w:rsidR="00374AA5" w:rsidRDefault="00374AA5" w:rsidP="00374AA5">
            <w:pPr>
              <w:widowControl w:val="0"/>
              <w:pBdr>
                <w:top w:val="nil"/>
                <w:left w:val="nil"/>
                <w:bottom w:val="nil"/>
                <w:right w:val="nil"/>
                <w:between w:val="nil"/>
              </w:pBdr>
            </w:pPr>
          </w:p>
        </w:tc>
        <w:tc>
          <w:tcPr>
            <w:tcW w:w="4032" w:type="dxa"/>
            <w:tcBorders>
              <w:top w:val="nil"/>
              <w:left w:val="single" w:sz="4" w:space="0" w:color="auto"/>
              <w:bottom w:val="nil"/>
              <w:right w:val="nil"/>
            </w:tcBorders>
          </w:tcPr>
          <w:p w14:paraId="067092BD" w14:textId="77777777" w:rsidR="00374AA5" w:rsidRDefault="00374AA5" w:rsidP="00374AA5">
            <w:pPr>
              <w:widowControl w:val="0"/>
              <w:pBdr>
                <w:top w:val="nil"/>
                <w:left w:val="nil"/>
                <w:bottom w:val="nil"/>
                <w:right w:val="nil"/>
                <w:between w:val="nil"/>
              </w:pBdr>
            </w:pPr>
          </w:p>
        </w:tc>
        <w:tc>
          <w:tcPr>
            <w:tcW w:w="4032" w:type="dxa"/>
            <w:tcBorders>
              <w:top w:val="nil"/>
              <w:left w:val="nil"/>
              <w:bottom w:val="nil"/>
              <w:right w:val="nil"/>
            </w:tcBorders>
          </w:tcPr>
          <w:p w14:paraId="27BA23D8" w14:textId="77777777" w:rsidR="00374AA5" w:rsidRDefault="00374AA5" w:rsidP="00374AA5">
            <w:pPr>
              <w:widowControl w:val="0"/>
              <w:pBdr>
                <w:top w:val="nil"/>
                <w:left w:val="nil"/>
                <w:bottom w:val="nil"/>
                <w:right w:val="nil"/>
                <w:between w:val="nil"/>
              </w:pBdr>
            </w:pPr>
          </w:p>
        </w:tc>
        <w:tc>
          <w:tcPr>
            <w:tcW w:w="4032" w:type="dxa"/>
            <w:gridSpan w:val="2"/>
            <w:tcBorders>
              <w:top w:val="nil"/>
              <w:left w:val="nil"/>
              <w:bottom w:val="nil"/>
              <w:right w:val="nil"/>
            </w:tcBorders>
          </w:tcPr>
          <w:p w14:paraId="2AFDDE60" w14:textId="77777777" w:rsidR="00374AA5" w:rsidRDefault="00374AA5" w:rsidP="00374AA5">
            <w:pPr>
              <w:widowControl w:val="0"/>
              <w:pBdr>
                <w:top w:val="nil"/>
                <w:left w:val="nil"/>
                <w:bottom w:val="nil"/>
                <w:right w:val="nil"/>
                <w:between w:val="nil"/>
              </w:pBdr>
            </w:pPr>
          </w:p>
        </w:tc>
      </w:tr>
      <w:tr w:rsidR="00374AA5" w14:paraId="00D22C22" w14:textId="77777777"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DAA499C" w14:textId="77777777" w:rsidR="00374AA5" w:rsidRPr="0067092A" w:rsidRDefault="00374AA5" w:rsidP="00374AA5">
            <w:pPr>
              <w:jc w:val="center"/>
              <w:rPr>
                <w:b/>
              </w:rPr>
            </w:pPr>
            <w:r w:rsidRPr="0067092A">
              <w:rPr>
                <w:b/>
              </w:rPr>
              <w:t>Grade (or Leaf)</w:t>
            </w:r>
          </w:p>
        </w:tc>
        <w:tc>
          <w:tcPr>
            <w:tcW w:w="4032" w:type="dxa"/>
            <w:tcMar>
              <w:top w:w="100" w:type="dxa"/>
              <w:left w:w="100" w:type="dxa"/>
              <w:bottom w:w="100" w:type="dxa"/>
              <w:right w:w="100" w:type="dxa"/>
            </w:tcMar>
          </w:tcPr>
          <w:p w14:paraId="18D6D252" w14:textId="0E3575EB" w:rsidR="00374AA5" w:rsidRDefault="00374AA5" w:rsidP="00374AA5">
            <w:pPr>
              <w:widowControl w:val="0"/>
              <w:pBdr>
                <w:top w:val="nil"/>
                <w:left w:val="nil"/>
                <w:bottom w:val="nil"/>
                <w:right w:val="nil"/>
                <w:between w:val="nil"/>
              </w:pBdr>
            </w:pPr>
            <w:r>
              <w:t>6+</w:t>
            </w:r>
          </w:p>
        </w:tc>
        <w:tc>
          <w:tcPr>
            <w:tcW w:w="4032" w:type="dxa"/>
            <w:tcMar>
              <w:top w:w="100" w:type="dxa"/>
              <w:left w:w="100" w:type="dxa"/>
              <w:bottom w:w="100" w:type="dxa"/>
              <w:right w:w="100" w:type="dxa"/>
            </w:tcMar>
          </w:tcPr>
          <w:p w14:paraId="044F55CE" w14:textId="154970B4" w:rsidR="00374AA5" w:rsidRDefault="00374AA5" w:rsidP="00374AA5">
            <w:pPr>
              <w:widowControl w:val="0"/>
              <w:pBdr>
                <w:top w:val="nil"/>
                <w:left w:val="nil"/>
                <w:bottom w:val="nil"/>
                <w:right w:val="nil"/>
                <w:between w:val="nil"/>
              </w:pBdr>
            </w:pPr>
            <w:r>
              <w:t>6+</w:t>
            </w:r>
          </w:p>
        </w:tc>
        <w:tc>
          <w:tcPr>
            <w:tcW w:w="4032" w:type="dxa"/>
            <w:tcBorders>
              <w:right w:val="single" w:sz="4" w:space="0" w:color="auto"/>
            </w:tcBorders>
            <w:tcMar>
              <w:top w:w="100" w:type="dxa"/>
              <w:left w:w="100" w:type="dxa"/>
              <w:bottom w:w="100" w:type="dxa"/>
              <w:right w:w="100" w:type="dxa"/>
            </w:tcMar>
          </w:tcPr>
          <w:p w14:paraId="729B7448" w14:textId="3D756EA0" w:rsidR="00374AA5" w:rsidRDefault="00374AA5" w:rsidP="00374AA5">
            <w:pPr>
              <w:widowControl w:val="0"/>
              <w:pBdr>
                <w:top w:val="nil"/>
                <w:left w:val="nil"/>
                <w:bottom w:val="nil"/>
                <w:right w:val="nil"/>
                <w:between w:val="nil"/>
              </w:pBdr>
            </w:pPr>
            <w:r>
              <w:t>6+</w:t>
            </w:r>
          </w:p>
        </w:tc>
        <w:tc>
          <w:tcPr>
            <w:tcW w:w="4032" w:type="dxa"/>
            <w:tcBorders>
              <w:top w:val="single" w:sz="4" w:space="0" w:color="auto"/>
              <w:left w:val="single" w:sz="4" w:space="0" w:color="auto"/>
              <w:bottom w:val="single" w:sz="4" w:space="0" w:color="auto"/>
              <w:right w:val="single" w:sz="4" w:space="0" w:color="auto"/>
            </w:tcBorders>
          </w:tcPr>
          <w:p w14:paraId="50C8F40D" w14:textId="5D21C3AB" w:rsidR="00374AA5" w:rsidRDefault="00374AA5" w:rsidP="00374AA5">
            <w:pPr>
              <w:widowControl w:val="0"/>
              <w:pBdr>
                <w:top w:val="nil"/>
                <w:left w:val="nil"/>
                <w:bottom w:val="nil"/>
                <w:right w:val="nil"/>
                <w:between w:val="nil"/>
              </w:pBdr>
            </w:pPr>
            <w:r>
              <w:t>6+</w:t>
            </w:r>
          </w:p>
        </w:tc>
        <w:tc>
          <w:tcPr>
            <w:tcW w:w="4032" w:type="dxa"/>
            <w:tcBorders>
              <w:top w:val="nil"/>
              <w:left w:val="single" w:sz="4" w:space="0" w:color="auto"/>
              <w:bottom w:val="nil"/>
              <w:right w:val="nil"/>
            </w:tcBorders>
          </w:tcPr>
          <w:p w14:paraId="48478757" w14:textId="77777777" w:rsidR="00374AA5" w:rsidRDefault="00374AA5" w:rsidP="00374AA5">
            <w:pPr>
              <w:widowControl w:val="0"/>
              <w:pBdr>
                <w:top w:val="nil"/>
                <w:left w:val="nil"/>
                <w:bottom w:val="nil"/>
                <w:right w:val="nil"/>
                <w:between w:val="nil"/>
              </w:pBdr>
            </w:pPr>
          </w:p>
        </w:tc>
        <w:tc>
          <w:tcPr>
            <w:tcW w:w="4032" w:type="dxa"/>
            <w:tcBorders>
              <w:top w:val="nil"/>
              <w:left w:val="nil"/>
              <w:bottom w:val="nil"/>
              <w:right w:val="nil"/>
            </w:tcBorders>
          </w:tcPr>
          <w:p w14:paraId="7B1FEEAA" w14:textId="77777777" w:rsidR="00374AA5" w:rsidRDefault="00374AA5" w:rsidP="00374AA5">
            <w:pPr>
              <w:widowControl w:val="0"/>
              <w:pBdr>
                <w:top w:val="nil"/>
                <w:left w:val="nil"/>
                <w:bottom w:val="nil"/>
                <w:right w:val="nil"/>
                <w:between w:val="nil"/>
              </w:pBdr>
            </w:pPr>
          </w:p>
        </w:tc>
        <w:tc>
          <w:tcPr>
            <w:tcW w:w="4032" w:type="dxa"/>
            <w:gridSpan w:val="2"/>
            <w:tcBorders>
              <w:top w:val="nil"/>
              <w:left w:val="nil"/>
              <w:bottom w:val="nil"/>
              <w:right w:val="nil"/>
            </w:tcBorders>
          </w:tcPr>
          <w:p w14:paraId="1313FCB3" w14:textId="77777777" w:rsidR="00374AA5" w:rsidRDefault="00374AA5" w:rsidP="00374AA5">
            <w:pPr>
              <w:widowControl w:val="0"/>
              <w:pBdr>
                <w:top w:val="nil"/>
                <w:left w:val="nil"/>
                <w:bottom w:val="nil"/>
                <w:right w:val="nil"/>
                <w:between w:val="nil"/>
              </w:pBdr>
            </w:pPr>
          </w:p>
        </w:tc>
      </w:tr>
      <w:tr w:rsidR="00374AA5" w14:paraId="455A3683" w14:textId="77777777"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9F3C44F" w14:textId="77777777" w:rsidR="00374AA5" w:rsidRPr="0067092A" w:rsidRDefault="00374AA5" w:rsidP="00374AA5">
            <w:pPr>
              <w:jc w:val="center"/>
              <w:rPr>
                <w:b/>
              </w:rPr>
            </w:pPr>
            <w:r w:rsidRPr="0067092A">
              <w:rPr>
                <w:b/>
              </w:rPr>
              <w:t>Notes related to Standards, Grade, or Leaf</w:t>
            </w:r>
          </w:p>
        </w:tc>
        <w:tc>
          <w:tcPr>
            <w:tcW w:w="4032" w:type="dxa"/>
            <w:tcMar>
              <w:top w:w="100" w:type="dxa"/>
              <w:left w:w="100" w:type="dxa"/>
              <w:bottom w:w="100" w:type="dxa"/>
              <w:right w:w="100" w:type="dxa"/>
            </w:tcMar>
          </w:tcPr>
          <w:p w14:paraId="0E1774D8" w14:textId="77777777" w:rsidR="00374AA5" w:rsidRPr="00430E1E" w:rsidRDefault="00374AA5" w:rsidP="00374AA5">
            <w:pPr>
              <w:widowControl w:val="0"/>
            </w:pPr>
            <w:r w:rsidRPr="00430E1E">
              <w:t>6.EE.A.2</w:t>
            </w:r>
          </w:p>
          <w:p w14:paraId="54B9DDD3" w14:textId="77777777" w:rsidR="00374AA5" w:rsidRPr="00430E1E" w:rsidRDefault="00374AA5" w:rsidP="00374AA5">
            <w:pPr>
              <w:widowControl w:val="0"/>
            </w:pPr>
            <w:r w:rsidRPr="00430E1E">
              <w:t>6.EE.A.2.c</w:t>
            </w:r>
          </w:p>
          <w:p w14:paraId="292C8CAB" w14:textId="571B3491" w:rsidR="00374AA5" w:rsidRDefault="00374AA5" w:rsidP="00374AA5">
            <w:pPr>
              <w:widowControl w:val="0"/>
            </w:pPr>
            <w:r>
              <w:t>6.EE.B.6</w:t>
            </w:r>
          </w:p>
          <w:p w14:paraId="73F45D00" w14:textId="77777777" w:rsidR="00374AA5" w:rsidRDefault="00374AA5" w:rsidP="00374AA5">
            <w:pPr>
              <w:widowControl w:val="0"/>
            </w:pPr>
            <w:r w:rsidRPr="009C4E0D">
              <w:t>FL.6.AR.1.3</w:t>
            </w:r>
            <w:r>
              <w:t xml:space="preserve"> </w:t>
            </w:r>
          </w:p>
          <w:p w14:paraId="37BEC7C5" w14:textId="6CA971B4" w:rsidR="00374AA5" w:rsidRDefault="00374AA5" w:rsidP="00374AA5">
            <w:pPr>
              <w:widowControl w:val="0"/>
            </w:pPr>
            <w:r w:rsidRPr="44FA64C8">
              <w:t xml:space="preserve">Must also write and read expressions with variables. Include expressions arising from formulas and </w:t>
            </w:r>
            <w:proofErr w:type="gramStart"/>
            <w:r w:rsidRPr="44FA64C8">
              <w:t>real world</w:t>
            </w:r>
            <w:proofErr w:type="gramEnd"/>
            <w:r w:rsidRPr="44FA64C8">
              <w:t xml:space="preserve"> contexts. </w:t>
            </w:r>
          </w:p>
        </w:tc>
        <w:tc>
          <w:tcPr>
            <w:tcW w:w="4032" w:type="dxa"/>
            <w:tcMar>
              <w:top w:w="100" w:type="dxa"/>
              <w:left w:w="100" w:type="dxa"/>
              <w:bottom w:w="100" w:type="dxa"/>
              <w:right w:w="100" w:type="dxa"/>
            </w:tcMar>
          </w:tcPr>
          <w:p w14:paraId="31E515E2" w14:textId="77777777" w:rsidR="00374AA5" w:rsidRPr="00430E1E" w:rsidRDefault="00374AA5" w:rsidP="00374AA5">
            <w:pPr>
              <w:widowControl w:val="0"/>
            </w:pPr>
            <w:r w:rsidRPr="00430E1E">
              <w:t>6.EE.A.2</w:t>
            </w:r>
          </w:p>
          <w:p w14:paraId="611F7954" w14:textId="77777777" w:rsidR="00374AA5" w:rsidRPr="00430E1E" w:rsidRDefault="00374AA5" w:rsidP="00374AA5">
            <w:pPr>
              <w:widowControl w:val="0"/>
            </w:pPr>
            <w:r w:rsidRPr="00430E1E">
              <w:t>6.EE.A.2.c</w:t>
            </w:r>
          </w:p>
          <w:p w14:paraId="0F7E6668" w14:textId="77777777" w:rsidR="00374AA5" w:rsidRDefault="00374AA5" w:rsidP="00374AA5">
            <w:pPr>
              <w:widowControl w:val="0"/>
            </w:pPr>
            <w:r>
              <w:t>6.EE.B.6</w:t>
            </w:r>
          </w:p>
          <w:p w14:paraId="7F2B63EB" w14:textId="77777777" w:rsidR="00374AA5" w:rsidRDefault="00374AA5" w:rsidP="00374AA5">
            <w:pPr>
              <w:widowControl w:val="0"/>
            </w:pPr>
            <w:r w:rsidRPr="009C4E0D">
              <w:t>FL.6.AR.1.3</w:t>
            </w:r>
            <w:r>
              <w:t xml:space="preserve"> </w:t>
            </w:r>
          </w:p>
          <w:p w14:paraId="2D0290F8" w14:textId="597B270B" w:rsidR="00374AA5" w:rsidRDefault="00374AA5" w:rsidP="00374AA5">
            <w:pPr>
              <w:widowControl w:val="0"/>
            </w:pPr>
            <w:r w:rsidRPr="44FA64C8">
              <w:t xml:space="preserve">Must also write and read expressions with variables. Include expressions arising from formulas and </w:t>
            </w:r>
            <w:proofErr w:type="gramStart"/>
            <w:r w:rsidRPr="44FA64C8">
              <w:t>real world</w:t>
            </w:r>
            <w:proofErr w:type="gramEnd"/>
            <w:r w:rsidRPr="44FA64C8">
              <w:t xml:space="preserve"> contexts. </w:t>
            </w:r>
          </w:p>
        </w:tc>
        <w:tc>
          <w:tcPr>
            <w:tcW w:w="4032" w:type="dxa"/>
            <w:tcBorders>
              <w:right w:val="single" w:sz="4" w:space="0" w:color="auto"/>
            </w:tcBorders>
            <w:tcMar>
              <w:top w:w="100" w:type="dxa"/>
              <w:left w:w="100" w:type="dxa"/>
              <w:bottom w:w="100" w:type="dxa"/>
              <w:right w:w="100" w:type="dxa"/>
            </w:tcMar>
          </w:tcPr>
          <w:p w14:paraId="78848D28" w14:textId="77777777" w:rsidR="00374AA5" w:rsidRPr="00430E1E" w:rsidRDefault="00374AA5" w:rsidP="00374AA5">
            <w:pPr>
              <w:widowControl w:val="0"/>
            </w:pPr>
            <w:r w:rsidRPr="00430E1E">
              <w:t>6.EE.A.2</w:t>
            </w:r>
          </w:p>
          <w:p w14:paraId="70092EF9" w14:textId="77777777" w:rsidR="00374AA5" w:rsidRPr="00430E1E" w:rsidRDefault="00374AA5" w:rsidP="00374AA5">
            <w:pPr>
              <w:widowControl w:val="0"/>
            </w:pPr>
            <w:r w:rsidRPr="00430E1E">
              <w:t>6.EE.A.2.c</w:t>
            </w:r>
          </w:p>
          <w:p w14:paraId="2B5BF3B4" w14:textId="77777777" w:rsidR="00374AA5" w:rsidRDefault="00374AA5" w:rsidP="00374AA5">
            <w:pPr>
              <w:widowControl w:val="0"/>
            </w:pPr>
            <w:r>
              <w:t>6.EE.B.6</w:t>
            </w:r>
          </w:p>
          <w:p w14:paraId="01A113F1" w14:textId="77777777" w:rsidR="00374AA5" w:rsidRDefault="00374AA5" w:rsidP="00374AA5">
            <w:pPr>
              <w:widowControl w:val="0"/>
            </w:pPr>
            <w:r w:rsidRPr="009C4E0D">
              <w:t>FL.6.AR.1.3</w:t>
            </w:r>
            <w:r>
              <w:t xml:space="preserve"> </w:t>
            </w:r>
          </w:p>
          <w:p w14:paraId="56804552" w14:textId="284E8D8F" w:rsidR="00374AA5" w:rsidRDefault="00374AA5" w:rsidP="00E87AEC">
            <w:pPr>
              <w:widowControl w:val="0"/>
            </w:pPr>
            <w:r w:rsidRPr="44FA64C8">
              <w:t xml:space="preserve">Must also write and read expressions with variables. Include expressions arising from formulas and </w:t>
            </w:r>
            <w:proofErr w:type="gramStart"/>
            <w:r w:rsidRPr="44FA64C8">
              <w:t>real world</w:t>
            </w:r>
            <w:proofErr w:type="gramEnd"/>
            <w:r w:rsidRPr="44FA64C8">
              <w:t xml:space="preserve"> contexts. </w:t>
            </w:r>
          </w:p>
        </w:tc>
        <w:tc>
          <w:tcPr>
            <w:tcW w:w="4032" w:type="dxa"/>
            <w:tcBorders>
              <w:top w:val="single" w:sz="4" w:space="0" w:color="auto"/>
              <w:left w:val="single" w:sz="4" w:space="0" w:color="auto"/>
              <w:bottom w:val="single" w:sz="4" w:space="0" w:color="auto"/>
              <w:right w:val="single" w:sz="4" w:space="0" w:color="auto"/>
            </w:tcBorders>
          </w:tcPr>
          <w:p w14:paraId="11774E9E" w14:textId="4DD146C1" w:rsidR="00374AA5" w:rsidRPr="00430E1E" w:rsidRDefault="00374AA5" w:rsidP="00374AA5">
            <w:pPr>
              <w:widowControl w:val="0"/>
            </w:pPr>
            <w:r w:rsidRPr="00430E1E">
              <w:t>6.EE.A.2</w:t>
            </w:r>
          </w:p>
          <w:p w14:paraId="290FAD0F" w14:textId="77777777" w:rsidR="00374AA5" w:rsidRPr="00430E1E" w:rsidRDefault="00374AA5" w:rsidP="00374AA5">
            <w:pPr>
              <w:widowControl w:val="0"/>
            </w:pPr>
            <w:r w:rsidRPr="00430E1E">
              <w:t>6.EE.A.2.c</w:t>
            </w:r>
          </w:p>
          <w:p w14:paraId="596EF1FD" w14:textId="77777777" w:rsidR="00374AA5" w:rsidRDefault="00374AA5" w:rsidP="00374AA5">
            <w:pPr>
              <w:widowControl w:val="0"/>
            </w:pPr>
            <w:r>
              <w:t>6.EE.B.6</w:t>
            </w:r>
          </w:p>
          <w:p w14:paraId="10465313" w14:textId="77777777" w:rsidR="00374AA5" w:rsidRDefault="00374AA5" w:rsidP="00374AA5">
            <w:pPr>
              <w:widowControl w:val="0"/>
            </w:pPr>
            <w:r w:rsidRPr="009C4E0D">
              <w:t>FL.6.AR.1.3</w:t>
            </w:r>
            <w:r>
              <w:t xml:space="preserve"> </w:t>
            </w:r>
          </w:p>
          <w:p w14:paraId="11F042B8" w14:textId="4806BD3B" w:rsidR="00374AA5" w:rsidRDefault="00374AA5" w:rsidP="00E87AEC">
            <w:pPr>
              <w:widowControl w:val="0"/>
            </w:pPr>
            <w:r w:rsidRPr="44FA64C8">
              <w:t xml:space="preserve">Must also write and read expressions with variables. Include expressions arising from formulas and </w:t>
            </w:r>
            <w:proofErr w:type="gramStart"/>
            <w:r w:rsidRPr="44FA64C8">
              <w:t>real world</w:t>
            </w:r>
            <w:proofErr w:type="gramEnd"/>
            <w:r w:rsidRPr="44FA64C8">
              <w:t xml:space="preserve"> contexts. </w:t>
            </w:r>
          </w:p>
        </w:tc>
        <w:tc>
          <w:tcPr>
            <w:tcW w:w="4032" w:type="dxa"/>
            <w:tcBorders>
              <w:top w:val="nil"/>
              <w:left w:val="single" w:sz="4" w:space="0" w:color="auto"/>
              <w:bottom w:val="nil"/>
              <w:right w:val="nil"/>
            </w:tcBorders>
          </w:tcPr>
          <w:p w14:paraId="493C3DD9" w14:textId="4ABF3B3E" w:rsidR="00374AA5" w:rsidRDefault="00374AA5" w:rsidP="00374AA5"/>
        </w:tc>
        <w:tc>
          <w:tcPr>
            <w:tcW w:w="4032" w:type="dxa"/>
            <w:tcBorders>
              <w:top w:val="nil"/>
              <w:left w:val="nil"/>
              <w:bottom w:val="nil"/>
              <w:right w:val="nil"/>
            </w:tcBorders>
          </w:tcPr>
          <w:p w14:paraId="271D7FBB" w14:textId="7C5F5BBB" w:rsidR="00374AA5" w:rsidRDefault="00374AA5" w:rsidP="00374AA5"/>
        </w:tc>
        <w:tc>
          <w:tcPr>
            <w:tcW w:w="4032" w:type="dxa"/>
            <w:gridSpan w:val="2"/>
            <w:tcBorders>
              <w:top w:val="nil"/>
              <w:left w:val="nil"/>
              <w:bottom w:val="nil"/>
              <w:right w:val="nil"/>
            </w:tcBorders>
          </w:tcPr>
          <w:p w14:paraId="31B9F0DE" w14:textId="217E1103" w:rsidR="00374AA5" w:rsidRDefault="00374AA5" w:rsidP="00374AA5"/>
        </w:tc>
      </w:tr>
      <w:tr w:rsidR="00374AA5" w14:paraId="5776B178" w14:textId="77777777"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0EA0C78" w14:textId="6E69EB53" w:rsidR="00374AA5" w:rsidRDefault="00374AA5" w:rsidP="00374AA5">
            <w:pPr>
              <w:jc w:val="center"/>
            </w:pPr>
            <w:r w:rsidRPr="00BC02F4">
              <w:rPr>
                <w:b/>
              </w:rPr>
              <w:t>Notes for Intervention, Extension, or Optional Activities</w:t>
            </w:r>
          </w:p>
        </w:tc>
        <w:tc>
          <w:tcPr>
            <w:tcW w:w="4032" w:type="dxa"/>
            <w:tcMar>
              <w:top w:w="100" w:type="dxa"/>
              <w:left w:w="100" w:type="dxa"/>
              <w:bottom w:w="100" w:type="dxa"/>
              <w:right w:w="100" w:type="dxa"/>
            </w:tcMar>
          </w:tcPr>
          <w:p w14:paraId="1DED1902" w14:textId="77777777" w:rsidR="00374AA5" w:rsidRDefault="00374AA5" w:rsidP="00374AA5"/>
        </w:tc>
        <w:tc>
          <w:tcPr>
            <w:tcW w:w="4032" w:type="dxa"/>
            <w:tcMar>
              <w:top w:w="100" w:type="dxa"/>
              <w:left w:w="100" w:type="dxa"/>
              <w:bottom w:w="100" w:type="dxa"/>
              <w:right w:w="100" w:type="dxa"/>
            </w:tcMar>
          </w:tcPr>
          <w:p w14:paraId="2BE52B28" w14:textId="77777777" w:rsidR="00374AA5" w:rsidRPr="6F7F2E7A" w:rsidRDefault="00374AA5" w:rsidP="00374AA5">
            <w:pPr>
              <w:widowControl w:val="0"/>
            </w:pPr>
          </w:p>
        </w:tc>
        <w:tc>
          <w:tcPr>
            <w:tcW w:w="4032" w:type="dxa"/>
            <w:tcBorders>
              <w:right w:val="single" w:sz="4" w:space="0" w:color="auto"/>
            </w:tcBorders>
            <w:tcMar>
              <w:top w:w="100" w:type="dxa"/>
              <w:left w:w="100" w:type="dxa"/>
              <w:bottom w:w="100" w:type="dxa"/>
              <w:right w:w="100" w:type="dxa"/>
            </w:tcMar>
          </w:tcPr>
          <w:p w14:paraId="11B577AC" w14:textId="77777777" w:rsidR="00374AA5" w:rsidRDefault="00374AA5" w:rsidP="00374AA5">
            <w:pPr>
              <w:widowControl w:val="0"/>
              <w:pBdr>
                <w:top w:val="nil"/>
                <w:left w:val="nil"/>
                <w:bottom w:val="nil"/>
                <w:right w:val="nil"/>
                <w:between w:val="nil"/>
              </w:pBdr>
            </w:pPr>
          </w:p>
        </w:tc>
        <w:tc>
          <w:tcPr>
            <w:tcW w:w="4032" w:type="dxa"/>
            <w:tcBorders>
              <w:top w:val="single" w:sz="4" w:space="0" w:color="auto"/>
              <w:left w:val="single" w:sz="4" w:space="0" w:color="auto"/>
              <w:bottom w:val="single" w:sz="4" w:space="0" w:color="auto"/>
              <w:right w:val="single" w:sz="4" w:space="0" w:color="auto"/>
            </w:tcBorders>
          </w:tcPr>
          <w:p w14:paraId="79BCC8AA" w14:textId="77777777" w:rsidR="00374AA5" w:rsidRDefault="00374AA5" w:rsidP="00374AA5">
            <w:pPr>
              <w:widowControl w:val="0"/>
              <w:pBdr>
                <w:top w:val="nil"/>
                <w:left w:val="nil"/>
                <w:bottom w:val="nil"/>
                <w:right w:val="nil"/>
                <w:between w:val="nil"/>
              </w:pBdr>
            </w:pPr>
          </w:p>
        </w:tc>
        <w:tc>
          <w:tcPr>
            <w:tcW w:w="4032" w:type="dxa"/>
            <w:tcBorders>
              <w:top w:val="nil"/>
              <w:left w:val="single" w:sz="4" w:space="0" w:color="auto"/>
              <w:bottom w:val="nil"/>
              <w:right w:val="nil"/>
            </w:tcBorders>
          </w:tcPr>
          <w:p w14:paraId="5A6B1106" w14:textId="77777777" w:rsidR="00374AA5" w:rsidRDefault="00374AA5" w:rsidP="00374AA5">
            <w:pPr>
              <w:widowControl w:val="0"/>
              <w:pBdr>
                <w:top w:val="nil"/>
                <w:left w:val="nil"/>
                <w:bottom w:val="nil"/>
                <w:right w:val="nil"/>
                <w:between w:val="nil"/>
              </w:pBdr>
            </w:pPr>
          </w:p>
        </w:tc>
        <w:tc>
          <w:tcPr>
            <w:tcW w:w="4032" w:type="dxa"/>
            <w:tcBorders>
              <w:top w:val="nil"/>
              <w:left w:val="nil"/>
              <w:bottom w:val="nil"/>
              <w:right w:val="nil"/>
            </w:tcBorders>
          </w:tcPr>
          <w:p w14:paraId="58790957" w14:textId="77777777" w:rsidR="00374AA5" w:rsidRDefault="00374AA5" w:rsidP="00374AA5">
            <w:pPr>
              <w:widowControl w:val="0"/>
              <w:pBdr>
                <w:top w:val="nil"/>
                <w:left w:val="nil"/>
                <w:bottom w:val="nil"/>
                <w:right w:val="nil"/>
                <w:between w:val="nil"/>
              </w:pBdr>
            </w:pPr>
          </w:p>
        </w:tc>
        <w:tc>
          <w:tcPr>
            <w:tcW w:w="4032" w:type="dxa"/>
            <w:gridSpan w:val="2"/>
            <w:tcBorders>
              <w:top w:val="nil"/>
              <w:left w:val="nil"/>
              <w:bottom w:val="nil"/>
              <w:right w:val="nil"/>
            </w:tcBorders>
          </w:tcPr>
          <w:p w14:paraId="3668399B" w14:textId="77777777" w:rsidR="00374AA5" w:rsidRDefault="00374AA5" w:rsidP="00374AA5">
            <w:pPr>
              <w:widowControl w:val="0"/>
              <w:pBdr>
                <w:top w:val="nil"/>
                <w:left w:val="nil"/>
                <w:bottom w:val="nil"/>
                <w:right w:val="nil"/>
                <w:between w:val="nil"/>
              </w:pBdr>
            </w:pPr>
          </w:p>
        </w:tc>
      </w:tr>
      <w:tr w:rsidR="00374AA5" w14:paraId="0B063041" w14:textId="77777777" w:rsidTr="00341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F833157" w14:textId="77777777" w:rsidR="00374AA5" w:rsidRPr="0067092A" w:rsidRDefault="00374AA5" w:rsidP="00374AA5">
            <w:pPr>
              <w:jc w:val="center"/>
              <w:rPr>
                <w:b/>
              </w:rPr>
            </w:pPr>
            <w:r w:rsidRPr="0067092A">
              <w:rPr>
                <w:b/>
              </w:rPr>
              <w:t>Additional Notes</w:t>
            </w:r>
          </w:p>
        </w:tc>
        <w:tc>
          <w:tcPr>
            <w:tcW w:w="4032" w:type="dxa"/>
            <w:tcMar>
              <w:top w:w="100" w:type="dxa"/>
              <w:left w:w="100" w:type="dxa"/>
              <w:bottom w:w="100" w:type="dxa"/>
              <w:right w:w="100" w:type="dxa"/>
            </w:tcMar>
          </w:tcPr>
          <w:p w14:paraId="6708D442" w14:textId="6F9D57A0" w:rsidR="00374AA5" w:rsidRDefault="00374AA5" w:rsidP="00374AA5">
            <w:pPr>
              <w:widowControl w:val="0"/>
            </w:pPr>
            <w:r>
              <w:t>Multiple instructional periods throughout 6+</w:t>
            </w:r>
          </w:p>
        </w:tc>
        <w:tc>
          <w:tcPr>
            <w:tcW w:w="4032" w:type="dxa"/>
            <w:tcMar>
              <w:top w:w="100" w:type="dxa"/>
              <w:left w:w="100" w:type="dxa"/>
              <w:bottom w:w="100" w:type="dxa"/>
              <w:right w:w="100" w:type="dxa"/>
            </w:tcMar>
          </w:tcPr>
          <w:p w14:paraId="58C3D958" w14:textId="2643AD7A" w:rsidR="00374AA5" w:rsidRPr="6F7F2E7A" w:rsidRDefault="00374AA5" w:rsidP="00374AA5">
            <w:pPr>
              <w:widowControl w:val="0"/>
            </w:pPr>
            <w:r>
              <w:t>Multiple instructional periods throughout 6+</w:t>
            </w:r>
          </w:p>
        </w:tc>
        <w:tc>
          <w:tcPr>
            <w:tcW w:w="4032" w:type="dxa"/>
            <w:tcBorders>
              <w:right w:val="single" w:sz="4" w:space="0" w:color="auto"/>
            </w:tcBorders>
            <w:tcMar>
              <w:top w:w="100" w:type="dxa"/>
              <w:left w:w="100" w:type="dxa"/>
              <w:bottom w:w="100" w:type="dxa"/>
              <w:right w:w="100" w:type="dxa"/>
            </w:tcMar>
          </w:tcPr>
          <w:p w14:paraId="6C75D7FD" w14:textId="0807A61B" w:rsidR="00374AA5" w:rsidRDefault="00374AA5" w:rsidP="00374AA5">
            <w:pPr>
              <w:widowControl w:val="0"/>
              <w:pBdr>
                <w:top w:val="nil"/>
                <w:left w:val="nil"/>
                <w:bottom w:val="nil"/>
                <w:right w:val="nil"/>
                <w:between w:val="nil"/>
              </w:pBdr>
            </w:pPr>
            <w:r>
              <w:t>Multiple instructional periods throughout 6+</w:t>
            </w:r>
          </w:p>
        </w:tc>
        <w:tc>
          <w:tcPr>
            <w:tcW w:w="4032" w:type="dxa"/>
            <w:tcBorders>
              <w:top w:val="single" w:sz="4" w:space="0" w:color="auto"/>
              <w:left w:val="single" w:sz="4" w:space="0" w:color="auto"/>
              <w:bottom w:val="single" w:sz="4" w:space="0" w:color="auto"/>
              <w:right w:val="single" w:sz="4" w:space="0" w:color="auto"/>
            </w:tcBorders>
          </w:tcPr>
          <w:p w14:paraId="7FEBE8A3" w14:textId="2C2607AD" w:rsidR="00374AA5" w:rsidRDefault="00374AA5" w:rsidP="00374AA5">
            <w:pPr>
              <w:widowControl w:val="0"/>
              <w:pBdr>
                <w:top w:val="nil"/>
                <w:left w:val="nil"/>
                <w:bottom w:val="nil"/>
                <w:right w:val="nil"/>
                <w:between w:val="nil"/>
              </w:pBdr>
            </w:pPr>
            <w:r>
              <w:t>Multiple instructional periods throughout 6+</w:t>
            </w:r>
          </w:p>
        </w:tc>
        <w:tc>
          <w:tcPr>
            <w:tcW w:w="4032" w:type="dxa"/>
            <w:tcBorders>
              <w:top w:val="nil"/>
              <w:left w:val="single" w:sz="4" w:space="0" w:color="auto"/>
              <w:bottom w:val="nil"/>
              <w:right w:val="nil"/>
            </w:tcBorders>
          </w:tcPr>
          <w:p w14:paraId="1848AC6E" w14:textId="77777777" w:rsidR="00374AA5" w:rsidRDefault="00374AA5" w:rsidP="00374AA5">
            <w:pPr>
              <w:widowControl w:val="0"/>
              <w:pBdr>
                <w:top w:val="nil"/>
                <w:left w:val="nil"/>
                <w:bottom w:val="nil"/>
                <w:right w:val="nil"/>
                <w:between w:val="nil"/>
              </w:pBdr>
            </w:pPr>
          </w:p>
        </w:tc>
        <w:tc>
          <w:tcPr>
            <w:tcW w:w="4032" w:type="dxa"/>
            <w:tcBorders>
              <w:top w:val="nil"/>
              <w:left w:val="nil"/>
              <w:bottom w:val="nil"/>
              <w:right w:val="nil"/>
            </w:tcBorders>
          </w:tcPr>
          <w:p w14:paraId="370BAB23" w14:textId="77777777" w:rsidR="00374AA5" w:rsidRDefault="00374AA5" w:rsidP="00374AA5">
            <w:pPr>
              <w:widowControl w:val="0"/>
              <w:pBdr>
                <w:top w:val="nil"/>
                <w:left w:val="nil"/>
                <w:bottom w:val="nil"/>
                <w:right w:val="nil"/>
                <w:between w:val="nil"/>
              </w:pBdr>
            </w:pPr>
          </w:p>
        </w:tc>
        <w:tc>
          <w:tcPr>
            <w:tcW w:w="4032" w:type="dxa"/>
            <w:gridSpan w:val="2"/>
            <w:tcBorders>
              <w:top w:val="nil"/>
              <w:left w:val="nil"/>
              <w:bottom w:val="nil"/>
              <w:right w:val="nil"/>
            </w:tcBorders>
          </w:tcPr>
          <w:p w14:paraId="55B139E0" w14:textId="77777777" w:rsidR="00374AA5" w:rsidRDefault="00374AA5" w:rsidP="00374AA5">
            <w:pPr>
              <w:widowControl w:val="0"/>
              <w:pBdr>
                <w:top w:val="nil"/>
                <w:left w:val="nil"/>
                <w:bottom w:val="nil"/>
                <w:right w:val="nil"/>
                <w:between w:val="nil"/>
              </w:pBdr>
            </w:pPr>
          </w:p>
        </w:tc>
      </w:tr>
    </w:tbl>
    <w:p w14:paraId="3996E011" w14:textId="7AFFB3A6" w:rsidR="002347B9" w:rsidRDefault="002347B9" w:rsidP="002347B9">
      <w:pPr>
        <w:pStyle w:val="Heading3"/>
        <w:rPr>
          <w:lang w:val="en-US"/>
        </w:rPr>
      </w:pPr>
    </w:p>
    <w:p w14:paraId="6C1EC590" w14:textId="77777777" w:rsidR="002347B9" w:rsidRPr="00913543" w:rsidRDefault="002347B9" w:rsidP="002347B9"/>
    <w:p w14:paraId="1695DDF7" w14:textId="77777777" w:rsidR="002347B9" w:rsidRDefault="002347B9" w:rsidP="002347B9"/>
    <w:p w14:paraId="0E7119E9" w14:textId="77777777" w:rsidR="002347B9" w:rsidRDefault="002347B9" w:rsidP="00E0509D"/>
    <w:sectPr w:rsidR="002347B9" w:rsidSect="007538C6">
      <w:pgSz w:w="31680" w:h="15840" w:orient="landscape" w:code="3"/>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CD58767-F876-154C-97C7-18B04DC9C2D8}"/>
    <w:embedBold r:id="rId2" w:fontKey="{800F187E-CD26-614E-A31F-B3E708E9EC59}"/>
    <w:embedItalic r:id="rId3" w:fontKey="{B17937C4-A9BB-7946-9FD3-0BD36FA995C6}"/>
    <w:embedBoldItalic r:id="rId4" w:fontKey="{76ADCDD1-6224-F14B-94C0-DA7D7868FF30}"/>
  </w:font>
  <w:font w:name="Courier New">
    <w:panose1 w:val="02070309020205020404"/>
    <w:charset w:val="00"/>
    <w:family w:val="modern"/>
    <w:pitch w:val="fixed"/>
    <w:sig w:usb0="E0002EFF" w:usb1="C0007843" w:usb2="00000009" w:usb3="00000000" w:csb0="000001FF" w:csb1="00000000"/>
    <w:embedRegular r:id="rId5" w:fontKey="{36C7F80E-8F40-894F-8590-18187FBD6EFD}"/>
  </w:font>
  <w:font w:name="Wingdings">
    <w:panose1 w:val="05000000000000000000"/>
    <w:charset w:val="4D"/>
    <w:family w:val="decorative"/>
    <w:pitch w:val="variable"/>
    <w:sig w:usb0="00000003" w:usb1="00000000" w:usb2="00000000" w:usb3="00000000" w:csb0="80000001" w:csb1="00000000"/>
    <w:embedRegular r:id="rId6" w:fontKey="{AB8EE1B2-7D23-774E-A3DE-14A093B80C69}"/>
  </w:font>
  <w:font w:name="Symbol">
    <w:panose1 w:val="05050102010706020507"/>
    <w:charset w:val="02"/>
    <w:family w:val="decorative"/>
    <w:pitch w:val="variable"/>
    <w:sig w:usb0="00000000" w:usb1="10000000" w:usb2="00000000" w:usb3="00000000" w:csb0="80000000" w:csb1="00000000"/>
    <w:embedRegular r:id="rId7" w:fontKey="{773AB42A-F1B2-C544-86C0-4AC68B97ACC8}"/>
  </w:font>
  <w:font w:name="Calibri">
    <w:panose1 w:val="020F0502020204030204"/>
    <w:charset w:val="00"/>
    <w:family w:val="swiss"/>
    <w:pitch w:val="variable"/>
    <w:sig w:usb0="E4002EFF" w:usb1="C200247B" w:usb2="00000009" w:usb3="00000000" w:csb0="000001FF" w:csb1="00000000"/>
    <w:embedRegular r:id="rId8" w:fontKey="{75C3FABA-C943-0B48-B902-AB10636AA66D}"/>
    <w:embedBold r:id="rId9" w:fontKey="{FEDF393E-8648-FA4D-BC3D-767F7235BCD7}"/>
    <w:embedItalic r:id="rId10" w:fontKey="{9695D8A4-7EA4-5745-A5DA-816A74F30E04}"/>
  </w:font>
  <w:font w:name="Noto Sans Symbols">
    <w:altName w:val="Calibri"/>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r:id="rId12" w:fontKey="{5089E256-8191-1348-AEDC-EEE6AE722247}"/>
  </w:font>
  <w:font w:name="Cambria">
    <w:panose1 w:val="02040503050406030204"/>
    <w:charset w:val="00"/>
    <w:family w:val="roman"/>
    <w:pitch w:val="variable"/>
    <w:sig w:usb0="E00006FF" w:usb1="420024FF" w:usb2="02000000" w:usb3="00000000" w:csb0="0000019F" w:csb1="00000000"/>
    <w:embedRegular r:id="rId13" w:fontKey="{0E13CB96-EBE4-F046-BBA4-FB4D6E402EB6}"/>
  </w:font>
  <w:font w:name="Cambria Math">
    <w:panose1 w:val="02040503050406030204"/>
    <w:charset w:val="00"/>
    <w:family w:val="roman"/>
    <w:pitch w:val="variable"/>
    <w:sig w:usb0="E00002FF" w:usb1="420024FF" w:usb2="00000000" w:usb3="00000000" w:csb0="0000019F" w:csb1="00000000"/>
    <w:embedRegular r:id="rId14" w:fontKey="{AD80685F-445F-8F41-B330-2F7CA39AEE58}"/>
    <w:embedItalic r:id="rId15" w:fontKey="{F57B6478-1FD1-1249-AA4E-E6256B9E227B}"/>
  </w:font>
  <w:font w:name="Aptos">
    <w:panose1 w:val="020B0004020202020204"/>
    <w:charset w:val="00"/>
    <w:family w:val="swiss"/>
    <w:pitch w:val="variable"/>
    <w:sig w:usb0="20000287" w:usb1="00000003" w:usb2="00000000" w:usb3="00000000" w:csb0="0000019F" w:csb1="00000000"/>
    <w:embedRegular r:id="rId16" w:fontKey="{33D0256B-E0E8-D64B-BED5-35FC7AFC09DC}"/>
    <w:embedBold r:id="rId17" w:fontKey="{F2435520-9F06-174E-8813-61F66A3CE75A}"/>
    <w:embedItalic r:id="rId18" w:fontKey="{9792CF7D-7931-244E-A905-F7AF0A76BC6A}"/>
    <w:embedBoldItalic r:id="rId19" w:fontKey="{2FD83049-EDC5-D648-B42C-D903A50736C1}"/>
  </w:font>
  <w:font w:name="Segoe UI">
    <w:panose1 w:val="020B0502040204020203"/>
    <w:charset w:val="00"/>
    <w:family w:val="swiss"/>
    <w:pitch w:val="variable"/>
    <w:sig w:usb0="E4002EFF" w:usb1="C000E47F" w:usb2="00000009" w:usb3="00000000" w:csb0="000001FF" w:csb1="00000000"/>
    <w:embedRegular r:id="rId20" w:fontKey="{08FB77A8-A73C-B842-912E-40375FD17E22}"/>
  </w:font>
  <w:font w:name="Arial">
    <w:panose1 w:val="020B0604020202020204"/>
    <w:charset w:val="00"/>
    <w:family w:val="swiss"/>
    <w:pitch w:val="variable"/>
    <w:sig w:usb0="E0002EFF" w:usb1="C000785B" w:usb2="00000009" w:usb3="00000000" w:csb0="000001FF" w:csb1="00000000"/>
    <w:embedRegular r:id="rId21" w:fontKey="{A882FE8A-13D7-EB47-9F97-77F636935B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44A43"/>
    <w:multiLevelType w:val="multilevel"/>
    <w:tmpl w:val="0E2AC71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0FC7188"/>
    <w:multiLevelType w:val="multilevel"/>
    <w:tmpl w:val="0E2AC71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163736F"/>
    <w:multiLevelType w:val="hybridMultilevel"/>
    <w:tmpl w:val="5852CA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3E2044"/>
    <w:multiLevelType w:val="multilevel"/>
    <w:tmpl w:val="A49A3040"/>
    <w:lvl w:ilvl="0">
      <w:start w:val="1"/>
      <w:numFmt w:val="decimal"/>
      <w:lvlText w:val="%1."/>
      <w:lvlJc w:val="left"/>
      <w:pPr>
        <w:tabs>
          <w:tab w:val="num" w:pos="360"/>
        </w:tabs>
        <w:ind w:left="360" w:hanging="360"/>
      </w:pPr>
      <w:rPr>
        <w:rFonts w:ascii="Calibri" w:eastAsia="Calibri" w:hAnsi="Calibri" w:cs="Calibri"/>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2785314"/>
    <w:multiLevelType w:val="hybridMultilevel"/>
    <w:tmpl w:val="39AE4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45C7279"/>
    <w:multiLevelType w:val="hybridMultilevel"/>
    <w:tmpl w:val="1898E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50A7145"/>
    <w:multiLevelType w:val="multilevel"/>
    <w:tmpl w:val="A49A3040"/>
    <w:lvl w:ilvl="0">
      <w:start w:val="1"/>
      <w:numFmt w:val="decimal"/>
      <w:lvlText w:val="%1."/>
      <w:lvlJc w:val="left"/>
      <w:pPr>
        <w:tabs>
          <w:tab w:val="num" w:pos="360"/>
        </w:tabs>
        <w:ind w:left="360" w:hanging="360"/>
      </w:pPr>
      <w:rPr>
        <w:rFonts w:ascii="Calibri" w:eastAsia="Calibri" w:hAnsi="Calibri" w:cs="Calibri"/>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C3C0E0D"/>
    <w:multiLevelType w:val="hybridMultilevel"/>
    <w:tmpl w:val="8CD2F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C93D4A"/>
    <w:multiLevelType w:val="multilevel"/>
    <w:tmpl w:val="21E84BF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27B3E"/>
    <w:multiLevelType w:val="multilevel"/>
    <w:tmpl w:val="A49A3040"/>
    <w:lvl w:ilvl="0">
      <w:start w:val="1"/>
      <w:numFmt w:val="decimal"/>
      <w:lvlText w:val="%1."/>
      <w:lvlJc w:val="left"/>
      <w:pPr>
        <w:tabs>
          <w:tab w:val="num" w:pos="720"/>
        </w:tabs>
        <w:ind w:left="720" w:hanging="360"/>
      </w:pPr>
      <w:rPr>
        <w:rFonts w:ascii="Calibri" w:eastAsia="Calibri" w:hAnsi="Calibri" w:cs="Calibri"/>
        <w:b w:val="0"/>
        <w:bCs w:val="0"/>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A461C"/>
    <w:multiLevelType w:val="hybridMultilevel"/>
    <w:tmpl w:val="7E0C12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E8B1E68"/>
    <w:multiLevelType w:val="multilevel"/>
    <w:tmpl w:val="0E2AC71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F3C14E0"/>
    <w:multiLevelType w:val="multilevel"/>
    <w:tmpl w:val="0E2AC71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5837779"/>
    <w:multiLevelType w:val="multilevel"/>
    <w:tmpl w:val="0E2AC71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9807450"/>
    <w:multiLevelType w:val="multilevel"/>
    <w:tmpl w:val="12A6AE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FAB1605"/>
    <w:multiLevelType w:val="multilevel"/>
    <w:tmpl w:val="A49A3040"/>
    <w:lvl w:ilvl="0">
      <w:start w:val="1"/>
      <w:numFmt w:val="decimal"/>
      <w:lvlText w:val="%1."/>
      <w:lvlJc w:val="left"/>
      <w:pPr>
        <w:tabs>
          <w:tab w:val="num" w:pos="360"/>
        </w:tabs>
        <w:ind w:left="360" w:hanging="360"/>
      </w:pPr>
      <w:rPr>
        <w:rFonts w:ascii="Calibri" w:eastAsia="Calibri" w:hAnsi="Calibri" w:cs="Calibri"/>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4F1581C"/>
    <w:multiLevelType w:val="hybridMultilevel"/>
    <w:tmpl w:val="4A46BB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61113CD"/>
    <w:multiLevelType w:val="hybridMultilevel"/>
    <w:tmpl w:val="CA6883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94B6B1D"/>
    <w:multiLevelType w:val="multilevel"/>
    <w:tmpl w:val="0E2AC71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A7E5072"/>
    <w:multiLevelType w:val="multilevel"/>
    <w:tmpl w:val="A49A3040"/>
    <w:lvl w:ilvl="0">
      <w:start w:val="1"/>
      <w:numFmt w:val="decimal"/>
      <w:lvlText w:val="%1."/>
      <w:lvlJc w:val="left"/>
      <w:pPr>
        <w:tabs>
          <w:tab w:val="num" w:pos="360"/>
        </w:tabs>
        <w:ind w:left="360" w:hanging="360"/>
      </w:pPr>
      <w:rPr>
        <w:rFonts w:ascii="Calibri" w:eastAsia="Calibri" w:hAnsi="Calibri" w:cs="Calibri"/>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B3C4BBA"/>
    <w:multiLevelType w:val="multilevel"/>
    <w:tmpl w:val="A49A3040"/>
    <w:lvl w:ilvl="0">
      <w:start w:val="1"/>
      <w:numFmt w:val="decimal"/>
      <w:lvlText w:val="%1."/>
      <w:lvlJc w:val="left"/>
      <w:pPr>
        <w:tabs>
          <w:tab w:val="num" w:pos="360"/>
        </w:tabs>
        <w:ind w:left="360" w:hanging="360"/>
      </w:pPr>
      <w:rPr>
        <w:rFonts w:ascii="Calibri" w:eastAsia="Calibri" w:hAnsi="Calibri" w:cs="Calibri"/>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001501A"/>
    <w:multiLevelType w:val="hybridMultilevel"/>
    <w:tmpl w:val="6A34C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2A2254F"/>
    <w:multiLevelType w:val="hybridMultilevel"/>
    <w:tmpl w:val="10E8F4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4C820B0"/>
    <w:multiLevelType w:val="multilevel"/>
    <w:tmpl w:val="A49A3040"/>
    <w:lvl w:ilvl="0">
      <w:start w:val="1"/>
      <w:numFmt w:val="decimal"/>
      <w:lvlText w:val="%1."/>
      <w:lvlJc w:val="left"/>
      <w:pPr>
        <w:tabs>
          <w:tab w:val="num" w:pos="360"/>
        </w:tabs>
        <w:ind w:left="360" w:hanging="360"/>
      </w:pPr>
      <w:rPr>
        <w:rFonts w:ascii="Calibri" w:eastAsia="Calibri" w:hAnsi="Calibri" w:cs="Calibri"/>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93324E5"/>
    <w:multiLevelType w:val="hybridMultilevel"/>
    <w:tmpl w:val="0409000F"/>
    <w:lvl w:ilvl="0" w:tplc="FFFFFFFF">
      <w:start w:val="1"/>
      <w:numFmt w:val="decimal"/>
      <w:lvlText w:val="%1."/>
      <w:lvlJc w:val="left"/>
      <w:pPr>
        <w:ind w:left="720" w:hanging="360"/>
      </w:pPr>
      <w:rPr>
        <w:u w:val="none"/>
      </w:rPr>
    </w:lvl>
    <w:lvl w:ilvl="1" w:tplc="FFFFFFFF">
      <w:start w:val="1"/>
      <w:numFmt w:val="lowerLetter"/>
      <w:lvlText w:val="%2."/>
      <w:lvlJc w:val="left"/>
      <w:pPr>
        <w:ind w:left="1440" w:hanging="360"/>
      </w:pPr>
      <w:rPr>
        <w:u w:val="none"/>
      </w:rPr>
    </w:lvl>
    <w:lvl w:ilvl="2" w:tplc="FFFFFFFF" w:tentative="1">
      <w:start w:val="1"/>
      <w:numFmt w:val="lowerRoman"/>
      <w:lvlText w:val="%3."/>
      <w:lvlJc w:val="right"/>
      <w:pPr>
        <w:ind w:left="2160" w:hanging="180"/>
      </w:pPr>
      <w:rPr>
        <w:u w:val="none"/>
      </w:rPr>
    </w:lvl>
    <w:lvl w:ilvl="3" w:tplc="FFFFFFFF" w:tentative="1">
      <w:start w:val="1"/>
      <w:numFmt w:val="decimal"/>
      <w:lvlText w:val="%4."/>
      <w:lvlJc w:val="left"/>
      <w:pPr>
        <w:ind w:left="2880" w:hanging="360"/>
      </w:pPr>
      <w:rPr>
        <w:u w:val="none"/>
      </w:rPr>
    </w:lvl>
    <w:lvl w:ilvl="4" w:tplc="FFFFFFFF" w:tentative="1">
      <w:start w:val="1"/>
      <w:numFmt w:val="lowerLetter"/>
      <w:lvlText w:val="%5."/>
      <w:lvlJc w:val="left"/>
      <w:pPr>
        <w:ind w:left="3600" w:hanging="360"/>
      </w:pPr>
      <w:rPr>
        <w:u w:val="none"/>
      </w:rPr>
    </w:lvl>
    <w:lvl w:ilvl="5" w:tplc="FFFFFFFF" w:tentative="1">
      <w:start w:val="1"/>
      <w:numFmt w:val="lowerRoman"/>
      <w:lvlText w:val="%6."/>
      <w:lvlJc w:val="right"/>
      <w:pPr>
        <w:ind w:left="4320" w:hanging="180"/>
      </w:pPr>
      <w:rPr>
        <w:u w:val="none"/>
      </w:rPr>
    </w:lvl>
    <w:lvl w:ilvl="6" w:tplc="FFFFFFFF" w:tentative="1">
      <w:start w:val="1"/>
      <w:numFmt w:val="decimal"/>
      <w:lvlText w:val="%7."/>
      <w:lvlJc w:val="left"/>
      <w:pPr>
        <w:ind w:left="5040" w:hanging="360"/>
      </w:pPr>
      <w:rPr>
        <w:u w:val="none"/>
      </w:rPr>
    </w:lvl>
    <w:lvl w:ilvl="7" w:tplc="FFFFFFFF" w:tentative="1">
      <w:start w:val="1"/>
      <w:numFmt w:val="lowerLetter"/>
      <w:lvlText w:val="%8."/>
      <w:lvlJc w:val="left"/>
      <w:pPr>
        <w:ind w:left="5760" w:hanging="360"/>
      </w:pPr>
      <w:rPr>
        <w:u w:val="none"/>
      </w:rPr>
    </w:lvl>
    <w:lvl w:ilvl="8" w:tplc="FFFFFFFF" w:tentative="1">
      <w:start w:val="1"/>
      <w:numFmt w:val="lowerRoman"/>
      <w:lvlText w:val="%9."/>
      <w:lvlJc w:val="right"/>
      <w:pPr>
        <w:ind w:left="6480" w:hanging="180"/>
      </w:pPr>
      <w:rPr>
        <w:u w:val="none"/>
      </w:rPr>
    </w:lvl>
  </w:abstractNum>
  <w:abstractNum w:abstractNumId="25" w15:restartNumberingAfterBreak="0">
    <w:nsid w:val="3E0C2128"/>
    <w:multiLevelType w:val="multilevel"/>
    <w:tmpl w:val="0E2AC71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00947FE"/>
    <w:multiLevelType w:val="multilevel"/>
    <w:tmpl w:val="0E2AC71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1453E4B"/>
    <w:multiLevelType w:val="multilevel"/>
    <w:tmpl w:val="A49A3040"/>
    <w:lvl w:ilvl="0">
      <w:start w:val="1"/>
      <w:numFmt w:val="decimal"/>
      <w:lvlText w:val="%1."/>
      <w:lvlJc w:val="left"/>
      <w:pPr>
        <w:tabs>
          <w:tab w:val="num" w:pos="360"/>
        </w:tabs>
        <w:ind w:left="360" w:hanging="360"/>
      </w:pPr>
      <w:rPr>
        <w:rFonts w:ascii="Calibri" w:eastAsia="Calibri" w:hAnsi="Calibri" w:cs="Calibri"/>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24A4085"/>
    <w:multiLevelType w:val="multilevel"/>
    <w:tmpl w:val="A49A3040"/>
    <w:lvl w:ilvl="0">
      <w:start w:val="1"/>
      <w:numFmt w:val="decimal"/>
      <w:lvlText w:val="%1."/>
      <w:lvlJc w:val="left"/>
      <w:pPr>
        <w:tabs>
          <w:tab w:val="num" w:pos="360"/>
        </w:tabs>
        <w:ind w:left="360" w:hanging="360"/>
      </w:pPr>
      <w:rPr>
        <w:rFonts w:ascii="Calibri" w:eastAsia="Calibri" w:hAnsi="Calibri" w:cs="Calibri"/>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29E705D"/>
    <w:multiLevelType w:val="multilevel"/>
    <w:tmpl w:val="EC5880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418091E"/>
    <w:multiLevelType w:val="hybridMultilevel"/>
    <w:tmpl w:val="D0225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FA6794"/>
    <w:multiLevelType w:val="hybridMultilevel"/>
    <w:tmpl w:val="A9B2BB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6F061B"/>
    <w:multiLevelType w:val="multilevel"/>
    <w:tmpl w:val="0E2AC71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DC00FA6"/>
    <w:multiLevelType w:val="multilevel"/>
    <w:tmpl w:val="12A6A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345B21"/>
    <w:multiLevelType w:val="multilevel"/>
    <w:tmpl w:val="A49A3040"/>
    <w:lvl w:ilvl="0">
      <w:start w:val="1"/>
      <w:numFmt w:val="decimal"/>
      <w:lvlText w:val="%1."/>
      <w:lvlJc w:val="left"/>
      <w:pPr>
        <w:tabs>
          <w:tab w:val="num" w:pos="360"/>
        </w:tabs>
        <w:ind w:left="360" w:hanging="360"/>
      </w:pPr>
      <w:rPr>
        <w:rFonts w:ascii="Calibri" w:eastAsia="Calibri" w:hAnsi="Calibri" w:cs="Calibri"/>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2A124A7"/>
    <w:multiLevelType w:val="hybridMultilevel"/>
    <w:tmpl w:val="C1740A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3730A8"/>
    <w:multiLevelType w:val="multilevel"/>
    <w:tmpl w:val="0E2AC71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652550C"/>
    <w:multiLevelType w:val="hybridMultilevel"/>
    <w:tmpl w:val="BA9C86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8E93B6E"/>
    <w:multiLevelType w:val="multilevel"/>
    <w:tmpl w:val="0E2AC71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59597309"/>
    <w:multiLevelType w:val="hybridMultilevel"/>
    <w:tmpl w:val="E0CE0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A6C2CFB"/>
    <w:multiLevelType w:val="hybridMultilevel"/>
    <w:tmpl w:val="891EC9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BCC7471"/>
    <w:multiLevelType w:val="multilevel"/>
    <w:tmpl w:val="A49A3040"/>
    <w:lvl w:ilvl="0">
      <w:start w:val="1"/>
      <w:numFmt w:val="decimal"/>
      <w:lvlText w:val="%1."/>
      <w:lvlJc w:val="left"/>
      <w:pPr>
        <w:tabs>
          <w:tab w:val="num" w:pos="360"/>
        </w:tabs>
        <w:ind w:left="360" w:hanging="360"/>
      </w:pPr>
      <w:rPr>
        <w:rFonts w:ascii="Calibri" w:eastAsia="Calibri" w:hAnsi="Calibri" w:cs="Calibri"/>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5C631E8A"/>
    <w:multiLevelType w:val="hybridMultilevel"/>
    <w:tmpl w:val="91FA9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51C1F2A"/>
    <w:multiLevelType w:val="multilevel"/>
    <w:tmpl w:val="A49A3040"/>
    <w:lvl w:ilvl="0">
      <w:start w:val="1"/>
      <w:numFmt w:val="decimal"/>
      <w:lvlText w:val="%1."/>
      <w:lvlJc w:val="left"/>
      <w:pPr>
        <w:tabs>
          <w:tab w:val="num" w:pos="360"/>
        </w:tabs>
        <w:ind w:left="360" w:hanging="360"/>
      </w:pPr>
      <w:rPr>
        <w:rFonts w:ascii="Calibri" w:eastAsia="Calibri" w:hAnsi="Calibri" w:cs="Calibri"/>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654131FF"/>
    <w:multiLevelType w:val="hybridMultilevel"/>
    <w:tmpl w:val="66A070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7130ADF"/>
    <w:multiLevelType w:val="hybridMultilevel"/>
    <w:tmpl w:val="D384F6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C9D00D8"/>
    <w:multiLevelType w:val="multilevel"/>
    <w:tmpl w:val="A49A3040"/>
    <w:lvl w:ilvl="0">
      <w:start w:val="1"/>
      <w:numFmt w:val="decimal"/>
      <w:lvlText w:val="%1."/>
      <w:lvlJc w:val="left"/>
      <w:pPr>
        <w:tabs>
          <w:tab w:val="num" w:pos="360"/>
        </w:tabs>
        <w:ind w:left="360" w:hanging="360"/>
      </w:pPr>
      <w:rPr>
        <w:rFonts w:ascii="Calibri" w:eastAsia="Calibri" w:hAnsi="Calibri" w:cs="Calibri"/>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6DC44D0E"/>
    <w:multiLevelType w:val="hybridMultilevel"/>
    <w:tmpl w:val="A09E4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DF655E5"/>
    <w:multiLevelType w:val="multilevel"/>
    <w:tmpl w:val="A49A3040"/>
    <w:lvl w:ilvl="0">
      <w:start w:val="1"/>
      <w:numFmt w:val="decimal"/>
      <w:lvlText w:val="%1."/>
      <w:lvlJc w:val="left"/>
      <w:pPr>
        <w:tabs>
          <w:tab w:val="num" w:pos="360"/>
        </w:tabs>
        <w:ind w:left="360" w:hanging="360"/>
      </w:pPr>
      <w:rPr>
        <w:rFonts w:ascii="Calibri" w:eastAsia="Calibri" w:hAnsi="Calibri" w:cs="Calibri"/>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6E667DBC"/>
    <w:multiLevelType w:val="hybridMultilevel"/>
    <w:tmpl w:val="AF34E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1506BCB"/>
    <w:multiLevelType w:val="multilevel"/>
    <w:tmpl w:val="12A6AE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7167485E"/>
    <w:multiLevelType w:val="multilevel"/>
    <w:tmpl w:val="0E2AC71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7CA803F9"/>
    <w:multiLevelType w:val="multilevel"/>
    <w:tmpl w:val="18ACCEE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D51595F"/>
    <w:multiLevelType w:val="hybridMultilevel"/>
    <w:tmpl w:val="B5BCA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F356561"/>
    <w:multiLevelType w:val="multilevel"/>
    <w:tmpl w:val="10B08B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85876548">
    <w:abstractNumId w:val="24"/>
  </w:num>
  <w:num w:numId="2" w16cid:durableId="516965821">
    <w:abstractNumId w:val="52"/>
  </w:num>
  <w:num w:numId="3" w16cid:durableId="1035689103">
    <w:abstractNumId w:val="54"/>
  </w:num>
  <w:num w:numId="4" w16cid:durableId="1702587974">
    <w:abstractNumId w:val="31"/>
  </w:num>
  <w:num w:numId="5" w16cid:durableId="110632253">
    <w:abstractNumId w:val="33"/>
  </w:num>
  <w:num w:numId="6" w16cid:durableId="1970014333">
    <w:abstractNumId w:val="35"/>
  </w:num>
  <w:num w:numId="7" w16cid:durableId="1632401652">
    <w:abstractNumId w:val="50"/>
  </w:num>
  <w:num w:numId="8" w16cid:durableId="2130660435">
    <w:abstractNumId w:val="8"/>
  </w:num>
  <w:num w:numId="9" w16cid:durableId="1891190496">
    <w:abstractNumId w:val="32"/>
  </w:num>
  <w:num w:numId="10" w16cid:durableId="1900705140">
    <w:abstractNumId w:val="22"/>
  </w:num>
  <w:num w:numId="11" w16cid:durableId="956178316">
    <w:abstractNumId w:val="2"/>
  </w:num>
  <w:num w:numId="12" w16cid:durableId="697662561">
    <w:abstractNumId w:val="37"/>
  </w:num>
  <w:num w:numId="13" w16cid:durableId="1631550985">
    <w:abstractNumId w:val="45"/>
  </w:num>
  <w:num w:numId="14" w16cid:durableId="1948195181">
    <w:abstractNumId w:val="10"/>
  </w:num>
  <w:num w:numId="15" w16cid:durableId="2068217657">
    <w:abstractNumId w:val="4"/>
  </w:num>
  <w:num w:numId="16" w16cid:durableId="814490211">
    <w:abstractNumId w:val="44"/>
  </w:num>
  <w:num w:numId="17" w16cid:durableId="999308995">
    <w:abstractNumId w:val="51"/>
  </w:num>
  <w:num w:numId="18" w16cid:durableId="1082794042">
    <w:abstractNumId w:val="0"/>
  </w:num>
  <w:num w:numId="19" w16cid:durableId="222298124">
    <w:abstractNumId w:val="12"/>
  </w:num>
  <w:num w:numId="20" w16cid:durableId="545340578">
    <w:abstractNumId w:val="38"/>
  </w:num>
  <w:num w:numId="21" w16cid:durableId="523596351">
    <w:abstractNumId w:val="26"/>
  </w:num>
  <w:num w:numId="22" w16cid:durableId="1083145310">
    <w:abstractNumId w:val="25"/>
  </w:num>
  <w:num w:numId="23" w16cid:durableId="1961835354">
    <w:abstractNumId w:val="20"/>
  </w:num>
  <w:num w:numId="24" w16cid:durableId="1296788929">
    <w:abstractNumId w:val="39"/>
  </w:num>
  <w:num w:numId="25" w16cid:durableId="71853564">
    <w:abstractNumId w:val="15"/>
  </w:num>
  <w:num w:numId="26" w16cid:durableId="1432582840">
    <w:abstractNumId w:val="43"/>
  </w:num>
  <w:num w:numId="27" w16cid:durableId="176193358">
    <w:abstractNumId w:val="16"/>
  </w:num>
  <w:num w:numId="28" w16cid:durableId="1723558507">
    <w:abstractNumId w:val="41"/>
  </w:num>
  <w:num w:numId="29" w16cid:durableId="890073403">
    <w:abstractNumId w:val="23"/>
  </w:num>
  <w:num w:numId="30" w16cid:durableId="2136438141">
    <w:abstractNumId w:val="46"/>
  </w:num>
  <w:num w:numId="31" w16cid:durableId="1108696633">
    <w:abstractNumId w:val="6"/>
  </w:num>
  <w:num w:numId="32" w16cid:durableId="1309673321">
    <w:abstractNumId w:val="34"/>
  </w:num>
  <w:num w:numId="33" w16cid:durableId="2116821335">
    <w:abstractNumId w:val="30"/>
  </w:num>
  <w:num w:numId="34" w16cid:durableId="1520314783">
    <w:abstractNumId w:val="47"/>
  </w:num>
  <w:num w:numId="35" w16cid:durableId="1811939931">
    <w:abstractNumId w:val="5"/>
  </w:num>
  <w:num w:numId="36" w16cid:durableId="761534460">
    <w:abstractNumId w:val="40"/>
  </w:num>
  <w:num w:numId="37" w16cid:durableId="1323242561">
    <w:abstractNumId w:val="21"/>
  </w:num>
  <w:num w:numId="38" w16cid:durableId="1778987631">
    <w:abstractNumId w:val="1"/>
  </w:num>
  <w:num w:numId="39" w16cid:durableId="1451703112">
    <w:abstractNumId w:val="7"/>
  </w:num>
  <w:num w:numId="40" w16cid:durableId="1909531044">
    <w:abstractNumId w:val="29"/>
  </w:num>
  <w:num w:numId="41" w16cid:durableId="766579039">
    <w:abstractNumId w:val="11"/>
  </w:num>
  <w:num w:numId="42" w16cid:durableId="1501002698">
    <w:abstractNumId w:val="36"/>
  </w:num>
  <w:num w:numId="43" w16cid:durableId="1610506435">
    <w:abstractNumId w:val="49"/>
  </w:num>
  <w:num w:numId="44" w16cid:durableId="2066174203">
    <w:abstractNumId w:val="27"/>
  </w:num>
  <w:num w:numId="45" w16cid:durableId="84227744">
    <w:abstractNumId w:val="48"/>
  </w:num>
  <w:num w:numId="46" w16cid:durableId="1950889962">
    <w:abstractNumId w:val="28"/>
  </w:num>
  <w:num w:numId="47" w16cid:durableId="1195385263">
    <w:abstractNumId w:val="42"/>
  </w:num>
  <w:num w:numId="48" w16cid:durableId="2033990993">
    <w:abstractNumId w:val="14"/>
  </w:num>
  <w:num w:numId="49" w16cid:durableId="2011758622">
    <w:abstractNumId w:val="19"/>
  </w:num>
  <w:num w:numId="50" w16cid:durableId="1320422340">
    <w:abstractNumId w:val="9"/>
  </w:num>
  <w:num w:numId="51" w16cid:durableId="2041778796">
    <w:abstractNumId w:val="3"/>
  </w:num>
  <w:num w:numId="52" w16cid:durableId="796411355">
    <w:abstractNumId w:val="13"/>
  </w:num>
  <w:num w:numId="53" w16cid:durableId="1969316505">
    <w:abstractNumId w:val="18"/>
  </w:num>
  <w:num w:numId="54" w16cid:durableId="603804331">
    <w:abstractNumId w:val="17"/>
  </w:num>
  <w:num w:numId="55" w16cid:durableId="471413949">
    <w:abstractNumId w:val="53"/>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nielle Stantoznik">
    <w15:presenceInfo w15:providerId="AD" w15:userId="S::Danielle.Stantoznik@greatminds.org::7e9bceea-499f-482b-82de-484ae48fa65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7A"/>
    <w:rsid w:val="00000427"/>
    <w:rsid w:val="000009D5"/>
    <w:rsid w:val="00001E2F"/>
    <w:rsid w:val="00002963"/>
    <w:rsid w:val="000030CA"/>
    <w:rsid w:val="00007848"/>
    <w:rsid w:val="00007DDA"/>
    <w:rsid w:val="0001076B"/>
    <w:rsid w:val="00010960"/>
    <w:rsid w:val="0001115A"/>
    <w:rsid w:val="00013460"/>
    <w:rsid w:val="00013735"/>
    <w:rsid w:val="00013A7C"/>
    <w:rsid w:val="00013AFE"/>
    <w:rsid w:val="0001600E"/>
    <w:rsid w:val="00017463"/>
    <w:rsid w:val="000175F4"/>
    <w:rsid w:val="00021E1E"/>
    <w:rsid w:val="00022202"/>
    <w:rsid w:val="000224BE"/>
    <w:rsid w:val="00024718"/>
    <w:rsid w:val="00026332"/>
    <w:rsid w:val="000302E0"/>
    <w:rsid w:val="000303F2"/>
    <w:rsid w:val="000311CB"/>
    <w:rsid w:val="0003194F"/>
    <w:rsid w:val="000326BD"/>
    <w:rsid w:val="00032B81"/>
    <w:rsid w:val="000347F3"/>
    <w:rsid w:val="00036D4E"/>
    <w:rsid w:val="00040687"/>
    <w:rsid w:val="00045FDC"/>
    <w:rsid w:val="00051898"/>
    <w:rsid w:val="00055795"/>
    <w:rsid w:val="00055FD0"/>
    <w:rsid w:val="00057798"/>
    <w:rsid w:val="00060DF0"/>
    <w:rsid w:val="000610D0"/>
    <w:rsid w:val="000637C0"/>
    <w:rsid w:val="00065EB6"/>
    <w:rsid w:val="00066AD6"/>
    <w:rsid w:val="00067EE9"/>
    <w:rsid w:val="0007144F"/>
    <w:rsid w:val="00072129"/>
    <w:rsid w:val="00076F64"/>
    <w:rsid w:val="000778F4"/>
    <w:rsid w:val="00080D30"/>
    <w:rsid w:val="000824FB"/>
    <w:rsid w:val="00083041"/>
    <w:rsid w:val="00083F28"/>
    <w:rsid w:val="00086B12"/>
    <w:rsid w:val="00087089"/>
    <w:rsid w:val="000909CB"/>
    <w:rsid w:val="00090BE7"/>
    <w:rsid w:val="00092726"/>
    <w:rsid w:val="000928B6"/>
    <w:rsid w:val="00095643"/>
    <w:rsid w:val="00095C73"/>
    <w:rsid w:val="00096FC5"/>
    <w:rsid w:val="000971CD"/>
    <w:rsid w:val="0009752F"/>
    <w:rsid w:val="000A0E99"/>
    <w:rsid w:val="000A1BD2"/>
    <w:rsid w:val="000A1D67"/>
    <w:rsid w:val="000A235C"/>
    <w:rsid w:val="000A3027"/>
    <w:rsid w:val="000A33FD"/>
    <w:rsid w:val="000A68E7"/>
    <w:rsid w:val="000B0115"/>
    <w:rsid w:val="000B2832"/>
    <w:rsid w:val="000B3AAF"/>
    <w:rsid w:val="000B3B5D"/>
    <w:rsid w:val="000B3FF1"/>
    <w:rsid w:val="000B6E30"/>
    <w:rsid w:val="000B7226"/>
    <w:rsid w:val="000C0DA9"/>
    <w:rsid w:val="000C18D3"/>
    <w:rsid w:val="000C467B"/>
    <w:rsid w:val="000C5226"/>
    <w:rsid w:val="000C5260"/>
    <w:rsid w:val="000D1322"/>
    <w:rsid w:val="000D2F05"/>
    <w:rsid w:val="000D3DB7"/>
    <w:rsid w:val="000D3E7D"/>
    <w:rsid w:val="000D53CD"/>
    <w:rsid w:val="000D604E"/>
    <w:rsid w:val="000D6AA3"/>
    <w:rsid w:val="000D6F7B"/>
    <w:rsid w:val="000D7128"/>
    <w:rsid w:val="000D77FC"/>
    <w:rsid w:val="000D787D"/>
    <w:rsid w:val="000E0C5A"/>
    <w:rsid w:val="000E0F34"/>
    <w:rsid w:val="000E13F4"/>
    <w:rsid w:val="000E29F6"/>
    <w:rsid w:val="000E3EBB"/>
    <w:rsid w:val="000E50EA"/>
    <w:rsid w:val="000E699D"/>
    <w:rsid w:val="000E7BAC"/>
    <w:rsid w:val="000E7D36"/>
    <w:rsid w:val="000F0172"/>
    <w:rsid w:val="000F03E8"/>
    <w:rsid w:val="000F0CB6"/>
    <w:rsid w:val="000F147F"/>
    <w:rsid w:val="000F1CA9"/>
    <w:rsid w:val="000F201B"/>
    <w:rsid w:val="000F26D3"/>
    <w:rsid w:val="000F3D2C"/>
    <w:rsid w:val="000F5E59"/>
    <w:rsid w:val="000F6DDE"/>
    <w:rsid w:val="00101284"/>
    <w:rsid w:val="0010130C"/>
    <w:rsid w:val="00102505"/>
    <w:rsid w:val="001043CE"/>
    <w:rsid w:val="00105A05"/>
    <w:rsid w:val="00106742"/>
    <w:rsid w:val="00112008"/>
    <w:rsid w:val="001124A6"/>
    <w:rsid w:val="0011341C"/>
    <w:rsid w:val="00114AFC"/>
    <w:rsid w:val="00116F5D"/>
    <w:rsid w:val="00122387"/>
    <w:rsid w:val="00123A0B"/>
    <w:rsid w:val="00124050"/>
    <w:rsid w:val="0012462A"/>
    <w:rsid w:val="00127252"/>
    <w:rsid w:val="00132B51"/>
    <w:rsid w:val="001331AA"/>
    <w:rsid w:val="00133BB3"/>
    <w:rsid w:val="0013690D"/>
    <w:rsid w:val="00137769"/>
    <w:rsid w:val="00140D7D"/>
    <w:rsid w:val="001433A0"/>
    <w:rsid w:val="001448D8"/>
    <w:rsid w:val="0015073F"/>
    <w:rsid w:val="00151A05"/>
    <w:rsid w:val="00153A66"/>
    <w:rsid w:val="001551BD"/>
    <w:rsid w:val="00157D11"/>
    <w:rsid w:val="00157DDE"/>
    <w:rsid w:val="00160C0E"/>
    <w:rsid w:val="0016147A"/>
    <w:rsid w:val="001614B5"/>
    <w:rsid w:val="001615BA"/>
    <w:rsid w:val="00162EA0"/>
    <w:rsid w:val="001648AC"/>
    <w:rsid w:val="00167B69"/>
    <w:rsid w:val="00170E2B"/>
    <w:rsid w:val="00173A3D"/>
    <w:rsid w:val="00173DF5"/>
    <w:rsid w:val="00173E08"/>
    <w:rsid w:val="0017612B"/>
    <w:rsid w:val="00176713"/>
    <w:rsid w:val="00184A42"/>
    <w:rsid w:val="00186081"/>
    <w:rsid w:val="00187F1D"/>
    <w:rsid w:val="00190BD4"/>
    <w:rsid w:val="00194180"/>
    <w:rsid w:val="0019500C"/>
    <w:rsid w:val="0019627C"/>
    <w:rsid w:val="001966CA"/>
    <w:rsid w:val="00197302"/>
    <w:rsid w:val="001A01A6"/>
    <w:rsid w:val="001A08CF"/>
    <w:rsid w:val="001A2D0D"/>
    <w:rsid w:val="001A31D7"/>
    <w:rsid w:val="001A4993"/>
    <w:rsid w:val="001A56E6"/>
    <w:rsid w:val="001B089E"/>
    <w:rsid w:val="001B42B0"/>
    <w:rsid w:val="001B5C6A"/>
    <w:rsid w:val="001B7757"/>
    <w:rsid w:val="001C32FE"/>
    <w:rsid w:val="001C3DB7"/>
    <w:rsid w:val="001C724D"/>
    <w:rsid w:val="001D0850"/>
    <w:rsid w:val="001D1D8B"/>
    <w:rsid w:val="001D1FA0"/>
    <w:rsid w:val="001D2BD4"/>
    <w:rsid w:val="001D3D79"/>
    <w:rsid w:val="001D46D4"/>
    <w:rsid w:val="001D7A6E"/>
    <w:rsid w:val="001E232C"/>
    <w:rsid w:val="001E2940"/>
    <w:rsid w:val="001E4136"/>
    <w:rsid w:val="001E77E6"/>
    <w:rsid w:val="001F3722"/>
    <w:rsid w:val="001F55AB"/>
    <w:rsid w:val="00200164"/>
    <w:rsid w:val="002001C7"/>
    <w:rsid w:val="00200797"/>
    <w:rsid w:val="00200B61"/>
    <w:rsid w:val="00202777"/>
    <w:rsid w:val="00202B3E"/>
    <w:rsid w:val="00202BD1"/>
    <w:rsid w:val="00203191"/>
    <w:rsid w:val="00203251"/>
    <w:rsid w:val="0020497E"/>
    <w:rsid w:val="00204EE7"/>
    <w:rsid w:val="0020561E"/>
    <w:rsid w:val="00205E3E"/>
    <w:rsid w:val="00210D57"/>
    <w:rsid w:val="00211BB4"/>
    <w:rsid w:val="00212D6B"/>
    <w:rsid w:val="00212E87"/>
    <w:rsid w:val="00212EDF"/>
    <w:rsid w:val="00214411"/>
    <w:rsid w:val="00217A10"/>
    <w:rsid w:val="00217CAC"/>
    <w:rsid w:val="00223478"/>
    <w:rsid w:val="00223C69"/>
    <w:rsid w:val="00225E53"/>
    <w:rsid w:val="002270C4"/>
    <w:rsid w:val="002277EB"/>
    <w:rsid w:val="00230036"/>
    <w:rsid w:val="00230577"/>
    <w:rsid w:val="00232366"/>
    <w:rsid w:val="002347B9"/>
    <w:rsid w:val="00235619"/>
    <w:rsid w:val="0023703D"/>
    <w:rsid w:val="0024191B"/>
    <w:rsid w:val="002426CE"/>
    <w:rsid w:val="00244620"/>
    <w:rsid w:val="00244F60"/>
    <w:rsid w:val="002508E6"/>
    <w:rsid w:val="00252BCC"/>
    <w:rsid w:val="00253ADB"/>
    <w:rsid w:val="00253C8A"/>
    <w:rsid w:val="0025499E"/>
    <w:rsid w:val="002567BB"/>
    <w:rsid w:val="002612F7"/>
    <w:rsid w:val="00262255"/>
    <w:rsid w:val="00263758"/>
    <w:rsid w:val="0026482B"/>
    <w:rsid w:val="002654BF"/>
    <w:rsid w:val="002675A1"/>
    <w:rsid w:val="0027198C"/>
    <w:rsid w:val="00271CE4"/>
    <w:rsid w:val="00273506"/>
    <w:rsid w:val="002735F9"/>
    <w:rsid w:val="0027399A"/>
    <w:rsid w:val="002741B9"/>
    <w:rsid w:val="00280BA7"/>
    <w:rsid w:val="002813A8"/>
    <w:rsid w:val="0028199A"/>
    <w:rsid w:val="0028262C"/>
    <w:rsid w:val="00282804"/>
    <w:rsid w:val="002902B6"/>
    <w:rsid w:val="00290EF0"/>
    <w:rsid w:val="00291445"/>
    <w:rsid w:val="00296502"/>
    <w:rsid w:val="0029670C"/>
    <w:rsid w:val="002A297C"/>
    <w:rsid w:val="002A420A"/>
    <w:rsid w:val="002A65B0"/>
    <w:rsid w:val="002A6EDB"/>
    <w:rsid w:val="002B1BF3"/>
    <w:rsid w:val="002B1FA6"/>
    <w:rsid w:val="002B2D78"/>
    <w:rsid w:val="002B43B2"/>
    <w:rsid w:val="002B646B"/>
    <w:rsid w:val="002B6BF2"/>
    <w:rsid w:val="002C0235"/>
    <w:rsid w:val="002C3315"/>
    <w:rsid w:val="002C5878"/>
    <w:rsid w:val="002D1AC8"/>
    <w:rsid w:val="002D38B5"/>
    <w:rsid w:val="002D6062"/>
    <w:rsid w:val="002E2278"/>
    <w:rsid w:val="002E2C4D"/>
    <w:rsid w:val="002E426A"/>
    <w:rsid w:val="002E5E46"/>
    <w:rsid w:val="002E66CA"/>
    <w:rsid w:val="002E6F0A"/>
    <w:rsid w:val="002E7AF6"/>
    <w:rsid w:val="002F3543"/>
    <w:rsid w:val="002F5EFC"/>
    <w:rsid w:val="00300DDA"/>
    <w:rsid w:val="00301A44"/>
    <w:rsid w:val="00306374"/>
    <w:rsid w:val="00306B57"/>
    <w:rsid w:val="00306F0A"/>
    <w:rsid w:val="00311B7A"/>
    <w:rsid w:val="00311E16"/>
    <w:rsid w:val="0031222E"/>
    <w:rsid w:val="003209B8"/>
    <w:rsid w:val="00322E24"/>
    <w:rsid w:val="003249B5"/>
    <w:rsid w:val="00324B63"/>
    <w:rsid w:val="00324E9C"/>
    <w:rsid w:val="00324FDD"/>
    <w:rsid w:val="00326D36"/>
    <w:rsid w:val="00330E5B"/>
    <w:rsid w:val="003332B1"/>
    <w:rsid w:val="0033369A"/>
    <w:rsid w:val="0033423F"/>
    <w:rsid w:val="00335FAB"/>
    <w:rsid w:val="00337F04"/>
    <w:rsid w:val="00337F14"/>
    <w:rsid w:val="00340F06"/>
    <w:rsid w:val="00341C6F"/>
    <w:rsid w:val="00341CFE"/>
    <w:rsid w:val="00342371"/>
    <w:rsid w:val="003426B7"/>
    <w:rsid w:val="00342EB7"/>
    <w:rsid w:val="0034371A"/>
    <w:rsid w:val="0034486E"/>
    <w:rsid w:val="00345C1F"/>
    <w:rsid w:val="00351301"/>
    <w:rsid w:val="00351CBC"/>
    <w:rsid w:val="00354173"/>
    <w:rsid w:val="00354B88"/>
    <w:rsid w:val="00355F49"/>
    <w:rsid w:val="003569D5"/>
    <w:rsid w:val="00356C16"/>
    <w:rsid w:val="003617B3"/>
    <w:rsid w:val="0036192A"/>
    <w:rsid w:val="003624BC"/>
    <w:rsid w:val="0036433A"/>
    <w:rsid w:val="00364ADA"/>
    <w:rsid w:val="003658DE"/>
    <w:rsid w:val="00367605"/>
    <w:rsid w:val="003710F4"/>
    <w:rsid w:val="003716B7"/>
    <w:rsid w:val="00372658"/>
    <w:rsid w:val="00373C31"/>
    <w:rsid w:val="00374316"/>
    <w:rsid w:val="00374582"/>
    <w:rsid w:val="00374AA5"/>
    <w:rsid w:val="00375D4B"/>
    <w:rsid w:val="00375E09"/>
    <w:rsid w:val="0037655A"/>
    <w:rsid w:val="00380A9B"/>
    <w:rsid w:val="00380AD9"/>
    <w:rsid w:val="003845EA"/>
    <w:rsid w:val="00384A7D"/>
    <w:rsid w:val="00385481"/>
    <w:rsid w:val="00386E15"/>
    <w:rsid w:val="00387FD0"/>
    <w:rsid w:val="00392061"/>
    <w:rsid w:val="00392168"/>
    <w:rsid w:val="00392862"/>
    <w:rsid w:val="00395B49"/>
    <w:rsid w:val="003A3495"/>
    <w:rsid w:val="003A39E2"/>
    <w:rsid w:val="003A3A92"/>
    <w:rsid w:val="003A7B97"/>
    <w:rsid w:val="003A7C4E"/>
    <w:rsid w:val="003A7C71"/>
    <w:rsid w:val="003B131E"/>
    <w:rsid w:val="003B2E4D"/>
    <w:rsid w:val="003B30BD"/>
    <w:rsid w:val="003B3519"/>
    <w:rsid w:val="003B54D3"/>
    <w:rsid w:val="003B6222"/>
    <w:rsid w:val="003C1A33"/>
    <w:rsid w:val="003C3855"/>
    <w:rsid w:val="003C3B90"/>
    <w:rsid w:val="003C61EF"/>
    <w:rsid w:val="003D3224"/>
    <w:rsid w:val="003D4473"/>
    <w:rsid w:val="003D4CB6"/>
    <w:rsid w:val="003D7D23"/>
    <w:rsid w:val="003D7E0D"/>
    <w:rsid w:val="003E04B4"/>
    <w:rsid w:val="003E05BA"/>
    <w:rsid w:val="003E129A"/>
    <w:rsid w:val="003E1DC1"/>
    <w:rsid w:val="003E2F7C"/>
    <w:rsid w:val="003E36B6"/>
    <w:rsid w:val="003E38B2"/>
    <w:rsid w:val="003E47C8"/>
    <w:rsid w:val="003E634B"/>
    <w:rsid w:val="003E6547"/>
    <w:rsid w:val="003E6A1D"/>
    <w:rsid w:val="003E76BE"/>
    <w:rsid w:val="003F34B4"/>
    <w:rsid w:val="003F59D6"/>
    <w:rsid w:val="003F5B04"/>
    <w:rsid w:val="00400024"/>
    <w:rsid w:val="004008E7"/>
    <w:rsid w:val="00400C6D"/>
    <w:rsid w:val="00400EC5"/>
    <w:rsid w:val="00401D9F"/>
    <w:rsid w:val="00402A3D"/>
    <w:rsid w:val="00405313"/>
    <w:rsid w:val="00406AFE"/>
    <w:rsid w:val="00407FD6"/>
    <w:rsid w:val="00412236"/>
    <w:rsid w:val="004133C9"/>
    <w:rsid w:val="00414C9A"/>
    <w:rsid w:val="00416E42"/>
    <w:rsid w:val="00417D96"/>
    <w:rsid w:val="004201BA"/>
    <w:rsid w:val="0042399D"/>
    <w:rsid w:val="00425445"/>
    <w:rsid w:val="00430E1E"/>
    <w:rsid w:val="00431030"/>
    <w:rsid w:val="00431EC3"/>
    <w:rsid w:val="00434598"/>
    <w:rsid w:val="00435C5A"/>
    <w:rsid w:val="00435FD0"/>
    <w:rsid w:val="004360CD"/>
    <w:rsid w:val="00436531"/>
    <w:rsid w:val="004367D0"/>
    <w:rsid w:val="004409FF"/>
    <w:rsid w:val="00440D6E"/>
    <w:rsid w:val="00441AD3"/>
    <w:rsid w:val="00442F4E"/>
    <w:rsid w:val="00443A1A"/>
    <w:rsid w:val="00444238"/>
    <w:rsid w:val="00445A09"/>
    <w:rsid w:val="00447997"/>
    <w:rsid w:val="00451229"/>
    <w:rsid w:val="0045302C"/>
    <w:rsid w:val="004534A8"/>
    <w:rsid w:val="00455218"/>
    <w:rsid w:val="00456F1D"/>
    <w:rsid w:val="00460FF5"/>
    <w:rsid w:val="004623B9"/>
    <w:rsid w:val="00474C90"/>
    <w:rsid w:val="00474E54"/>
    <w:rsid w:val="00475B29"/>
    <w:rsid w:val="00475D36"/>
    <w:rsid w:val="004762EF"/>
    <w:rsid w:val="0047772F"/>
    <w:rsid w:val="004820CD"/>
    <w:rsid w:val="00482F23"/>
    <w:rsid w:val="00483662"/>
    <w:rsid w:val="004839C5"/>
    <w:rsid w:val="00484190"/>
    <w:rsid w:val="00487429"/>
    <w:rsid w:val="0049010B"/>
    <w:rsid w:val="004911D2"/>
    <w:rsid w:val="0049379D"/>
    <w:rsid w:val="00493DC1"/>
    <w:rsid w:val="00494408"/>
    <w:rsid w:val="0049589D"/>
    <w:rsid w:val="004A2B21"/>
    <w:rsid w:val="004A3338"/>
    <w:rsid w:val="004A40FD"/>
    <w:rsid w:val="004A633B"/>
    <w:rsid w:val="004A6405"/>
    <w:rsid w:val="004A6996"/>
    <w:rsid w:val="004A76D6"/>
    <w:rsid w:val="004B27DC"/>
    <w:rsid w:val="004B2948"/>
    <w:rsid w:val="004B344C"/>
    <w:rsid w:val="004B46ED"/>
    <w:rsid w:val="004B567C"/>
    <w:rsid w:val="004B7B13"/>
    <w:rsid w:val="004B7EDD"/>
    <w:rsid w:val="004C0627"/>
    <w:rsid w:val="004C09B9"/>
    <w:rsid w:val="004C1825"/>
    <w:rsid w:val="004C18C2"/>
    <w:rsid w:val="004C25A8"/>
    <w:rsid w:val="004C2B46"/>
    <w:rsid w:val="004C5473"/>
    <w:rsid w:val="004C56B0"/>
    <w:rsid w:val="004C5886"/>
    <w:rsid w:val="004C7E22"/>
    <w:rsid w:val="004D2052"/>
    <w:rsid w:val="004D4CE8"/>
    <w:rsid w:val="004D58A8"/>
    <w:rsid w:val="004D5B96"/>
    <w:rsid w:val="004E1439"/>
    <w:rsid w:val="004E2D55"/>
    <w:rsid w:val="004E3550"/>
    <w:rsid w:val="004E49D5"/>
    <w:rsid w:val="004E5366"/>
    <w:rsid w:val="004E58CA"/>
    <w:rsid w:val="004E635A"/>
    <w:rsid w:val="004E674D"/>
    <w:rsid w:val="004E7D67"/>
    <w:rsid w:val="004F1D47"/>
    <w:rsid w:val="004F1FE6"/>
    <w:rsid w:val="004F259D"/>
    <w:rsid w:val="004F2C94"/>
    <w:rsid w:val="004F536D"/>
    <w:rsid w:val="00500731"/>
    <w:rsid w:val="0050108C"/>
    <w:rsid w:val="005030A6"/>
    <w:rsid w:val="005055A1"/>
    <w:rsid w:val="0050567D"/>
    <w:rsid w:val="005075DF"/>
    <w:rsid w:val="00513062"/>
    <w:rsid w:val="0051441A"/>
    <w:rsid w:val="005148BE"/>
    <w:rsid w:val="00520833"/>
    <w:rsid w:val="00520FF1"/>
    <w:rsid w:val="005221EE"/>
    <w:rsid w:val="00522C91"/>
    <w:rsid w:val="00522E03"/>
    <w:rsid w:val="005237EA"/>
    <w:rsid w:val="0052526A"/>
    <w:rsid w:val="00527F3E"/>
    <w:rsid w:val="00530BBD"/>
    <w:rsid w:val="00530CCB"/>
    <w:rsid w:val="0053214C"/>
    <w:rsid w:val="00534385"/>
    <w:rsid w:val="00534876"/>
    <w:rsid w:val="005358EF"/>
    <w:rsid w:val="00535DBB"/>
    <w:rsid w:val="00535EC4"/>
    <w:rsid w:val="0053660D"/>
    <w:rsid w:val="005428B9"/>
    <w:rsid w:val="00543878"/>
    <w:rsid w:val="00545A11"/>
    <w:rsid w:val="00545D93"/>
    <w:rsid w:val="005477C5"/>
    <w:rsid w:val="00552933"/>
    <w:rsid w:val="00554D10"/>
    <w:rsid w:val="00555D75"/>
    <w:rsid w:val="005561A1"/>
    <w:rsid w:val="005579F9"/>
    <w:rsid w:val="00561C80"/>
    <w:rsid w:val="00562673"/>
    <w:rsid w:val="00562A6A"/>
    <w:rsid w:val="00562B73"/>
    <w:rsid w:val="005634DA"/>
    <w:rsid w:val="00564933"/>
    <w:rsid w:val="00570251"/>
    <w:rsid w:val="00571A96"/>
    <w:rsid w:val="00572FEB"/>
    <w:rsid w:val="00573EDD"/>
    <w:rsid w:val="005745D3"/>
    <w:rsid w:val="0057773E"/>
    <w:rsid w:val="00577FFA"/>
    <w:rsid w:val="00581369"/>
    <w:rsid w:val="00581883"/>
    <w:rsid w:val="00582EAC"/>
    <w:rsid w:val="005844F6"/>
    <w:rsid w:val="005845B3"/>
    <w:rsid w:val="0058549A"/>
    <w:rsid w:val="005854A6"/>
    <w:rsid w:val="005856EE"/>
    <w:rsid w:val="00592910"/>
    <w:rsid w:val="00593D13"/>
    <w:rsid w:val="00597057"/>
    <w:rsid w:val="005979E9"/>
    <w:rsid w:val="005A2484"/>
    <w:rsid w:val="005A4D52"/>
    <w:rsid w:val="005A4DC0"/>
    <w:rsid w:val="005A6445"/>
    <w:rsid w:val="005A77A4"/>
    <w:rsid w:val="005A7B2E"/>
    <w:rsid w:val="005B2E42"/>
    <w:rsid w:val="005B333F"/>
    <w:rsid w:val="005B7547"/>
    <w:rsid w:val="005C0869"/>
    <w:rsid w:val="005C1D6A"/>
    <w:rsid w:val="005C45C4"/>
    <w:rsid w:val="005C6A8F"/>
    <w:rsid w:val="005D0F37"/>
    <w:rsid w:val="005D6CD7"/>
    <w:rsid w:val="005D7B9D"/>
    <w:rsid w:val="005D7FF6"/>
    <w:rsid w:val="005E15BA"/>
    <w:rsid w:val="005E4AAD"/>
    <w:rsid w:val="005E55AA"/>
    <w:rsid w:val="005F13AA"/>
    <w:rsid w:val="005F17A0"/>
    <w:rsid w:val="005F38C8"/>
    <w:rsid w:val="005F41F0"/>
    <w:rsid w:val="005F5836"/>
    <w:rsid w:val="005F59C2"/>
    <w:rsid w:val="005F5B45"/>
    <w:rsid w:val="005F7A07"/>
    <w:rsid w:val="005F7A8F"/>
    <w:rsid w:val="006020B6"/>
    <w:rsid w:val="00603436"/>
    <w:rsid w:val="00605985"/>
    <w:rsid w:val="006070A0"/>
    <w:rsid w:val="0061007D"/>
    <w:rsid w:val="00610250"/>
    <w:rsid w:val="0061063C"/>
    <w:rsid w:val="00611745"/>
    <w:rsid w:val="00612F26"/>
    <w:rsid w:val="00613CE2"/>
    <w:rsid w:val="006150A0"/>
    <w:rsid w:val="00615630"/>
    <w:rsid w:val="00616683"/>
    <w:rsid w:val="006168A4"/>
    <w:rsid w:val="00623B20"/>
    <w:rsid w:val="0062649E"/>
    <w:rsid w:val="006272BC"/>
    <w:rsid w:val="006276A0"/>
    <w:rsid w:val="006307E0"/>
    <w:rsid w:val="006317B3"/>
    <w:rsid w:val="006324B1"/>
    <w:rsid w:val="00632E3E"/>
    <w:rsid w:val="00634B37"/>
    <w:rsid w:val="00635DDC"/>
    <w:rsid w:val="00636C8F"/>
    <w:rsid w:val="00636F65"/>
    <w:rsid w:val="006371FE"/>
    <w:rsid w:val="00640E2C"/>
    <w:rsid w:val="00641E56"/>
    <w:rsid w:val="00644160"/>
    <w:rsid w:val="00644336"/>
    <w:rsid w:val="006466CB"/>
    <w:rsid w:val="00647BB3"/>
    <w:rsid w:val="00654849"/>
    <w:rsid w:val="00654B57"/>
    <w:rsid w:val="006611A7"/>
    <w:rsid w:val="0066123A"/>
    <w:rsid w:val="00662CF8"/>
    <w:rsid w:val="0066393C"/>
    <w:rsid w:val="006666C1"/>
    <w:rsid w:val="00666DE1"/>
    <w:rsid w:val="00667386"/>
    <w:rsid w:val="00670681"/>
    <w:rsid w:val="0067092A"/>
    <w:rsid w:val="006718A0"/>
    <w:rsid w:val="00676D65"/>
    <w:rsid w:val="00677773"/>
    <w:rsid w:val="00680BAF"/>
    <w:rsid w:val="00681B66"/>
    <w:rsid w:val="0068335A"/>
    <w:rsid w:val="0068491F"/>
    <w:rsid w:val="00684C9B"/>
    <w:rsid w:val="00684D2A"/>
    <w:rsid w:val="006853D7"/>
    <w:rsid w:val="0069135E"/>
    <w:rsid w:val="00691415"/>
    <w:rsid w:val="006914B9"/>
    <w:rsid w:val="006922F2"/>
    <w:rsid w:val="0069651B"/>
    <w:rsid w:val="006A05E1"/>
    <w:rsid w:val="006A29D0"/>
    <w:rsid w:val="006A3169"/>
    <w:rsid w:val="006A3507"/>
    <w:rsid w:val="006A4BC6"/>
    <w:rsid w:val="006A4CCE"/>
    <w:rsid w:val="006A590D"/>
    <w:rsid w:val="006A64F1"/>
    <w:rsid w:val="006B1C02"/>
    <w:rsid w:val="006B2B9E"/>
    <w:rsid w:val="006B318A"/>
    <w:rsid w:val="006B3963"/>
    <w:rsid w:val="006B3ACD"/>
    <w:rsid w:val="006B5AF8"/>
    <w:rsid w:val="006C163C"/>
    <w:rsid w:val="006C2816"/>
    <w:rsid w:val="006C3A3F"/>
    <w:rsid w:val="006C4B5A"/>
    <w:rsid w:val="006C4ECE"/>
    <w:rsid w:val="006C6CAC"/>
    <w:rsid w:val="006C77FE"/>
    <w:rsid w:val="006D16B5"/>
    <w:rsid w:val="006D288B"/>
    <w:rsid w:val="006D2C2B"/>
    <w:rsid w:val="006D4EF1"/>
    <w:rsid w:val="006D511E"/>
    <w:rsid w:val="006D740E"/>
    <w:rsid w:val="006E00CE"/>
    <w:rsid w:val="006E379C"/>
    <w:rsid w:val="006E6197"/>
    <w:rsid w:val="006E7BEC"/>
    <w:rsid w:val="006F2B97"/>
    <w:rsid w:val="006F62A2"/>
    <w:rsid w:val="006F7122"/>
    <w:rsid w:val="006F7B15"/>
    <w:rsid w:val="00700B34"/>
    <w:rsid w:val="00703862"/>
    <w:rsid w:val="00703887"/>
    <w:rsid w:val="0070702B"/>
    <w:rsid w:val="007119DF"/>
    <w:rsid w:val="00711FC5"/>
    <w:rsid w:val="007133CC"/>
    <w:rsid w:val="007162CC"/>
    <w:rsid w:val="00716CED"/>
    <w:rsid w:val="007200F3"/>
    <w:rsid w:val="00720EE7"/>
    <w:rsid w:val="00723992"/>
    <w:rsid w:val="00724A9C"/>
    <w:rsid w:val="00725374"/>
    <w:rsid w:val="00726DB0"/>
    <w:rsid w:val="007334F3"/>
    <w:rsid w:val="00733994"/>
    <w:rsid w:val="00735494"/>
    <w:rsid w:val="007374BB"/>
    <w:rsid w:val="007379B9"/>
    <w:rsid w:val="00742A2C"/>
    <w:rsid w:val="00744451"/>
    <w:rsid w:val="00744A7E"/>
    <w:rsid w:val="00747EBB"/>
    <w:rsid w:val="0075186F"/>
    <w:rsid w:val="0075227B"/>
    <w:rsid w:val="00752662"/>
    <w:rsid w:val="007538C6"/>
    <w:rsid w:val="00757B42"/>
    <w:rsid w:val="007619B5"/>
    <w:rsid w:val="0076231F"/>
    <w:rsid w:val="007629F1"/>
    <w:rsid w:val="007634CF"/>
    <w:rsid w:val="00763561"/>
    <w:rsid w:val="007642C5"/>
    <w:rsid w:val="0076524B"/>
    <w:rsid w:val="00765B05"/>
    <w:rsid w:val="0077224F"/>
    <w:rsid w:val="00773841"/>
    <w:rsid w:val="00774A06"/>
    <w:rsid w:val="00774EE3"/>
    <w:rsid w:val="007831AE"/>
    <w:rsid w:val="00783FC0"/>
    <w:rsid w:val="0078713B"/>
    <w:rsid w:val="007873D9"/>
    <w:rsid w:val="0078794A"/>
    <w:rsid w:val="00787DFF"/>
    <w:rsid w:val="00790699"/>
    <w:rsid w:val="0079171A"/>
    <w:rsid w:val="00792D1E"/>
    <w:rsid w:val="0079356E"/>
    <w:rsid w:val="00793D7A"/>
    <w:rsid w:val="00794568"/>
    <w:rsid w:val="00796ACC"/>
    <w:rsid w:val="0079795A"/>
    <w:rsid w:val="007A07EB"/>
    <w:rsid w:val="007A0958"/>
    <w:rsid w:val="007A265F"/>
    <w:rsid w:val="007A4D49"/>
    <w:rsid w:val="007A6B24"/>
    <w:rsid w:val="007A73C3"/>
    <w:rsid w:val="007A7BB3"/>
    <w:rsid w:val="007B2D82"/>
    <w:rsid w:val="007B3C10"/>
    <w:rsid w:val="007B3CB4"/>
    <w:rsid w:val="007B4994"/>
    <w:rsid w:val="007B49E8"/>
    <w:rsid w:val="007B4A16"/>
    <w:rsid w:val="007C2507"/>
    <w:rsid w:val="007C4833"/>
    <w:rsid w:val="007C4AF9"/>
    <w:rsid w:val="007C53D7"/>
    <w:rsid w:val="007C6461"/>
    <w:rsid w:val="007D0483"/>
    <w:rsid w:val="007D41D3"/>
    <w:rsid w:val="007D42D9"/>
    <w:rsid w:val="007D4571"/>
    <w:rsid w:val="007D68B1"/>
    <w:rsid w:val="007D7DF6"/>
    <w:rsid w:val="007E0A63"/>
    <w:rsid w:val="007E275C"/>
    <w:rsid w:val="007E4B42"/>
    <w:rsid w:val="007E533F"/>
    <w:rsid w:val="007E542B"/>
    <w:rsid w:val="007E7CCF"/>
    <w:rsid w:val="008015AE"/>
    <w:rsid w:val="00807012"/>
    <w:rsid w:val="00811BEE"/>
    <w:rsid w:val="0081268E"/>
    <w:rsid w:val="00813C3B"/>
    <w:rsid w:val="00813F56"/>
    <w:rsid w:val="00814A27"/>
    <w:rsid w:val="00815A23"/>
    <w:rsid w:val="00816F25"/>
    <w:rsid w:val="008176B5"/>
    <w:rsid w:val="00822399"/>
    <w:rsid w:val="00822D6D"/>
    <w:rsid w:val="00823E2C"/>
    <w:rsid w:val="00824E1C"/>
    <w:rsid w:val="00825BAC"/>
    <w:rsid w:val="0082793D"/>
    <w:rsid w:val="008336F7"/>
    <w:rsid w:val="00834D8F"/>
    <w:rsid w:val="00836064"/>
    <w:rsid w:val="00836096"/>
    <w:rsid w:val="00836287"/>
    <w:rsid w:val="00836EFD"/>
    <w:rsid w:val="00842473"/>
    <w:rsid w:val="008435FF"/>
    <w:rsid w:val="00844B7E"/>
    <w:rsid w:val="00845FEA"/>
    <w:rsid w:val="008518AA"/>
    <w:rsid w:val="0085409A"/>
    <w:rsid w:val="0085500C"/>
    <w:rsid w:val="00856A3F"/>
    <w:rsid w:val="00857615"/>
    <w:rsid w:val="00862F0A"/>
    <w:rsid w:val="00866824"/>
    <w:rsid w:val="00867108"/>
    <w:rsid w:val="008701B4"/>
    <w:rsid w:val="00870674"/>
    <w:rsid w:val="00871299"/>
    <w:rsid w:val="0087365F"/>
    <w:rsid w:val="008741F5"/>
    <w:rsid w:val="0087439B"/>
    <w:rsid w:val="00874B65"/>
    <w:rsid w:val="00875508"/>
    <w:rsid w:val="00880CE7"/>
    <w:rsid w:val="00881EEC"/>
    <w:rsid w:val="00882E3B"/>
    <w:rsid w:val="008834EE"/>
    <w:rsid w:val="008844BF"/>
    <w:rsid w:val="00885A04"/>
    <w:rsid w:val="00887C99"/>
    <w:rsid w:val="0089068C"/>
    <w:rsid w:val="0089110B"/>
    <w:rsid w:val="00893D6B"/>
    <w:rsid w:val="00893EBF"/>
    <w:rsid w:val="00896562"/>
    <w:rsid w:val="008974C8"/>
    <w:rsid w:val="008A47C9"/>
    <w:rsid w:val="008A550B"/>
    <w:rsid w:val="008A70FC"/>
    <w:rsid w:val="008A78F2"/>
    <w:rsid w:val="008B0EAB"/>
    <w:rsid w:val="008B32CE"/>
    <w:rsid w:val="008B76EF"/>
    <w:rsid w:val="008B7DDB"/>
    <w:rsid w:val="008C0D00"/>
    <w:rsid w:val="008C30CA"/>
    <w:rsid w:val="008C3B85"/>
    <w:rsid w:val="008C71EB"/>
    <w:rsid w:val="008C7B74"/>
    <w:rsid w:val="008D00EC"/>
    <w:rsid w:val="008D01AB"/>
    <w:rsid w:val="008D164D"/>
    <w:rsid w:val="008D1E26"/>
    <w:rsid w:val="008D7C04"/>
    <w:rsid w:val="008E0735"/>
    <w:rsid w:val="008E135F"/>
    <w:rsid w:val="008E5F45"/>
    <w:rsid w:val="008E62C4"/>
    <w:rsid w:val="008E71FC"/>
    <w:rsid w:val="008F1C2F"/>
    <w:rsid w:val="008F1E2D"/>
    <w:rsid w:val="008F20B2"/>
    <w:rsid w:val="008F2FEE"/>
    <w:rsid w:val="008F433C"/>
    <w:rsid w:val="008F6D51"/>
    <w:rsid w:val="008F7C00"/>
    <w:rsid w:val="00900DBE"/>
    <w:rsid w:val="009022D7"/>
    <w:rsid w:val="0090260E"/>
    <w:rsid w:val="009040A1"/>
    <w:rsid w:val="009047CA"/>
    <w:rsid w:val="009068C6"/>
    <w:rsid w:val="00907696"/>
    <w:rsid w:val="00913019"/>
    <w:rsid w:val="00913530"/>
    <w:rsid w:val="00913543"/>
    <w:rsid w:val="00916CF1"/>
    <w:rsid w:val="00916DFA"/>
    <w:rsid w:val="00923A51"/>
    <w:rsid w:val="00925941"/>
    <w:rsid w:val="009263A5"/>
    <w:rsid w:val="00927C76"/>
    <w:rsid w:val="00933CF1"/>
    <w:rsid w:val="00933E40"/>
    <w:rsid w:val="009342EA"/>
    <w:rsid w:val="00934BBE"/>
    <w:rsid w:val="00935EEE"/>
    <w:rsid w:val="00935F6D"/>
    <w:rsid w:val="009402DB"/>
    <w:rsid w:val="00940DB3"/>
    <w:rsid w:val="00942B24"/>
    <w:rsid w:val="0094613C"/>
    <w:rsid w:val="009516A1"/>
    <w:rsid w:val="00951793"/>
    <w:rsid w:val="00952503"/>
    <w:rsid w:val="00956739"/>
    <w:rsid w:val="009570A5"/>
    <w:rsid w:val="00961EF6"/>
    <w:rsid w:val="00963F79"/>
    <w:rsid w:val="00964AAA"/>
    <w:rsid w:val="00964C13"/>
    <w:rsid w:val="00966792"/>
    <w:rsid w:val="00966F18"/>
    <w:rsid w:val="00966F60"/>
    <w:rsid w:val="0096793D"/>
    <w:rsid w:val="0097029F"/>
    <w:rsid w:val="00974006"/>
    <w:rsid w:val="009741F6"/>
    <w:rsid w:val="00974599"/>
    <w:rsid w:val="009748B2"/>
    <w:rsid w:val="00974A27"/>
    <w:rsid w:val="009762B1"/>
    <w:rsid w:val="0098176F"/>
    <w:rsid w:val="00982A7B"/>
    <w:rsid w:val="0098494C"/>
    <w:rsid w:val="00990D2B"/>
    <w:rsid w:val="009912F2"/>
    <w:rsid w:val="0099142D"/>
    <w:rsid w:val="00994194"/>
    <w:rsid w:val="009958EE"/>
    <w:rsid w:val="00997A32"/>
    <w:rsid w:val="009A024F"/>
    <w:rsid w:val="009A05ED"/>
    <w:rsid w:val="009A0C21"/>
    <w:rsid w:val="009A3325"/>
    <w:rsid w:val="009A4DA2"/>
    <w:rsid w:val="009A7776"/>
    <w:rsid w:val="009A795C"/>
    <w:rsid w:val="009A7EE7"/>
    <w:rsid w:val="009B211E"/>
    <w:rsid w:val="009B2676"/>
    <w:rsid w:val="009B27D3"/>
    <w:rsid w:val="009B509D"/>
    <w:rsid w:val="009B593C"/>
    <w:rsid w:val="009B5E41"/>
    <w:rsid w:val="009B62A3"/>
    <w:rsid w:val="009B6A99"/>
    <w:rsid w:val="009B7FF3"/>
    <w:rsid w:val="009C024A"/>
    <w:rsid w:val="009C2D48"/>
    <w:rsid w:val="009C37CC"/>
    <w:rsid w:val="009C4D18"/>
    <w:rsid w:val="009C4E0D"/>
    <w:rsid w:val="009C58BC"/>
    <w:rsid w:val="009C6063"/>
    <w:rsid w:val="009C6814"/>
    <w:rsid w:val="009C6996"/>
    <w:rsid w:val="009D1E59"/>
    <w:rsid w:val="009D26D7"/>
    <w:rsid w:val="009D38D0"/>
    <w:rsid w:val="009D5A36"/>
    <w:rsid w:val="009D5D21"/>
    <w:rsid w:val="009D652B"/>
    <w:rsid w:val="009D686C"/>
    <w:rsid w:val="009D69D3"/>
    <w:rsid w:val="009D7E5D"/>
    <w:rsid w:val="009E0128"/>
    <w:rsid w:val="009E051B"/>
    <w:rsid w:val="009E3D74"/>
    <w:rsid w:val="009E4213"/>
    <w:rsid w:val="009E4585"/>
    <w:rsid w:val="009E4800"/>
    <w:rsid w:val="009E6A84"/>
    <w:rsid w:val="009E6E52"/>
    <w:rsid w:val="009E795B"/>
    <w:rsid w:val="009F13A9"/>
    <w:rsid w:val="009F309D"/>
    <w:rsid w:val="009F3C84"/>
    <w:rsid w:val="009F55FF"/>
    <w:rsid w:val="00A002B8"/>
    <w:rsid w:val="00A00605"/>
    <w:rsid w:val="00A01CC8"/>
    <w:rsid w:val="00A025AB"/>
    <w:rsid w:val="00A02E98"/>
    <w:rsid w:val="00A0314B"/>
    <w:rsid w:val="00A03FA4"/>
    <w:rsid w:val="00A04C7A"/>
    <w:rsid w:val="00A11EB8"/>
    <w:rsid w:val="00A12D80"/>
    <w:rsid w:val="00A13FFD"/>
    <w:rsid w:val="00A1466D"/>
    <w:rsid w:val="00A14D4A"/>
    <w:rsid w:val="00A15304"/>
    <w:rsid w:val="00A16CC3"/>
    <w:rsid w:val="00A17916"/>
    <w:rsid w:val="00A20CF3"/>
    <w:rsid w:val="00A20FAD"/>
    <w:rsid w:val="00A217EA"/>
    <w:rsid w:val="00A22A65"/>
    <w:rsid w:val="00A245FE"/>
    <w:rsid w:val="00A260EC"/>
    <w:rsid w:val="00A307A3"/>
    <w:rsid w:val="00A31A6E"/>
    <w:rsid w:val="00A33523"/>
    <w:rsid w:val="00A33A6D"/>
    <w:rsid w:val="00A4003F"/>
    <w:rsid w:val="00A40794"/>
    <w:rsid w:val="00A445E5"/>
    <w:rsid w:val="00A45FDA"/>
    <w:rsid w:val="00A46535"/>
    <w:rsid w:val="00A5172C"/>
    <w:rsid w:val="00A52803"/>
    <w:rsid w:val="00A52DE5"/>
    <w:rsid w:val="00A54282"/>
    <w:rsid w:val="00A55C55"/>
    <w:rsid w:val="00A56B73"/>
    <w:rsid w:val="00A56D38"/>
    <w:rsid w:val="00A56E1C"/>
    <w:rsid w:val="00A56F0F"/>
    <w:rsid w:val="00A60265"/>
    <w:rsid w:val="00A6132F"/>
    <w:rsid w:val="00A61D60"/>
    <w:rsid w:val="00A6209D"/>
    <w:rsid w:val="00A6249D"/>
    <w:rsid w:val="00A6356E"/>
    <w:rsid w:val="00A646EC"/>
    <w:rsid w:val="00A76B2E"/>
    <w:rsid w:val="00A834E7"/>
    <w:rsid w:val="00A84A5C"/>
    <w:rsid w:val="00A867C3"/>
    <w:rsid w:val="00A86EE8"/>
    <w:rsid w:val="00A900F7"/>
    <w:rsid w:val="00A917D2"/>
    <w:rsid w:val="00A934A4"/>
    <w:rsid w:val="00A948D3"/>
    <w:rsid w:val="00A949EB"/>
    <w:rsid w:val="00A94B08"/>
    <w:rsid w:val="00A9589C"/>
    <w:rsid w:val="00A9749A"/>
    <w:rsid w:val="00AA0241"/>
    <w:rsid w:val="00AA2647"/>
    <w:rsid w:val="00AA4600"/>
    <w:rsid w:val="00AA576F"/>
    <w:rsid w:val="00AB416E"/>
    <w:rsid w:val="00AB7620"/>
    <w:rsid w:val="00AC028A"/>
    <w:rsid w:val="00AC371E"/>
    <w:rsid w:val="00AC4EB2"/>
    <w:rsid w:val="00AC554F"/>
    <w:rsid w:val="00AC650D"/>
    <w:rsid w:val="00AC6A3B"/>
    <w:rsid w:val="00AC6F94"/>
    <w:rsid w:val="00AC71A6"/>
    <w:rsid w:val="00AD1E6C"/>
    <w:rsid w:val="00AD6395"/>
    <w:rsid w:val="00AD6C40"/>
    <w:rsid w:val="00AD6FE5"/>
    <w:rsid w:val="00AE0410"/>
    <w:rsid w:val="00AE1FE3"/>
    <w:rsid w:val="00AE203B"/>
    <w:rsid w:val="00AE4D6A"/>
    <w:rsid w:val="00AF085C"/>
    <w:rsid w:val="00AF0D56"/>
    <w:rsid w:val="00AF11FC"/>
    <w:rsid w:val="00AF16E2"/>
    <w:rsid w:val="00AF2A12"/>
    <w:rsid w:val="00AF52DC"/>
    <w:rsid w:val="00AF64C4"/>
    <w:rsid w:val="00B00F5D"/>
    <w:rsid w:val="00B027D4"/>
    <w:rsid w:val="00B02908"/>
    <w:rsid w:val="00B04328"/>
    <w:rsid w:val="00B05755"/>
    <w:rsid w:val="00B059DF"/>
    <w:rsid w:val="00B0775A"/>
    <w:rsid w:val="00B07C5F"/>
    <w:rsid w:val="00B07FD4"/>
    <w:rsid w:val="00B109A5"/>
    <w:rsid w:val="00B1189E"/>
    <w:rsid w:val="00B131D4"/>
    <w:rsid w:val="00B139AB"/>
    <w:rsid w:val="00B17782"/>
    <w:rsid w:val="00B17C8E"/>
    <w:rsid w:val="00B17E52"/>
    <w:rsid w:val="00B203E7"/>
    <w:rsid w:val="00B21C3D"/>
    <w:rsid w:val="00B24A44"/>
    <w:rsid w:val="00B25913"/>
    <w:rsid w:val="00B26CD9"/>
    <w:rsid w:val="00B271AE"/>
    <w:rsid w:val="00B32E2B"/>
    <w:rsid w:val="00B33FD6"/>
    <w:rsid w:val="00B34128"/>
    <w:rsid w:val="00B344C0"/>
    <w:rsid w:val="00B34578"/>
    <w:rsid w:val="00B34FC7"/>
    <w:rsid w:val="00B373C2"/>
    <w:rsid w:val="00B408F8"/>
    <w:rsid w:val="00B427F9"/>
    <w:rsid w:val="00B434E3"/>
    <w:rsid w:val="00B43BAE"/>
    <w:rsid w:val="00B530B9"/>
    <w:rsid w:val="00B54DB5"/>
    <w:rsid w:val="00B55882"/>
    <w:rsid w:val="00B566AE"/>
    <w:rsid w:val="00B568F5"/>
    <w:rsid w:val="00B56A25"/>
    <w:rsid w:val="00B60047"/>
    <w:rsid w:val="00B60439"/>
    <w:rsid w:val="00B66661"/>
    <w:rsid w:val="00B666B8"/>
    <w:rsid w:val="00B67BA1"/>
    <w:rsid w:val="00B705EF"/>
    <w:rsid w:val="00B71C8A"/>
    <w:rsid w:val="00B7422D"/>
    <w:rsid w:val="00B76461"/>
    <w:rsid w:val="00B775F1"/>
    <w:rsid w:val="00B8259D"/>
    <w:rsid w:val="00B83B9D"/>
    <w:rsid w:val="00B84C67"/>
    <w:rsid w:val="00B85512"/>
    <w:rsid w:val="00B8602C"/>
    <w:rsid w:val="00B903A4"/>
    <w:rsid w:val="00B91083"/>
    <w:rsid w:val="00B9168A"/>
    <w:rsid w:val="00B936A9"/>
    <w:rsid w:val="00B95B7F"/>
    <w:rsid w:val="00B95BA6"/>
    <w:rsid w:val="00B961F3"/>
    <w:rsid w:val="00BA0425"/>
    <w:rsid w:val="00BA3DF1"/>
    <w:rsid w:val="00BA69D3"/>
    <w:rsid w:val="00BB0882"/>
    <w:rsid w:val="00BB2BAD"/>
    <w:rsid w:val="00BB3B03"/>
    <w:rsid w:val="00BB4D35"/>
    <w:rsid w:val="00BB54B5"/>
    <w:rsid w:val="00BB5580"/>
    <w:rsid w:val="00BB7045"/>
    <w:rsid w:val="00BB7618"/>
    <w:rsid w:val="00BB7C18"/>
    <w:rsid w:val="00BB7C7A"/>
    <w:rsid w:val="00BC02F4"/>
    <w:rsid w:val="00BC1DCF"/>
    <w:rsid w:val="00BC6183"/>
    <w:rsid w:val="00BD083B"/>
    <w:rsid w:val="00BD1AC2"/>
    <w:rsid w:val="00BD5ACB"/>
    <w:rsid w:val="00BD7BC1"/>
    <w:rsid w:val="00BE4AA3"/>
    <w:rsid w:val="00BE655D"/>
    <w:rsid w:val="00BF054C"/>
    <w:rsid w:val="00BF1154"/>
    <w:rsid w:val="00BF272A"/>
    <w:rsid w:val="00BF337B"/>
    <w:rsid w:val="00BF77D0"/>
    <w:rsid w:val="00C029E1"/>
    <w:rsid w:val="00C02AAD"/>
    <w:rsid w:val="00C02D64"/>
    <w:rsid w:val="00C04ABA"/>
    <w:rsid w:val="00C10640"/>
    <w:rsid w:val="00C10F8B"/>
    <w:rsid w:val="00C12938"/>
    <w:rsid w:val="00C13878"/>
    <w:rsid w:val="00C13AD4"/>
    <w:rsid w:val="00C16E6C"/>
    <w:rsid w:val="00C21E49"/>
    <w:rsid w:val="00C22423"/>
    <w:rsid w:val="00C22704"/>
    <w:rsid w:val="00C22BAC"/>
    <w:rsid w:val="00C22E43"/>
    <w:rsid w:val="00C231FD"/>
    <w:rsid w:val="00C23E47"/>
    <w:rsid w:val="00C24539"/>
    <w:rsid w:val="00C24E6D"/>
    <w:rsid w:val="00C3360D"/>
    <w:rsid w:val="00C36E0D"/>
    <w:rsid w:val="00C41CE7"/>
    <w:rsid w:val="00C4293D"/>
    <w:rsid w:val="00C42FAE"/>
    <w:rsid w:val="00C44A12"/>
    <w:rsid w:val="00C44AD0"/>
    <w:rsid w:val="00C511AA"/>
    <w:rsid w:val="00C51F7A"/>
    <w:rsid w:val="00C532AC"/>
    <w:rsid w:val="00C53709"/>
    <w:rsid w:val="00C53DF1"/>
    <w:rsid w:val="00C54A85"/>
    <w:rsid w:val="00C54FE8"/>
    <w:rsid w:val="00C60B1B"/>
    <w:rsid w:val="00C61566"/>
    <w:rsid w:val="00C61BB3"/>
    <w:rsid w:val="00C61CFA"/>
    <w:rsid w:val="00C61D38"/>
    <w:rsid w:val="00C6219F"/>
    <w:rsid w:val="00C638F7"/>
    <w:rsid w:val="00C63E0A"/>
    <w:rsid w:val="00C63EE2"/>
    <w:rsid w:val="00C667E1"/>
    <w:rsid w:val="00C67D8A"/>
    <w:rsid w:val="00C70216"/>
    <w:rsid w:val="00C70F6B"/>
    <w:rsid w:val="00C74130"/>
    <w:rsid w:val="00C74E66"/>
    <w:rsid w:val="00C767DA"/>
    <w:rsid w:val="00C77A48"/>
    <w:rsid w:val="00C80FE5"/>
    <w:rsid w:val="00C81EC8"/>
    <w:rsid w:val="00C824C2"/>
    <w:rsid w:val="00C83481"/>
    <w:rsid w:val="00C83B10"/>
    <w:rsid w:val="00C83EAB"/>
    <w:rsid w:val="00C8743B"/>
    <w:rsid w:val="00C8752B"/>
    <w:rsid w:val="00C87DCB"/>
    <w:rsid w:val="00C91291"/>
    <w:rsid w:val="00C91A53"/>
    <w:rsid w:val="00C92BC3"/>
    <w:rsid w:val="00C9490C"/>
    <w:rsid w:val="00CA0203"/>
    <w:rsid w:val="00CA1C3D"/>
    <w:rsid w:val="00CA2910"/>
    <w:rsid w:val="00CA2AC6"/>
    <w:rsid w:val="00CA473F"/>
    <w:rsid w:val="00CA50EB"/>
    <w:rsid w:val="00CA51D4"/>
    <w:rsid w:val="00CA5F0D"/>
    <w:rsid w:val="00CA658B"/>
    <w:rsid w:val="00CA733A"/>
    <w:rsid w:val="00CB118F"/>
    <w:rsid w:val="00CB137D"/>
    <w:rsid w:val="00CB14B6"/>
    <w:rsid w:val="00CB2E02"/>
    <w:rsid w:val="00CB4030"/>
    <w:rsid w:val="00CB4136"/>
    <w:rsid w:val="00CB43AA"/>
    <w:rsid w:val="00CB52E2"/>
    <w:rsid w:val="00CB5817"/>
    <w:rsid w:val="00CB654D"/>
    <w:rsid w:val="00CB6A41"/>
    <w:rsid w:val="00CB6D68"/>
    <w:rsid w:val="00CB7B72"/>
    <w:rsid w:val="00CC09EC"/>
    <w:rsid w:val="00CC2976"/>
    <w:rsid w:val="00CC3E11"/>
    <w:rsid w:val="00CC4EEC"/>
    <w:rsid w:val="00CC5372"/>
    <w:rsid w:val="00CC55F2"/>
    <w:rsid w:val="00CC5F5C"/>
    <w:rsid w:val="00CD236C"/>
    <w:rsid w:val="00CD4780"/>
    <w:rsid w:val="00CD507A"/>
    <w:rsid w:val="00CD5E76"/>
    <w:rsid w:val="00CD7B5D"/>
    <w:rsid w:val="00CD7EC5"/>
    <w:rsid w:val="00CE0CE6"/>
    <w:rsid w:val="00CE114C"/>
    <w:rsid w:val="00CE4039"/>
    <w:rsid w:val="00CE64EE"/>
    <w:rsid w:val="00CE7A57"/>
    <w:rsid w:val="00CF18B2"/>
    <w:rsid w:val="00CF1E6D"/>
    <w:rsid w:val="00CF33AC"/>
    <w:rsid w:val="00CF37D7"/>
    <w:rsid w:val="00CF589A"/>
    <w:rsid w:val="00CF5F7D"/>
    <w:rsid w:val="00CF7A3C"/>
    <w:rsid w:val="00D007EF"/>
    <w:rsid w:val="00D01ADC"/>
    <w:rsid w:val="00D026C5"/>
    <w:rsid w:val="00D04425"/>
    <w:rsid w:val="00D04541"/>
    <w:rsid w:val="00D052DD"/>
    <w:rsid w:val="00D05EB2"/>
    <w:rsid w:val="00D068BE"/>
    <w:rsid w:val="00D07E78"/>
    <w:rsid w:val="00D102F8"/>
    <w:rsid w:val="00D10312"/>
    <w:rsid w:val="00D12557"/>
    <w:rsid w:val="00D12A5E"/>
    <w:rsid w:val="00D16DCD"/>
    <w:rsid w:val="00D16EA9"/>
    <w:rsid w:val="00D1780D"/>
    <w:rsid w:val="00D22441"/>
    <w:rsid w:val="00D24C0F"/>
    <w:rsid w:val="00D251FE"/>
    <w:rsid w:val="00D306A3"/>
    <w:rsid w:val="00D330F8"/>
    <w:rsid w:val="00D3341B"/>
    <w:rsid w:val="00D35A21"/>
    <w:rsid w:val="00D35A7F"/>
    <w:rsid w:val="00D366B1"/>
    <w:rsid w:val="00D37AB8"/>
    <w:rsid w:val="00D4055E"/>
    <w:rsid w:val="00D40C29"/>
    <w:rsid w:val="00D42794"/>
    <w:rsid w:val="00D46AB2"/>
    <w:rsid w:val="00D47B54"/>
    <w:rsid w:val="00D47DA3"/>
    <w:rsid w:val="00D47E1E"/>
    <w:rsid w:val="00D5413E"/>
    <w:rsid w:val="00D544B7"/>
    <w:rsid w:val="00D55660"/>
    <w:rsid w:val="00D576E7"/>
    <w:rsid w:val="00D578D3"/>
    <w:rsid w:val="00D57FB0"/>
    <w:rsid w:val="00D60D37"/>
    <w:rsid w:val="00D62589"/>
    <w:rsid w:val="00D62756"/>
    <w:rsid w:val="00D66364"/>
    <w:rsid w:val="00D70769"/>
    <w:rsid w:val="00D754A4"/>
    <w:rsid w:val="00D75A0A"/>
    <w:rsid w:val="00D81D60"/>
    <w:rsid w:val="00D83BD1"/>
    <w:rsid w:val="00D84ECC"/>
    <w:rsid w:val="00D857D9"/>
    <w:rsid w:val="00D86E44"/>
    <w:rsid w:val="00D90328"/>
    <w:rsid w:val="00D91D15"/>
    <w:rsid w:val="00D93519"/>
    <w:rsid w:val="00D95532"/>
    <w:rsid w:val="00DA0E5F"/>
    <w:rsid w:val="00DA1D0C"/>
    <w:rsid w:val="00DA6EA2"/>
    <w:rsid w:val="00DB051A"/>
    <w:rsid w:val="00DB0CC5"/>
    <w:rsid w:val="00DB14AC"/>
    <w:rsid w:val="00DB39F7"/>
    <w:rsid w:val="00DB3A19"/>
    <w:rsid w:val="00DB54EA"/>
    <w:rsid w:val="00DB5AAC"/>
    <w:rsid w:val="00DC0C17"/>
    <w:rsid w:val="00DC23F6"/>
    <w:rsid w:val="00DC2DC8"/>
    <w:rsid w:val="00DC3D38"/>
    <w:rsid w:val="00DC3F13"/>
    <w:rsid w:val="00DC5CA3"/>
    <w:rsid w:val="00DC6367"/>
    <w:rsid w:val="00DD09DB"/>
    <w:rsid w:val="00DD0D0F"/>
    <w:rsid w:val="00DD0D3A"/>
    <w:rsid w:val="00DD1324"/>
    <w:rsid w:val="00DD3795"/>
    <w:rsid w:val="00DD4E0E"/>
    <w:rsid w:val="00DE3984"/>
    <w:rsid w:val="00DE5B25"/>
    <w:rsid w:val="00DE5DF7"/>
    <w:rsid w:val="00DE6C85"/>
    <w:rsid w:val="00DF0610"/>
    <w:rsid w:val="00DF07DA"/>
    <w:rsid w:val="00DF2056"/>
    <w:rsid w:val="00DF618D"/>
    <w:rsid w:val="00DF6B78"/>
    <w:rsid w:val="00DF748E"/>
    <w:rsid w:val="00E003A1"/>
    <w:rsid w:val="00E02324"/>
    <w:rsid w:val="00E02B25"/>
    <w:rsid w:val="00E0437A"/>
    <w:rsid w:val="00E04783"/>
    <w:rsid w:val="00E0509D"/>
    <w:rsid w:val="00E06067"/>
    <w:rsid w:val="00E07FA2"/>
    <w:rsid w:val="00E10602"/>
    <w:rsid w:val="00E11C92"/>
    <w:rsid w:val="00E126F0"/>
    <w:rsid w:val="00E13956"/>
    <w:rsid w:val="00E16009"/>
    <w:rsid w:val="00E1658A"/>
    <w:rsid w:val="00E165D0"/>
    <w:rsid w:val="00E167E2"/>
    <w:rsid w:val="00E17F26"/>
    <w:rsid w:val="00E208A7"/>
    <w:rsid w:val="00E20E44"/>
    <w:rsid w:val="00E2211E"/>
    <w:rsid w:val="00E2360C"/>
    <w:rsid w:val="00E24703"/>
    <w:rsid w:val="00E263BB"/>
    <w:rsid w:val="00E32E59"/>
    <w:rsid w:val="00E3463D"/>
    <w:rsid w:val="00E362F4"/>
    <w:rsid w:val="00E363B2"/>
    <w:rsid w:val="00E37B2E"/>
    <w:rsid w:val="00E41DEC"/>
    <w:rsid w:val="00E4218E"/>
    <w:rsid w:val="00E42EB7"/>
    <w:rsid w:val="00E438C9"/>
    <w:rsid w:val="00E43EA5"/>
    <w:rsid w:val="00E45E0C"/>
    <w:rsid w:val="00E464DB"/>
    <w:rsid w:val="00E46790"/>
    <w:rsid w:val="00E517BA"/>
    <w:rsid w:val="00E53DC2"/>
    <w:rsid w:val="00E5736C"/>
    <w:rsid w:val="00E6070C"/>
    <w:rsid w:val="00E62CE4"/>
    <w:rsid w:val="00E6495B"/>
    <w:rsid w:val="00E65F85"/>
    <w:rsid w:val="00E6749F"/>
    <w:rsid w:val="00E67D4E"/>
    <w:rsid w:val="00E67EDE"/>
    <w:rsid w:val="00E704AA"/>
    <w:rsid w:val="00E70E26"/>
    <w:rsid w:val="00E71C30"/>
    <w:rsid w:val="00E725E8"/>
    <w:rsid w:val="00E76DEE"/>
    <w:rsid w:val="00E77772"/>
    <w:rsid w:val="00E81473"/>
    <w:rsid w:val="00E81B9B"/>
    <w:rsid w:val="00E828EA"/>
    <w:rsid w:val="00E8486E"/>
    <w:rsid w:val="00E85CD9"/>
    <w:rsid w:val="00E87AEC"/>
    <w:rsid w:val="00E90128"/>
    <w:rsid w:val="00E91998"/>
    <w:rsid w:val="00E91F9B"/>
    <w:rsid w:val="00E92E5D"/>
    <w:rsid w:val="00E94E43"/>
    <w:rsid w:val="00EA18BD"/>
    <w:rsid w:val="00EA3D14"/>
    <w:rsid w:val="00EA3D88"/>
    <w:rsid w:val="00EA537C"/>
    <w:rsid w:val="00EA7054"/>
    <w:rsid w:val="00EA7162"/>
    <w:rsid w:val="00EB2957"/>
    <w:rsid w:val="00EB4E7F"/>
    <w:rsid w:val="00EB5082"/>
    <w:rsid w:val="00EB539F"/>
    <w:rsid w:val="00EB5DB9"/>
    <w:rsid w:val="00EB7E92"/>
    <w:rsid w:val="00EC0821"/>
    <w:rsid w:val="00EC12D8"/>
    <w:rsid w:val="00EC135E"/>
    <w:rsid w:val="00EC3E48"/>
    <w:rsid w:val="00EC4713"/>
    <w:rsid w:val="00EC5040"/>
    <w:rsid w:val="00EC5593"/>
    <w:rsid w:val="00ED0FF2"/>
    <w:rsid w:val="00ED1498"/>
    <w:rsid w:val="00ED3599"/>
    <w:rsid w:val="00ED3EDE"/>
    <w:rsid w:val="00ED4CF4"/>
    <w:rsid w:val="00ED63D1"/>
    <w:rsid w:val="00ED79FA"/>
    <w:rsid w:val="00ED7BE7"/>
    <w:rsid w:val="00EE0202"/>
    <w:rsid w:val="00EE08C9"/>
    <w:rsid w:val="00EE7FDF"/>
    <w:rsid w:val="00EF1377"/>
    <w:rsid w:val="00EF1752"/>
    <w:rsid w:val="00EF2398"/>
    <w:rsid w:val="00EF4E79"/>
    <w:rsid w:val="00EF4EC0"/>
    <w:rsid w:val="00EF787B"/>
    <w:rsid w:val="00F06415"/>
    <w:rsid w:val="00F076DB"/>
    <w:rsid w:val="00F07EDC"/>
    <w:rsid w:val="00F1057A"/>
    <w:rsid w:val="00F11A33"/>
    <w:rsid w:val="00F12B91"/>
    <w:rsid w:val="00F12E6C"/>
    <w:rsid w:val="00F1341D"/>
    <w:rsid w:val="00F13CD0"/>
    <w:rsid w:val="00F17F7B"/>
    <w:rsid w:val="00F204D0"/>
    <w:rsid w:val="00F2163D"/>
    <w:rsid w:val="00F22A91"/>
    <w:rsid w:val="00F2331B"/>
    <w:rsid w:val="00F23389"/>
    <w:rsid w:val="00F23A46"/>
    <w:rsid w:val="00F23CDE"/>
    <w:rsid w:val="00F24573"/>
    <w:rsid w:val="00F2579A"/>
    <w:rsid w:val="00F32CDA"/>
    <w:rsid w:val="00F33492"/>
    <w:rsid w:val="00F352B3"/>
    <w:rsid w:val="00F365C1"/>
    <w:rsid w:val="00F372EB"/>
    <w:rsid w:val="00F37358"/>
    <w:rsid w:val="00F37A9F"/>
    <w:rsid w:val="00F37F42"/>
    <w:rsid w:val="00F40FEB"/>
    <w:rsid w:val="00F430B4"/>
    <w:rsid w:val="00F454EC"/>
    <w:rsid w:val="00F4579B"/>
    <w:rsid w:val="00F47305"/>
    <w:rsid w:val="00F47CF3"/>
    <w:rsid w:val="00F51E5B"/>
    <w:rsid w:val="00F5425F"/>
    <w:rsid w:val="00F5758F"/>
    <w:rsid w:val="00F6003C"/>
    <w:rsid w:val="00F60396"/>
    <w:rsid w:val="00F63098"/>
    <w:rsid w:val="00F64A0B"/>
    <w:rsid w:val="00F6549F"/>
    <w:rsid w:val="00F66BBF"/>
    <w:rsid w:val="00F67296"/>
    <w:rsid w:val="00F70760"/>
    <w:rsid w:val="00F7178B"/>
    <w:rsid w:val="00F73A31"/>
    <w:rsid w:val="00F73DF8"/>
    <w:rsid w:val="00F74244"/>
    <w:rsid w:val="00F76170"/>
    <w:rsid w:val="00F77621"/>
    <w:rsid w:val="00F8162D"/>
    <w:rsid w:val="00F8226D"/>
    <w:rsid w:val="00F84431"/>
    <w:rsid w:val="00F87D53"/>
    <w:rsid w:val="00F9085F"/>
    <w:rsid w:val="00F9095E"/>
    <w:rsid w:val="00F90DB3"/>
    <w:rsid w:val="00F91BC6"/>
    <w:rsid w:val="00F92105"/>
    <w:rsid w:val="00F930D2"/>
    <w:rsid w:val="00F93434"/>
    <w:rsid w:val="00F9431D"/>
    <w:rsid w:val="00F94363"/>
    <w:rsid w:val="00F944CD"/>
    <w:rsid w:val="00F94C29"/>
    <w:rsid w:val="00FA3B49"/>
    <w:rsid w:val="00FA4DFB"/>
    <w:rsid w:val="00FB1CE3"/>
    <w:rsid w:val="00FB1DA9"/>
    <w:rsid w:val="00FB267A"/>
    <w:rsid w:val="00FB2F53"/>
    <w:rsid w:val="00FB7B7F"/>
    <w:rsid w:val="00FB7EAC"/>
    <w:rsid w:val="00FC0749"/>
    <w:rsid w:val="00FC5ACA"/>
    <w:rsid w:val="00FC750B"/>
    <w:rsid w:val="00FC78BB"/>
    <w:rsid w:val="00FD24F1"/>
    <w:rsid w:val="00FD43F1"/>
    <w:rsid w:val="00FD5F29"/>
    <w:rsid w:val="00FE6162"/>
    <w:rsid w:val="00FE7447"/>
    <w:rsid w:val="00FE7E4D"/>
    <w:rsid w:val="00FE7E7F"/>
    <w:rsid w:val="00FF1673"/>
    <w:rsid w:val="00FF37C5"/>
    <w:rsid w:val="00FF5632"/>
    <w:rsid w:val="00FF58E4"/>
    <w:rsid w:val="00FF594B"/>
    <w:rsid w:val="44FA64C8"/>
    <w:rsid w:val="6F7F2E7A"/>
    <w:rsid w:val="7BD64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D81C"/>
  <w15:docId w15:val="{BA619F5D-EFA9-434E-B161-CBCABCA2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89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240" w:line="259" w:lineRule="auto"/>
      <w:outlineLvl w:val="0"/>
    </w:pPr>
    <w:rPr>
      <w:rFonts w:ascii="Calibri" w:eastAsia="Calibri" w:hAnsi="Calibri" w:cs="Calibri"/>
      <w:color w:val="2F5496"/>
      <w:sz w:val="32"/>
      <w:szCs w:val="32"/>
      <w:lang w:val="en"/>
    </w:rPr>
  </w:style>
  <w:style w:type="paragraph" w:styleId="Heading2">
    <w:name w:val="heading 2"/>
    <w:basedOn w:val="Normal"/>
    <w:next w:val="Normal"/>
    <w:uiPriority w:val="9"/>
    <w:unhideWhenUsed/>
    <w:qFormat/>
    <w:pPr>
      <w:keepNext/>
      <w:keepLines/>
      <w:spacing w:before="40" w:line="259" w:lineRule="auto"/>
      <w:outlineLvl w:val="1"/>
    </w:pPr>
    <w:rPr>
      <w:rFonts w:ascii="Calibri" w:eastAsia="Calibri" w:hAnsi="Calibri" w:cs="Calibri"/>
      <w:color w:val="2F5496"/>
      <w:sz w:val="26"/>
      <w:szCs w:val="26"/>
      <w:lang w:val="en"/>
    </w:rPr>
  </w:style>
  <w:style w:type="paragraph" w:styleId="Heading3">
    <w:name w:val="heading 3"/>
    <w:basedOn w:val="Normal"/>
    <w:next w:val="Normal"/>
    <w:link w:val="Heading3Char"/>
    <w:uiPriority w:val="9"/>
    <w:unhideWhenUsed/>
    <w:qFormat/>
    <w:pPr>
      <w:keepNext/>
      <w:keepLines/>
      <w:spacing w:before="280" w:after="80" w:line="259" w:lineRule="auto"/>
      <w:outlineLvl w:val="2"/>
    </w:pPr>
    <w:rPr>
      <w:rFonts w:ascii="Calibri" w:eastAsia="Calibri" w:hAnsi="Calibri" w:cs="Calibri"/>
      <w:b/>
      <w:bCs/>
      <w:sz w:val="28"/>
      <w:szCs w:val="28"/>
      <w:lang w:val="en"/>
    </w:rPr>
  </w:style>
  <w:style w:type="paragraph" w:styleId="Heading4">
    <w:name w:val="heading 4"/>
    <w:basedOn w:val="Normal"/>
    <w:next w:val="Normal"/>
    <w:uiPriority w:val="9"/>
    <w:semiHidden/>
    <w:unhideWhenUsed/>
    <w:qFormat/>
    <w:pPr>
      <w:keepNext/>
      <w:keepLines/>
      <w:spacing w:before="240" w:after="40" w:line="259" w:lineRule="auto"/>
      <w:outlineLvl w:val="3"/>
    </w:pPr>
    <w:rPr>
      <w:rFonts w:ascii="Calibri" w:eastAsia="Calibri" w:hAnsi="Calibri" w:cs="Calibri"/>
      <w:b/>
      <w:bCs/>
      <w:lang w:val="en"/>
    </w:rPr>
  </w:style>
  <w:style w:type="paragraph" w:styleId="Heading5">
    <w:name w:val="heading 5"/>
    <w:basedOn w:val="Normal"/>
    <w:next w:val="Normal"/>
    <w:uiPriority w:val="9"/>
    <w:semiHidden/>
    <w:unhideWhenUsed/>
    <w:qFormat/>
    <w:pPr>
      <w:keepNext/>
      <w:keepLines/>
      <w:spacing w:before="220" w:after="40" w:line="259" w:lineRule="auto"/>
      <w:outlineLvl w:val="4"/>
    </w:pPr>
    <w:rPr>
      <w:rFonts w:ascii="Calibri" w:eastAsia="Calibri" w:hAnsi="Calibri" w:cs="Calibri"/>
      <w:b/>
      <w:bCs/>
      <w:sz w:val="22"/>
      <w:szCs w:val="22"/>
      <w:lang w:val="en"/>
    </w:rPr>
  </w:style>
  <w:style w:type="paragraph" w:styleId="Heading6">
    <w:name w:val="heading 6"/>
    <w:basedOn w:val="Normal"/>
    <w:next w:val="Normal"/>
    <w:uiPriority w:val="9"/>
    <w:semiHidden/>
    <w:unhideWhenUsed/>
    <w:qFormat/>
    <w:pPr>
      <w:keepNext/>
      <w:keepLines/>
      <w:spacing w:before="200" w:after="40" w:line="259" w:lineRule="auto"/>
      <w:outlineLvl w:val="5"/>
    </w:pPr>
    <w:rPr>
      <w:rFonts w:ascii="Calibri" w:eastAsia="Calibri" w:hAnsi="Calibri" w:cs="Calibri"/>
      <w:b/>
      <w:bCs/>
      <w:sz w:val="20"/>
      <w:szCs w:val="20"/>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59" w:lineRule="auto"/>
    </w:pPr>
    <w:rPr>
      <w:rFonts w:ascii="Calibri" w:eastAsia="Calibri" w:hAnsi="Calibri" w:cs="Calibri"/>
      <w:b/>
      <w:bCs/>
      <w:sz w:val="72"/>
      <w:szCs w:val="72"/>
      <w:lang w:val="en"/>
    </w:rPr>
  </w:style>
  <w:style w:type="paragraph" w:styleId="Subtitle">
    <w:name w:val="Subtitle"/>
    <w:basedOn w:val="Normal"/>
    <w:next w:val="Normal"/>
    <w:uiPriority w:val="11"/>
    <w:qFormat/>
    <w:pPr>
      <w:keepNext/>
      <w:keepLines/>
      <w:spacing w:before="360" w:after="80" w:line="259" w:lineRule="auto"/>
    </w:pPr>
    <w:rPr>
      <w:rFonts w:ascii="Georgia" w:eastAsia="Georgia" w:hAnsi="Georgia" w:cs="Georgia"/>
      <w:i/>
      <w:iCs/>
      <w:color w:val="666666"/>
      <w:sz w:val="48"/>
      <w:szCs w:val="48"/>
      <w:lang w:val="en"/>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unhideWhenUsed/>
    <w:pPr>
      <w:spacing w:after="160"/>
    </w:pPr>
    <w:rPr>
      <w:rFonts w:ascii="Calibri" w:eastAsia="Calibri" w:hAnsi="Calibri" w:cs="Calibri"/>
      <w:sz w:val="20"/>
      <w:szCs w:val="20"/>
      <w:lang w:val="en"/>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4B88"/>
    <w:rPr>
      <w:b/>
      <w:bCs/>
    </w:rPr>
  </w:style>
  <w:style w:type="character" w:customStyle="1" w:styleId="CommentSubjectChar">
    <w:name w:val="Comment Subject Char"/>
    <w:basedOn w:val="CommentTextChar"/>
    <w:link w:val="CommentSubject"/>
    <w:uiPriority w:val="99"/>
    <w:semiHidden/>
    <w:rsid w:val="00354B88"/>
    <w:rPr>
      <w:b/>
      <w:bCs/>
      <w:sz w:val="20"/>
      <w:szCs w:val="20"/>
    </w:rPr>
  </w:style>
  <w:style w:type="character" w:styleId="Hyperlink">
    <w:name w:val="Hyperlink"/>
    <w:basedOn w:val="DefaultParagraphFont"/>
    <w:uiPriority w:val="99"/>
    <w:unhideWhenUsed/>
    <w:rsid w:val="00354B88"/>
    <w:rPr>
      <w:color w:val="0000FF" w:themeColor="hyperlink"/>
      <w:u w:val="single"/>
    </w:rPr>
  </w:style>
  <w:style w:type="character" w:styleId="UnresolvedMention">
    <w:name w:val="Unresolved Mention"/>
    <w:basedOn w:val="DefaultParagraphFont"/>
    <w:uiPriority w:val="99"/>
    <w:unhideWhenUsed/>
    <w:rsid w:val="00354B88"/>
    <w:rPr>
      <w:color w:val="605E5C"/>
      <w:shd w:val="clear" w:color="auto" w:fill="E1DFDD"/>
    </w:rPr>
  </w:style>
  <w:style w:type="paragraph" w:styleId="ListParagraph">
    <w:name w:val="List Paragraph"/>
    <w:basedOn w:val="Normal"/>
    <w:uiPriority w:val="34"/>
    <w:qFormat/>
    <w:rsid w:val="000D3E7D"/>
    <w:pPr>
      <w:spacing w:after="160" w:line="259" w:lineRule="auto"/>
      <w:ind w:left="720"/>
      <w:contextualSpacing/>
    </w:pPr>
    <w:rPr>
      <w:rFonts w:ascii="Calibri" w:eastAsia="Calibri" w:hAnsi="Calibri" w:cs="Calibri"/>
      <w:sz w:val="22"/>
      <w:szCs w:val="22"/>
      <w:lang w:val="en"/>
    </w:rPr>
  </w:style>
  <w:style w:type="table" w:styleId="TableGrid">
    <w:name w:val="Table Grid"/>
    <w:basedOn w:val="TableNormal"/>
    <w:uiPriority w:val="39"/>
    <w:rsid w:val="00842473"/>
    <w:pPr>
      <w:spacing w:after="0"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32B51"/>
    <w:rPr>
      <w:b/>
      <w:bCs/>
      <w:sz w:val="28"/>
      <w:szCs w:val="28"/>
    </w:rPr>
  </w:style>
  <w:style w:type="paragraph" w:styleId="NoSpacing">
    <w:name w:val="No Spacing"/>
    <w:uiPriority w:val="1"/>
    <w:qFormat/>
    <w:rsid w:val="00EC5040"/>
    <w:pPr>
      <w:spacing w:after="0" w:line="240" w:lineRule="auto"/>
    </w:pPr>
  </w:style>
  <w:style w:type="character" w:styleId="PlaceholderText">
    <w:name w:val="Placeholder Text"/>
    <w:basedOn w:val="DefaultParagraphFont"/>
    <w:uiPriority w:val="99"/>
    <w:semiHidden/>
    <w:rsid w:val="00966792"/>
    <w:rPr>
      <w:color w:val="666666"/>
    </w:rPr>
  </w:style>
  <w:style w:type="character" w:styleId="Strong">
    <w:name w:val="Strong"/>
    <w:basedOn w:val="DefaultParagraphFont"/>
    <w:uiPriority w:val="22"/>
    <w:qFormat/>
    <w:rsid w:val="00691415"/>
    <w:rPr>
      <w:b/>
      <w:bCs/>
    </w:rPr>
  </w:style>
  <w:style w:type="character" w:styleId="Mention">
    <w:name w:val="Mention"/>
    <w:basedOn w:val="DefaultParagraphFont"/>
    <w:uiPriority w:val="99"/>
    <w:unhideWhenUsed/>
    <w:rsid w:val="00205E3E"/>
    <w:rPr>
      <w:color w:val="2B579A"/>
      <w:shd w:val="clear" w:color="auto" w:fill="E1DFDD"/>
    </w:rPr>
  </w:style>
  <w:style w:type="paragraph" w:styleId="Revision">
    <w:name w:val="Revision"/>
    <w:hidden/>
    <w:uiPriority w:val="99"/>
    <w:semiHidden/>
    <w:rsid w:val="00D007EF"/>
    <w:pPr>
      <w:spacing w:after="0" w:line="240" w:lineRule="auto"/>
    </w:pPr>
  </w:style>
  <w:style w:type="character" w:customStyle="1" w:styleId="inqyif">
    <w:name w:val="inqyif"/>
    <w:basedOn w:val="DefaultParagraphFont"/>
    <w:rsid w:val="00157D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hecorestandards.org/Math/Content/6/EE/A/2/b/" TargetMode="External"/><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0A3295-3111-483F-AFDD-8CE9D1E26963}">
  <ds:schemaRefs>
    <ds:schemaRef ds:uri="http://schemas.microsoft.com/sharepoint/v3/contenttype/forms"/>
  </ds:schemaRefs>
</ds:datastoreItem>
</file>

<file path=customXml/itemProps2.xml><?xml version="1.0" encoding="utf-8"?>
<ds:datastoreItem xmlns:ds="http://schemas.openxmlformats.org/officeDocument/2006/customXml" ds:itemID="{69C9CB82-95D9-4880-B4CD-BDDBACC4E3AA}">
  <ds:schemaRefs>
    <ds:schemaRef ds:uri="http://schemas.openxmlformats.org/officeDocument/2006/bibliography"/>
  </ds:schemaRefs>
</ds:datastoreItem>
</file>

<file path=customXml/itemProps3.xml><?xml version="1.0" encoding="utf-8"?>
<ds:datastoreItem xmlns:ds="http://schemas.openxmlformats.org/officeDocument/2006/customXml" ds:itemID="{B423AB98-06B1-481D-B24F-3258E794E82C}">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customXml/itemProps4.xml><?xml version="1.0" encoding="utf-8"?>
<ds:datastoreItem xmlns:ds="http://schemas.openxmlformats.org/officeDocument/2006/customXml" ds:itemID="{D6F52319-840A-4F4D-9EDE-5DF81C732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14333</TotalTime>
  <Pages>15</Pages>
  <Words>6411</Words>
  <Characters>36549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Schluben</dc:creator>
  <cp:keywords/>
  <cp:lastModifiedBy>Danielle Stantoznik</cp:lastModifiedBy>
  <cp:revision>1092</cp:revision>
  <dcterms:created xsi:type="dcterms:W3CDTF">2026-03-09T15:52:00Z</dcterms:created>
  <dcterms:modified xsi:type="dcterms:W3CDTF">2026-07-30T14:14:00Z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MediaServiceImageTags</vt:lpwstr>
  </property>
  <property fmtid="{D5CDD505-2E9C-101B-9397-08002B2CF9AE}" pid="4" name="docLang">
    <vt:lpwstr>en</vt:lpwstr>
  </property>
</Properties>
</file>