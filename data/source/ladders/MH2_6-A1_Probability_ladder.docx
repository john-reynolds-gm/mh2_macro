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body>
    <w:p w:rsidR="0016147A" w:rsidRDefault="00B82505" w14:paraId="5CB9D81C" w14:textId="63355346">
      <w:pPr>
        <w:pStyle w:val="Heading1"/>
        <w:jc w:val="center"/>
      </w:pPr>
      <w:r>
        <w:t>Probability</w:t>
      </w:r>
      <w:r w:rsidR="006B3963">
        <w:t xml:space="preserve"> Stem Lesson Ladder</w:t>
      </w:r>
    </w:p>
    <w:p w:rsidR="0016147A" w:rsidRDefault="006B3963" w14:paraId="5CB9D82E" w14:textId="77777777">
      <w:pPr>
        <w:pStyle w:val="Heading2"/>
      </w:pPr>
      <w:bookmarkStart w:name="_akjvyfbrdoyj" w:colFirst="0" w:colLast="0" w:id="0"/>
      <w:bookmarkStart w:name="_6o4zvd5wnqce" w:colFirst="0" w:colLast="0" w:id="1"/>
      <w:bookmarkEnd w:id="0"/>
      <w:bookmarkEnd w:id="1"/>
      <w:r>
        <w:t>PROGRESSION</w:t>
      </w:r>
    </w:p>
    <w:tbl>
      <w:tblPr>
        <w:tblStyle w:val="TableGrid"/>
        <w:tblW w:w="0" w:type="auto"/>
        <w:tblLook w:val="04A0" w:firstRow="1" w:lastRow="0" w:firstColumn="1" w:lastColumn="0" w:noHBand="0" w:noVBand="1"/>
      </w:tblPr>
      <w:tblGrid>
        <w:gridCol w:w="2052"/>
        <w:gridCol w:w="19183"/>
      </w:tblGrid>
      <w:tr w:rsidRPr="000370C7" w:rsidR="00842473" w:rsidTr="6BBBE758" w14:paraId="63C92A3E" w14:textId="77777777">
        <w:tc>
          <w:tcPr>
            <w:tcW w:w="2052" w:type="dxa"/>
            <w:shd w:val="clear" w:color="auto" w:fill="E1EBF7"/>
            <w:tcMar/>
            <w:vAlign w:val="center"/>
          </w:tcPr>
          <w:p w:rsidRPr="005823B5" w:rsidR="00842473" w:rsidRDefault="00842473" w14:paraId="389D3410" w14:textId="67567182">
            <w:pPr>
              <w:jc w:val="center"/>
              <w:rPr>
                <w:b/>
                <w:bCs/>
              </w:rPr>
            </w:pPr>
            <w:r>
              <w:rPr>
                <w:b/>
                <w:bCs/>
              </w:rPr>
              <w:t>Essential Foundational Knowledge (</w:t>
            </w:r>
            <w:r w:rsidRPr="005823B5">
              <w:rPr>
                <w:b/>
                <w:bCs/>
              </w:rPr>
              <w:t>Roots</w:t>
            </w:r>
            <w:r>
              <w:rPr>
                <w:b/>
                <w:bCs/>
              </w:rPr>
              <w:t>)</w:t>
            </w:r>
          </w:p>
        </w:tc>
        <w:tc>
          <w:tcPr>
            <w:tcW w:w="19183" w:type="dxa"/>
            <w:tcMar/>
          </w:tcPr>
          <w:p w:rsidRPr="000370C7" w:rsidR="00842473" w:rsidP="002347B9" w:rsidRDefault="000472A6" w14:paraId="4D3E22C8" w14:textId="579586F3">
            <w:pPr>
              <w:spacing w:before="100" w:beforeAutospacing="1" w:after="100" w:afterAutospacing="1"/>
              <w:rPr>
                <w:rFonts w:ascii="Times New Roman" w:hAnsi="Times New Roman" w:eastAsia="Times New Roman" w:cs="Times New Roman"/>
                <w:kern w:val="0"/>
                <w14:ligatures w14:val="none"/>
              </w:rPr>
            </w:pPr>
            <w:r>
              <w:t>Fractions, fraction operations, percent</w:t>
            </w:r>
          </w:p>
        </w:tc>
      </w:tr>
      <w:tr w:rsidRPr="00660E86" w:rsidR="00842473" w:rsidTr="6BBBE758" w14:paraId="16D906D3" w14:textId="77777777">
        <w:tc>
          <w:tcPr>
            <w:tcW w:w="2052" w:type="dxa"/>
            <w:shd w:val="clear" w:color="auto" w:fill="E1EBF7"/>
            <w:tcMar/>
            <w:vAlign w:val="center"/>
          </w:tcPr>
          <w:p w:rsidRPr="005823B5" w:rsidR="00842473" w:rsidRDefault="00842473" w14:paraId="37666BAF" w14:textId="77777777">
            <w:pPr>
              <w:jc w:val="center"/>
              <w:rPr>
                <w:b/>
                <w:bCs/>
              </w:rPr>
            </w:pPr>
            <w:r>
              <w:rPr>
                <w:b/>
                <w:bCs/>
              </w:rPr>
              <w:t>Leads to</w:t>
            </w:r>
          </w:p>
        </w:tc>
        <w:tc>
          <w:tcPr>
            <w:tcW w:w="19183" w:type="dxa"/>
            <w:tcMar/>
          </w:tcPr>
          <w:p w:rsidR="00B53127" w:rsidP="00B53127" w:rsidRDefault="00B53127" w14:paraId="67249F21" w14:textId="77777777">
            <w:r>
              <w:t>More probability</w:t>
            </w:r>
          </w:p>
          <w:p w:rsidR="00B53127" w:rsidP="00B53127" w:rsidRDefault="00B53127" w14:paraId="3B39D4AA" w14:textId="77777777">
            <w:r>
              <w:t>Expected value</w:t>
            </w:r>
          </w:p>
          <w:p w:rsidRPr="00660E86" w:rsidR="00842473" w:rsidP="00B53127" w:rsidRDefault="00B53127" w14:paraId="0FF721D1" w14:textId="01D09D93">
            <w:r>
              <w:t>Statistics: Random sampling</w:t>
            </w:r>
          </w:p>
        </w:tc>
      </w:tr>
      <w:tr w:rsidR="00842473" w:rsidTr="6BBBE758" w14:paraId="52C42546" w14:textId="77777777">
        <w:trPr>
          <w:trHeight w:val="548"/>
        </w:trPr>
        <w:tc>
          <w:tcPr>
            <w:tcW w:w="2052" w:type="dxa"/>
            <w:shd w:val="clear" w:color="auto" w:fill="E1EBF7"/>
            <w:tcMar/>
            <w:vAlign w:val="center"/>
          </w:tcPr>
          <w:p w:rsidRPr="005823B5" w:rsidR="00842473" w:rsidRDefault="00842473" w14:paraId="1EE79376" w14:textId="77777777">
            <w:pPr>
              <w:jc w:val="center"/>
              <w:rPr>
                <w:b/>
                <w:bCs/>
              </w:rPr>
            </w:pPr>
            <w:r>
              <w:rPr>
                <w:b/>
                <w:bCs/>
              </w:rPr>
              <w:t>Big Ideas</w:t>
            </w:r>
          </w:p>
        </w:tc>
        <w:tc>
          <w:tcPr>
            <w:tcW w:w="19183" w:type="dxa"/>
            <w:tcMar/>
          </w:tcPr>
          <w:p w:rsidR="00842473" w:rsidP="00C62A3D" w:rsidRDefault="00C62A3D" w14:paraId="30980352" w14:textId="7836D869">
            <w:r w:rsidRPr="6BBBE758" w:rsidR="019D8F94">
              <w:rPr>
                <w:lang w:val="en-US"/>
              </w:rPr>
              <w:t>Probability of an event is a number between 0 and 1. An event with a probability of 0 is impossible. An event with a probability of 1 is certain.</w:t>
            </w:r>
          </w:p>
        </w:tc>
      </w:tr>
      <w:tr w:rsidR="00842473" w:rsidTr="6BBBE758" w14:paraId="6C3065B0" w14:textId="77777777">
        <w:trPr>
          <w:trHeight w:val="548"/>
        </w:trPr>
        <w:tc>
          <w:tcPr>
            <w:tcW w:w="2052" w:type="dxa"/>
            <w:shd w:val="clear" w:color="auto" w:fill="E1EBF7"/>
            <w:tcMar/>
            <w:vAlign w:val="center"/>
          </w:tcPr>
          <w:p w:rsidR="00842473" w:rsidRDefault="00842473" w14:paraId="49D6C905" w14:textId="77777777">
            <w:pPr>
              <w:jc w:val="center"/>
              <w:rPr>
                <w:b/>
                <w:bCs/>
              </w:rPr>
            </w:pPr>
            <w:r>
              <w:rPr>
                <w:b/>
                <w:bCs/>
              </w:rPr>
              <w:t>Other Information</w:t>
            </w:r>
          </w:p>
        </w:tc>
        <w:tc>
          <w:tcPr>
            <w:tcW w:w="19183" w:type="dxa"/>
            <w:tcMar/>
          </w:tcPr>
          <w:p w:rsidR="00D563A5" w:rsidP="00D563A5" w:rsidRDefault="00D563A5" w14:paraId="3662FB1D" w14:textId="77777777">
            <w:pPr>
              <w:tabs>
                <w:tab w:val="left" w:pos="6423"/>
              </w:tabs>
              <w:jc w:val="both"/>
            </w:pPr>
            <w:r>
              <w:t>Student understanding of chance processes is essential for making inferences.</w:t>
            </w:r>
          </w:p>
          <w:p w:rsidR="00D563A5" w:rsidP="00D563A5" w:rsidRDefault="00D563A5" w14:paraId="0E485504" w14:textId="77777777">
            <w:pPr>
              <w:tabs>
                <w:tab w:val="left" w:pos="6423"/>
              </w:tabs>
              <w:jc w:val="both"/>
            </w:pPr>
            <w:r>
              <w:t>Long run relative frequency approximates probability.</w:t>
            </w:r>
          </w:p>
          <w:p w:rsidR="00D563A5" w:rsidP="00D563A5" w:rsidRDefault="00D563A5" w14:paraId="07F226E4" w14:textId="77777777">
            <w:pPr>
              <w:tabs>
                <w:tab w:val="left" w:pos="6423"/>
              </w:tabs>
              <w:jc w:val="both"/>
            </w:pPr>
            <w:r w:rsidRPr="6BBBE758" w:rsidR="15B3FDB4">
              <w:rPr>
                <w:lang w:val="en-US"/>
              </w:rPr>
              <w:t>Empirical and Theoretical are terms we used in E1 and E2. However, these are not CCSS words and they seem to obscure some things for students. Many texts only use the term probability and do not distinguish. I think we should shift this way and focus instead on the relative frequency of events in an experiment and how that is used to approximate probability.</w:t>
            </w:r>
          </w:p>
          <w:p w:rsidR="00D563A5" w:rsidP="00D563A5" w:rsidRDefault="00D563A5" w14:paraId="6FCAA149" w14:textId="77777777">
            <w:pPr>
              <w:tabs>
                <w:tab w:val="left" w:pos="6423"/>
              </w:tabs>
              <w:jc w:val="both"/>
            </w:pPr>
            <w:r w:rsidRPr="6BBBE758" w:rsidR="15B3FDB4">
              <w:rPr>
                <w:lang w:val="en-US"/>
              </w:rPr>
              <w:t xml:space="preserve">Simple/compound/single-stage/multi-stage are all different ways to determine how “difficult” a problem is. Much like calling an equation a 1-step or 2-step equation when solving. These terms are not </w:t>
            </w:r>
          </w:p>
          <w:p w:rsidR="00842473" w:rsidP="00D563A5" w:rsidRDefault="00D563A5" w14:paraId="38A9FBDF" w14:textId="739BDB81">
            <w:pPr>
              <w:tabs>
                <w:tab w:val="left" w:pos="6423"/>
              </w:tabs>
              <w:jc w:val="both"/>
            </w:pPr>
            <w:r>
              <w:t>Common core uses the words simple/compound/multi-stage in confusing ways that I think we should avoid. An event is not compound just because it is from a multi-stage experiment</w:t>
            </w:r>
          </w:p>
        </w:tc>
      </w:tr>
    </w:tbl>
    <w:p w:rsidRPr="00842473" w:rsidR="00842473" w:rsidP="00842473" w:rsidRDefault="00842473" w14:paraId="39CE40EA" w14:textId="77777777"/>
    <w:p w:rsidRPr="00086B12" w:rsidR="00086B12" w:rsidP="004C1825" w:rsidRDefault="00086B12" w14:paraId="06B5D968" w14:textId="77777777">
      <w:pPr>
        <w:rPr>
          <w:b/>
          <w:bCs/>
          <w:color w:val="0070C0"/>
          <w:sz w:val="28"/>
          <w:szCs w:val="28"/>
        </w:rPr>
      </w:pPr>
    </w:p>
    <w:p w:rsidR="00A9749A" w:rsidP="00A9749A" w:rsidRDefault="00A9749A" w14:paraId="0501FAC2" w14:textId="7FFE3CCC">
      <w:pPr>
        <w:pStyle w:val="Heading3"/>
        <w:rPr>
          <w:lang w:val="en-US"/>
        </w:rPr>
      </w:pPr>
      <w:r w:rsidRPr="6F7F2E7A">
        <w:rPr>
          <w:lang w:val="en-US"/>
        </w:rPr>
        <w:t xml:space="preserve">Concept/Skill: </w:t>
      </w:r>
      <w:commentRangeStart w:id="2"/>
      <w:r w:rsidR="00F347EB">
        <w:t xml:space="preserve">Understand </w:t>
      </w:r>
      <w:commentRangeEnd w:id="2"/>
      <w:r w:rsidR="006A6050">
        <w:rPr>
          <w:rStyle w:val="CommentReference"/>
          <w:sz w:val="28"/>
          <w:szCs w:val="28"/>
        </w:rPr>
        <w:commentReference w:id="2"/>
      </w:r>
      <w:r w:rsidR="00F347EB">
        <w:t xml:space="preserve">probability as a measure of likelihood and describe the probability of an event informally </w:t>
      </w:r>
      <w:commentRangeStart w:id="3"/>
      <w:r w:rsidR="00F347EB">
        <w:t>using a probability scale from impossible to certain</w:t>
      </w:r>
      <w:commentRangeEnd w:id="3"/>
      <w:r w:rsidR="003A38BE">
        <w:rPr>
          <w:rStyle w:val="CommentReference"/>
          <w:sz w:val="28"/>
          <w:szCs w:val="28"/>
        </w:rPr>
        <w:commentReference w:id="3"/>
      </w:r>
      <w:ins w:author="Erik Brandon" w:date="2026-06-25T13:45:00Z" w16du:dateUtc="2026-06-25T18:45:00Z" w:id="5">
        <w:r w:rsidR="006A6050">
          <w:t>.</w:t>
        </w:r>
      </w:ins>
    </w:p>
    <w:p w:rsidRPr="00913543" w:rsidR="008336F7" w:rsidP="00913543" w:rsidRDefault="008336F7" w14:paraId="6AD71361" w14:textId="4944F247">
      <w:pPr>
        <w:rPr>
          <w:lang w:val="en-US"/>
        </w:rPr>
      </w:pPr>
    </w:p>
    <w:tbl>
      <w:tblPr>
        <w:tblStyle w:val="a0"/>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B34128" w:rsidTr="6BBBE758" w14:paraId="00814D85" w14:textId="77777777">
        <w:trPr>
          <w:gridAfter w:val="1"/>
          <w:wAfter w:w="69" w:type="dxa"/>
        </w:trPr>
        <w:tc>
          <w:tcPr>
            <w:tcW w:w="2160" w:type="dxa"/>
            <w:tcBorders>
              <w:top w:val="single" w:color="auto" w:sz="4" w:space="0"/>
              <w:left w:val="single" w:color="auto" w:sz="4" w:space="0"/>
              <w:bottom w:val="single" w:color="auto" w:sz="4" w:space="0"/>
              <w:right w:val="single" w:color="auto" w:sz="4" w:space="0"/>
            </w:tcBorders>
            <w:shd w:val="clear" w:color="auto" w:fill="DBE5F1" w:themeFill="accent1" w:themeFillTint="33"/>
            <w:tcMar/>
          </w:tcPr>
          <w:p w:rsidRPr="00B34128" w:rsidR="00B34128" w:rsidP="00C60B1B" w:rsidRDefault="00B34128" w14:paraId="2CBA3670" w14:textId="58EF926F">
            <w:pPr>
              <w:jc w:val="center"/>
              <w:rPr>
                <w:b/>
                <w:bCs/>
                <w:lang w:val="en-US"/>
              </w:rPr>
            </w:pPr>
            <w:r w:rsidRPr="0067092A">
              <w:rPr>
                <w:b/>
                <w:bCs/>
                <w:lang w:val="en-US"/>
              </w:rPr>
              <w:t>Goal</w:t>
            </w:r>
          </w:p>
        </w:tc>
        <w:tc>
          <w:tcPr>
            <w:tcW w:w="28155" w:type="dxa"/>
            <w:gridSpan w:val="7"/>
            <w:tcBorders>
              <w:top w:val="single" w:color="auto" w:sz="4" w:space="0"/>
              <w:left w:val="single" w:color="auto" w:sz="4" w:space="0"/>
              <w:bottom w:val="single" w:color="auto" w:sz="4" w:space="0"/>
              <w:right w:val="single" w:color="auto" w:sz="4" w:space="0"/>
            </w:tcBorders>
            <w:tcMar/>
          </w:tcPr>
          <w:p w:rsidRPr="6F7F2E7A" w:rsidR="00B34128" w:rsidRDefault="002805D1" w14:paraId="515D39DA" w14:textId="3ECD67B6">
            <w:pPr>
              <w:widowControl w:val="0"/>
              <w:pBdr>
                <w:top w:val="nil"/>
                <w:left w:val="nil"/>
                <w:bottom w:val="nil"/>
                <w:right w:val="nil"/>
                <w:between w:val="nil"/>
              </w:pBdr>
              <w:spacing w:after="0" w:line="240" w:lineRule="auto"/>
              <w:rPr>
                <w:lang w:val="en-US"/>
              </w:rPr>
            </w:pPr>
            <w:r>
              <w:t>Develop an informal understanding of probability.</w:t>
            </w:r>
          </w:p>
        </w:tc>
      </w:tr>
      <w:tr w:rsidR="00B34128" w:rsidTr="6BBBE758" w14:paraId="79454B35" w14:textId="77777777">
        <w:trPr>
          <w:gridAfter w:val="1"/>
          <w:wAfter w:w="69" w:type="dxa"/>
        </w:trPr>
        <w:tc>
          <w:tcPr>
            <w:tcW w:w="2160" w:type="dxa"/>
            <w:tcBorders>
              <w:top w:val="single" w:color="auto" w:sz="4" w:space="0"/>
              <w:left w:val="single" w:color="auto" w:sz="4" w:space="0"/>
              <w:bottom w:val="single" w:color="auto" w:sz="4" w:space="0"/>
              <w:right w:val="single" w:color="auto" w:sz="4" w:space="0"/>
            </w:tcBorders>
            <w:shd w:val="clear" w:color="auto" w:fill="DBE5F1" w:themeFill="accent1" w:themeFillTint="33"/>
            <w:tcMar/>
          </w:tcPr>
          <w:p w:rsidRPr="00B34128" w:rsidR="00B34128" w:rsidP="00C60B1B" w:rsidRDefault="00B34128" w14:paraId="59F2F38B" w14:textId="1475AA8B">
            <w:pPr>
              <w:jc w:val="center"/>
              <w:rPr>
                <w:b/>
                <w:bCs/>
                <w:lang w:val="en-US"/>
              </w:rPr>
            </w:pPr>
            <w:r w:rsidRPr="0067092A">
              <w:rPr>
                <w:b/>
                <w:bCs/>
                <w:lang w:val="en-US"/>
              </w:rPr>
              <w:t>Student-Facing Example</w:t>
            </w:r>
          </w:p>
        </w:tc>
        <w:tc>
          <w:tcPr>
            <w:tcW w:w="28155" w:type="dxa"/>
            <w:gridSpan w:val="7"/>
            <w:tcBorders>
              <w:top w:val="single" w:color="auto" w:sz="4" w:space="0"/>
              <w:left w:val="single" w:color="auto" w:sz="4" w:space="0"/>
              <w:bottom w:val="single" w:color="auto" w:sz="4" w:space="0"/>
              <w:right w:val="single" w:color="auto" w:sz="4" w:space="0"/>
            </w:tcBorders>
            <w:tcMar/>
          </w:tcPr>
          <w:p w:rsidRPr="6F7F2E7A" w:rsidR="00B34128" w:rsidRDefault="009721B2" w14:paraId="67065705" w14:textId="5F3FECE2">
            <w:pPr>
              <w:widowControl w:val="0"/>
              <w:pBdr>
                <w:top w:val="nil"/>
                <w:left w:val="nil"/>
                <w:bottom w:val="nil"/>
                <w:right w:val="nil"/>
                <w:between w:val="nil"/>
              </w:pBdr>
              <w:spacing w:after="0" w:line="240" w:lineRule="auto"/>
              <w:rPr>
                <w:lang w:val="en-US"/>
              </w:rPr>
            </w:pPr>
            <w:r w:rsidRPr="002479F9">
              <w:rPr>
                <w:noProof/>
              </w:rPr>
              <w:drawing>
                <wp:inline distT="0" distB="0" distL="0" distR="0" wp14:anchorId="6DF47203" wp14:editId="6CFF5705">
                  <wp:extent cx="2065867" cy="1953026"/>
                  <wp:effectExtent l="0" t="0" r="0" b="9525"/>
                  <wp:docPr id="276116346" name="Picture 1">
                    <a:extLst xmlns:a="http://schemas.openxmlformats.org/drawingml/2006/main">
                      <a:ext uri="{FF2B5EF4-FFF2-40B4-BE49-F238E27FC236}">
                        <a16:creationId xmlns:a16="http://schemas.microsoft.com/office/drawing/2014/main" id="{08C5B8C0-8D9A-4916-98FB-E9B5414BCB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16346" name=""/>
                          <pic:cNvPicPr/>
                        </pic:nvPicPr>
                        <pic:blipFill>
                          <a:blip r:embed="rId12"/>
                          <a:stretch>
                            <a:fillRect/>
                          </a:stretch>
                        </pic:blipFill>
                        <pic:spPr>
                          <a:xfrm>
                            <a:off x="0" y="0"/>
                            <a:ext cx="2081831" cy="1968118"/>
                          </a:xfrm>
                          <a:prstGeom prst="rect">
                            <a:avLst/>
                          </a:prstGeom>
                        </pic:spPr>
                      </pic:pic>
                    </a:graphicData>
                  </a:graphic>
                </wp:inline>
              </w:drawing>
            </w:r>
            <w:r w:rsidRPr="00602CE2" w:rsidR="00000C47">
              <w:rPr>
                <w:noProof/>
              </w:rPr>
              <w:drawing>
                <wp:inline distT="0" distB="0" distL="0" distR="0" wp14:anchorId="326F7152" wp14:editId="785B1ABF">
                  <wp:extent cx="4724400" cy="1244600"/>
                  <wp:effectExtent l="0" t="0" r="0" b="0"/>
                  <wp:docPr id="999440468" name="Picture 1">
                    <a:extLst xmlns:a="http://schemas.openxmlformats.org/drawingml/2006/main">
                      <a:ext uri="{FF2B5EF4-FFF2-40B4-BE49-F238E27FC236}">
                        <a16:creationId xmlns:a16="http://schemas.microsoft.com/office/drawing/2014/main" id="{06DDA71F-F9E7-4CF3-96F3-16EBD34B22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40468" name=""/>
                          <pic:cNvPicPr/>
                        </pic:nvPicPr>
                        <pic:blipFill>
                          <a:blip r:embed="rId13"/>
                          <a:stretch>
                            <a:fillRect/>
                          </a:stretch>
                        </pic:blipFill>
                        <pic:spPr>
                          <a:xfrm>
                            <a:off x="0" y="0"/>
                            <a:ext cx="4724400" cy="1244600"/>
                          </a:xfrm>
                          <a:prstGeom prst="rect">
                            <a:avLst/>
                          </a:prstGeom>
                        </pic:spPr>
                      </pic:pic>
                    </a:graphicData>
                  </a:graphic>
                </wp:inline>
              </w:drawing>
            </w:r>
          </w:p>
        </w:tc>
      </w:tr>
      <w:tr w:rsidR="00684D2A" w:rsidTr="6BBBE758" w14:paraId="5CB9D85D" w14:textId="69BA26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684D2A" w:rsidRDefault="00B111A6" w14:paraId="5CB9D859" w14:textId="6ACD8AF5">
            <w:pPr>
              <w:spacing w:after="0" w:line="240" w:lineRule="auto"/>
              <w:jc w:val="center"/>
              <w:rPr>
                <w:b/>
              </w:rPr>
            </w:pPr>
            <w:r>
              <w:rPr>
                <w:b/>
              </w:rPr>
              <w:t>Knowledge Graph No</w:t>
            </w:r>
            <w:r w:rsidR="0037280F">
              <w:rPr>
                <w:b/>
              </w:rPr>
              <w:t>d</w:t>
            </w:r>
            <w:r>
              <w:rPr>
                <w:b/>
              </w:rPr>
              <w:t>e</w:t>
            </w:r>
          </w:p>
        </w:tc>
        <w:tc>
          <w:tcPr>
            <w:tcW w:w="4032" w:type="dxa"/>
            <w:tcBorders>
              <w:top w:val="single" w:color="000000" w:themeColor="text1" w:sz="8"/>
              <w:left w:val="single" w:color="000000" w:themeColor="text1" w:sz="8"/>
              <w:bottom w:val="single" w:color="000000" w:themeColor="text1" w:sz="8"/>
              <w:right w:val="single" w:color="000000" w:themeColor="text1" w:sz="8"/>
            </w:tcBorders>
            <w:shd w:val="clear" w:color="auto" w:fill="FDE9D9" w:themeFill="accent6" w:themeFillTint="33"/>
            <w:tcMar>
              <w:top w:w="100" w:type="dxa"/>
              <w:left w:w="100" w:type="dxa"/>
              <w:bottom w:w="100" w:type="dxa"/>
              <w:right w:w="100" w:type="dxa"/>
            </w:tcMar>
          </w:tcPr>
          <w:p w:rsidR="00684D2A" w:rsidP="00F40A75" w:rsidRDefault="00684D2A" w14:paraId="428EECA6" w14:textId="4E368A27">
            <w:pPr>
              <w:widowControl w:val="0"/>
              <w:pBdr>
                <w:top w:val="nil"/>
                <w:left w:val="nil"/>
                <w:bottom w:val="nil"/>
                <w:right w:val="nil"/>
                <w:between w:val="nil"/>
              </w:pBdr>
              <w:shd w:val="clear" w:color="auto" w:fill="92CDDC" w:themeFill="accent5" w:themeFillTint="99"/>
              <w:spacing w:after="0" w:line="240" w:lineRule="auto"/>
            </w:pPr>
          </w:p>
          <w:p w:rsidR="003F4C1D" w:rsidP="005E5D02" w:rsidRDefault="007D5D96" w14:paraId="5CB9D85A" w14:textId="27E7D3BF">
            <w:pPr>
              <w:widowControl w:val="0"/>
              <w:pBdr>
                <w:top w:val="nil"/>
                <w:left w:val="nil"/>
                <w:bottom w:val="nil"/>
                <w:right w:val="nil"/>
                <w:between w:val="nil"/>
              </w:pBdr>
              <w:shd w:val="clear" w:color="auto" w:fill="92CDDC" w:themeFill="accent5" w:themeFillTint="99"/>
              <w:spacing w:after="0" w:line="240" w:lineRule="auto"/>
            </w:pPr>
            <w:r w:rsidRPr="007D5D96">
              <w:t xml:space="preserve">Understand that probability is a number between 0 and 1 and informally describe </w:t>
            </w:r>
            <w:r w:rsidR="00303A0B">
              <w:t xml:space="preserve">the </w:t>
            </w:r>
            <w:r w:rsidRPr="007D5D96">
              <w:t xml:space="preserve">probability of an event </w:t>
            </w:r>
            <w:r w:rsidR="00303A0B">
              <w:t xml:space="preserve">by </w:t>
            </w:r>
            <w:r w:rsidRPr="007D5D96">
              <w:t xml:space="preserve">using terms such as </w:t>
            </w:r>
            <w:r w:rsidRPr="00303A0B">
              <w:rPr>
                <w:i/>
                <w:iCs/>
              </w:rPr>
              <w:t>impossible</w:t>
            </w:r>
            <w:r w:rsidRPr="007D5D96">
              <w:t xml:space="preserve">, </w:t>
            </w:r>
            <w:r w:rsidRPr="00303A0B">
              <w:rPr>
                <w:i/>
                <w:iCs/>
              </w:rPr>
              <w:t>unlikely</w:t>
            </w:r>
            <w:r w:rsidRPr="007D5D96">
              <w:t xml:space="preserve">, </w:t>
            </w:r>
            <w:r w:rsidRPr="00303A0B">
              <w:rPr>
                <w:i/>
                <w:iCs/>
              </w:rPr>
              <w:t>likely</w:t>
            </w:r>
            <w:r w:rsidRPr="007D5D96">
              <w:t xml:space="preserve">, and </w:t>
            </w:r>
            <w:r w:rsidRPr="00303A0B">
              <w:rPr>
                <w:i/>
                <w:iCs/>
              </w:rPr>
              <w:t>certain</w:t>
            </w:r>
            <w:r w:rsidRPr="007D5D96">
              <w:t>.</w:t>
            </w:r>
          </w:p>
        </w:tc>
        <w:tc>
          <w:tcPr>
            <w:tcW w:w="4032" w:type="dxa"/>
            <w:tcBorders>
              <w:top w:val="single" w:color="000000" w:themeColor="text1" w:sz="8"/>
              <w:left w:val="single" w:color="000000" w:themeColor="text1" w:sz="8"/>
              <w:bottom w:val="single" w:color="000000" w:themeColor="text1" w:sz="8"/>
              <w:right w:val="single" w:color="000000" w:themeColor="text1" w:sz="8"/>
            </w:tcBorders>
            <w:shd w:val="clear" w:color="auto" w:fill="FDE9D9" w:themeFill="accent6" w:themeFillTint="33"/>
            <w:tcMar>
              <w:top w:w="100" w:type="dxa"/>
              <w:left w:w="100" w:type="dxa"/>
              <w:bottom w:w="100" w:type="dxa"/>
              <w:right w:w="100" w:type="dxa"/>
            </w:tcMar>
          </w:tcPr>
          <w:p w:rsidR="00684D2A" w:rsidRDefault="00684D2A" w14:paraId="5CB9D85B" w14:textId="77174877">
            <w:pPr>
              <w:widowControl w:val="0"/>
              <w:pBdr>
                <w:top w:val="nil"/>
                <w:left w:val="nil"/>
                <w:bottom w:val="nil"/>
                <w:right w:val="nil"/>
                <w:between w:val="nil"/>
              </w:pBdr>
              <w:spacing w:after="0" w:line="240" w:lineRule="auto"/>
            </w:pPr>
          </w:p>
        </w:tc>
        <w:tc>
          <w:tcPr>
            <w:tcW w:w="4032" w:type="dxa"/>
            <w:tcBorders>
              <w:top w:val="single" w:color="000000" w:themeColor="text1" w:sz="8"/>
              <w:left w:val="single" w:color="000000" w:themeColor="text1" w:sz="8"/>
              <w:bottom w:val="single" w:color="000000" w:themeColor="text1" w:sz="8"/>
              <w:right w:val="single" w:color="auto" w:sz="4" w:space="0"/>
            </w:tcBorders>
            <w:shd w:val="clear" w:color="auto" w:fill="FDE9D9" w:themeFill="accent6" w:themeFillTint="33"/>
            <w:tcMar>
              <w:top w:w="100" w:type="dxa"/>
              <w:left w:w="100" w:type="dxa"/>
              <w:bottom w:w="100" w:type="dxa"/>
              <w:right w:w="100" w:type="dxa"/>
            </w:tcMar>
          </w:tcPr>
          <w:p w:rsidR="00684D2A" w:rsidRDefault="00684D2A" w14:paraId="5CB9D85C" w14:textId="666BCA52">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shd w:val="clear" w:color="auto" w:fill="FDE9D9" w:themeFill="accent6" w:themeFillTint="33"/>
            <w:tcMar/>
          </w:tcPr>
          <w:p w:rsidRPr="6F7F2E7A" w:rsidR="00684D2A" w:rsidRDefault="00684D2A" w14:paraId="0A51F93F" w14:textId="77777777">
            <w:pPr>
              <w:widowControl w:val="0"/>
              <w:pBdr>
                <w:top w:val="nil"/>
                <w:left w:val="nil"/>
                <w:bottom w:val="nil"/>
                <w:right w:val="nil"/>
                <w:between w:val="nil"/>
              </w:pBdr>
              <w:spacing w:after="0" w:line="240" w:lineRule="auto"/>
              <w:rPr>
                <w:lang w:val="en-US"/>
              </w:rPr>
            </w:pPr>
          </w:p>
        </w:tc>
        <w:tc>
          <w:tcPr>
            <w:tcW w:w="4032" w:type="dxa"/>
            <w:tcBorders>
              <w:top w:val="single" w:color="auto" w:sz="4" w:space="0"/>
              <w:left w:val="single" w:color="auto" w:sz="4" w:space="0"/>
              <w:bottom w:val="single" w:color="auto" w:sz="4" w:space="0"/>
              <w:right w:val="single" w:color="auto" w:sz="4" w:space="0"/>
            </w:tcBorders>
            <w:shd w:val="clear" w:color="auto" w:fill="FDE9D9" w:themeFill="accent6" w:themeFillTint="33"/>
            <w:tcMar/>
          </w:tcPr>
          <w:p w:rsidRPr="6F7F2E7A" w:rsidR="00684D2A" w:rsidRDefault="00684D2A" w14:paraId="37A7124D" w14:textId="77777777">
            <w:pPr>
              <w:widowControl w:val="0"/>
              <w:pBdr>
                <w:top w:val="nil"/>
                <w:left w:val="nil"/>
                <w:bottom w:val="nil"/>
                <w:right w:val="nil"/>
                <w:between w:val="nil"/>
              </w:pBdr>
              <w:spacing w:after="0" w:line="240" w:lineRule="auto"/>
              <w:rPr>
                <w:lang w:val="en-US"/>
              </w:rPr>
            </w:pPr>
          </w:p>
        </w:tc>
        <w:tc>
          <w:tcPr>
            <w:tcW w:w="4032" w:type="dxa"/>
            <w:tcBorders>
              <w:top w:val="single" w:color="auto" w:sz="4" w:space="0"/>
              <w:left w:val="single" w:color="auto" w:sz="4" w:space="0"/>
              <w:bottom w:val="single" w:color="auto" w:sz="4" w:space="0"/>
              <w:right w:val="single" w:color="auto" w:sz="4" w:space="0"/>
            </w:tcBorders>
            <w:shd w:val="clear" w:color="auto" w:fill="FDE9D9" w:themeFill="accent6" w:themeFillTint="33"/>
            <w:tcMar/>
          </w:tcPr>
          <w:p w:rsidRPr="6F7F2E7A" w:rsidR="00684D2A" w:rsidRDefault="00684D2A" w14:paraId="760857F1" w14:textId="77777777">
            <w:pPr>
              <w:widowControl w:val="0"/>
              <w:pBdr>
                <w:top w:val="nil"/>
                <w:left w:val="nil"/>
                <w:bottom w:val="nil"/>
                <w:right w:val="nil"/>
                <w:between w:val="nil"/>
              </w:pBdr>
              <w:spacing w:after="0" w:line="240" w:lineRule="auto"/>
              <w:rPr>
                <w:lang w:val="en-US"/>
              </w:rPr>
            </w:pPr>
          </w:p>
        </w:tc>
        <w:tc>
          <w:tcPr>
            <w:tcW w:w="4032" w:type="dxa"/>
            <w:gridSpan w:val="2"/>
            <w:tcBorders>
              <w:top w:val="single" w:color="auto" w:sz="4" w:space="0"/>
              <w:left w:val="single" w:color="auto" w:sz="4" w:space="0"/>
              <w:bottom w:val="single" w:color="auto" w:sz="4" w:space="0"/>
              <w:right w:val="single" w:color="auto" w:sz="4" w:space="0"/>
            </w:tcBorders>
            <w:shd w:val="clear" w:color="auto" w:fill="FDE9D9" w:themeFill="accent6" w:themeFillTint="33"/>
            <w:tcMar/>
          </w:tcPr>
          <w:p w:rsidRPr="6F7F2E7A" w:rsidR="00684D2A" w:rsidRDefault="00684D2A" w14:paraId="25633ED6" w14:textId="77777777">
            <w:pPr>
              <w:widowControl w:val="0"/>
              <w:pBdr>
                <w:top w:val="nil"/>
                <w:left w:val="nil"/>
                <w:bottom w:val="nil"/>
                <w:right w:val="nil"/>
                <w:between w:val="nil"/>
              </w:pBdr>
              <w:spacing w:after="0" w:line="240" w:lineRule="auto"/>
              <w:rPr>
                <w:lang w:val="en-US"/>
              </w:rPr>
            </w:pPr>
          </w:p>
        </w:tc>
      </w:tr>
      <w:tr w:rsidR="00684D2A" w:rsidTr="6BBBE758" w14:paraId="5CB9D863" w14:textId="4187E9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684D2A" w:rsidRDefault="00684D2A" w14:paraId="5CB9D85E" w14:textId="7D6D3BD1">
            <w:pPr>
              <w:spacing w:after="0" w:line="240" w:lineRule="auto"/>
              <w:jc w:val="center"/>
              <w:rPr>
                <w:b/>
              </w:rPr>
            </w:pPr>
            <w:r w:rsidRPr="0067092A">
              <w:rPr>
                <w:b/>
              </w:rPr>
              <w:lastRenderedPageBreak/>
              <w:t>Terminology</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314BD4" w:rsidP="00314BD4" w:rsidRDefault="00314BD4" w14:paraId="0EF8AEE4" w14:textId="6F1A869C">
            <w:r w:rsidRPr="6BBBE758" w:rsidR="62FBF36A">
              <w:rPr>
                <w:lang w:val="en-US"/>
              </w:rPr>
              <w:t>Chance Experiment: A process where two or more results can occur and the outcome is uncertain.</w:t>
            </w:r>
          </w:p>
          <w:p w:rsidR="00314BD4" w:rsidP="00314BD4" w:rsidRDefault="00314BD4" w14:paraId="755A2B4E" w14:textId="2B694864">
            <w:r w:rsidRPr="6BBBE758" w:rsidR="62FBF36A">
              <w:rPr>
                <w:lang w:val="en-US"/>
              </w:rPr>
              <w:t>Probability (of an event): A number between 0 and 1. The number measures the chance that the event will occur.</w:t>
            </w:r>
            <w:r w:rsidRPr="6BBBE758" w:rsidR="20D47242">
              <w:rPr>
                <w:lang w:val="en-US"/>
              </w:rPr>
              <w:t xml:space="preserve"> </w:t>
            </w:r>
          </w:p>
          <w:p w:rsidRPr="00DB68EA" w:rsidR="00684D2A" w:rsidP="000D3E7D" w:rsidRDefault="00684D2A" w14:paraId="5CB9D860" w14:textId="5C79BA73"/>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684D2A" w:rsidRDefault="00684D2A" w14:paraId="5CB9D861" w14:textId="175B6038">
            <w:pPr>
              <w:widowControl w:val="0"/>
              <w:pBdr>
                <w:top w:val="nil"/>
                <w:left w:val="nil"/>
                <w:bottom w:val="nil"/>
                <w:right w:val="nil"/>
                <w:between w:val="nil"/>
              </w:pBdr>
              <w:spacing w:after="0" w:line="240" w:lineRule="auto"/>
            </w:pP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684D2A" w:rsidRDefault="00684D2A" w14:paraId="5CB9D862" w14:textId="34A72625">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684D2A" w:rsidRDefault="00684D2A" w14:paraId="22225149" w14:textId="2B079251">
            <w:pPr>
              <w:widowControl w:val="0"/>
              <w:pBdr>
                <w:top w:val="nil"/>
                <w:left w:val="nil"/>
                <w:bottom w:val="nil"/>
                <w:right w:val="nil"/>
                <w:between w:val="nil"/>
              </w:pBdr>
              <w:spacing w:after="0" w:line="240" w:lineRule="auto"/>
              <w:rPr>
                <w:color w:val="FF0000"/>
                <w:lang w:val="en-US"/>
              </w:rPr>
            </w:pPr>
          </w:p>
        </w:tc>
        <w:tc>
          <w:tcPr>
            <w:tcW w:w="4032" w:type="dxa"/>
            <w:tcBorders>
              <w:top w:val="single" w:color="auto" w:sz="4" w:space="0"/>
              <w:left w:val="single" w:color="auto" w:sz="4" w:space="0"/>
              <w:bottom w:val="single" w:color="auto" w:sz="4" w:space="0"/>
              <w:right w:val="single" w:color="auto" w:sz="4" w:space="0"/>
            </w:tcBorders>
            <w:tcMar/>
          </w:tcPr>
          <w:p w:rsidRPr="7BD64134" w:rsidR="00684D2A" w:rsidRDefault="00684D2A" w14:paraId="796F466E" w14:textId="77777777">
            <w:pPr>
              <w:widowControl w:val="0"/>
              <w:pBdr>
                <w:top w:val="nil"/>
                <w:left w:val="nil"/>
                <w:bottom w:val="nil"/>
                <w:right w:val="nil"/>
                <w:between w:val="nil"/>
              </w:pBdr>
              <w:spacing w:after="0" w:line="240" w:lineRule="auto"/>
              <w:rPr>
                <w:color w:val="FF0000"/>
                <w:lang w:val="en-US"/>
              </w:rPr>
            </w:pPr>
          </w:p>
        </w:tc>
        <w:tc>
          <w:tcPr>
            <w:tcW w:w="4032" w:type="dxa"/>
            <w:tcBorders>
              <w:top w:val="single" w:color="auto" w:sz="4" w:space="0"/>
              <w:left w:val="single" w:color="auto" w:sz="4" w:space="0"/>
              <w:bottom w:val="single" w:color="auto" w:sz="4" w:space="0"/>
              <w:right w:val="single" w:color="auto" w:sz="4" w:space="0"/>
            </w:tcBorders>
            <w:tcMar/>
          </w:tcPr>
          <w:p w:rsidRPr="7BD64134" w:rsidR="00684D2A" w:rsidRDefault="00684D2A" w14:paraId="617BDA42" w14:textId="77777777">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color="auto" w:sz="4" w:space="0"/>
              <w:left w:val="single" w:color="auto" w:sz="4" w:space="0"/>
              <w:bottom w:val="single" w:color="auto" w:sz="4" w:space="0"/>
              <w:right w:val="single" w:color="auto" w:sz="4" w:space="0"/>
            </w:tcBorders>
            <w:tcMar/>
          </w:tcPr>
          <w:p w:rsidRPr="7BD64134" w:rsidR="00684D2A" w:rsidRDefault="00684D2A" w14:paraId="1611187D" w14:textId="77777777">
            <w:pPr>
              <w:widowControl w:val="0"/>
              <w:pBdr>
                <w:top w:val="nil"/>
                <w:left w:val="nil"/>
                <w:bottom w:val="nil"/>
                <w:right w:val="nil"/>
                <w:between w:val="nil"/>
              </w:pBdr>
              <w:spacing w:after="0" w:line="240" w:lineRule="auto"/>
              <w:rPr>
                <w:color w:val="FF0000"/>
                <w:lang w:val="en-US"/>
              </w:rPr>
            </w:pPr>
          </w:p>
        </w:tc>
      </w:tr>
      <w:tr w:rsidR="00684D2A" w:rsidTr="6BBBE758" w14:paraId="5CB9D868" w14:textId="7D96A0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684D2A" w:rsidRDefault="00684D2A" w14:paraId="5CB9D864" w14:textId="3595D757">
            <w:pPr>
              <w:spacing w:after="0" w:line="240" w:lineRule="auto"/>
              <w:jc w:val="center"/>
              <w:rPr>
                <w:b/>
              </w:rPr>
            </w:pPr>
            <w:r w:rsidRPr="0067092A">
              <w:rPr>
                <w:b/>
              </w:rPr>
              <w:t xml:space="preserve">Mathematical Models </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684D2A" w:rsidP="6BBBE758" w:rsidRDefault="00DE3D72" w14:paraId="5CB9D865" w14:textId="7217EC40">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pPr>
            <w:commentRangeStart w:id="624107589"/>
            <w:r w:rsidR="28404C7D">
              <w:rPr/>
              <w:t xml:space="preserve">Probability </w:t>
            </w:r>
            <w:commentRangeEnd w:id="624107589"/>
            <w:r>
              <w:rPr>
                <w:rStyle w:val="CommentReference"/>
              </w:rPr>
              <w:commentReference w:id="624107589"/>
            </w:r>
            <w:r w:rsidR="28404C7D">
              <w:rPr/>
              <w:t>Scale</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684D2A" w:rsidP="000D3E7D" w:rsidRDefault="00684D2A" w14:paraId="5CB9D866" w14:textId="45360FB6">
            <w:pPr>
              <w:widowControl w:val="0"/>
              <w:spacing w:after="0" w:line="240" w:lineRule="auto"/>
            </w:pP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684D2A" w:rsidP="000D3E7D" w:rsidRDefault="00684D2A" w14:paraId="5CB9D867" w14:textId="427CB4EF">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684D2A" w:rsidP="000D3E7D" w:rsidRDefault="00684D2A" w14:paraId="0AB36A88"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684D2A" w:rsidP="000D3E7D" w:rsidRDefault="00684D2A" w14:paraId="0AB1C442"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684D2A" w:rsidP="000D3E7D" w:rsidRDefault="00684D2A" w14:paraId="475DD668" w14:textId="77777777">
            <w:pPr>
              <w:widowControl w:val="0"/>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684D2A" w:rsidP="000D3E7D" w:rsidRDefault="00684D2A" w14:paraId="169430EA" w14:textId="77777777">
            <w:pPr>
              <w:widowControl w:val="0"/>
              <w:spacing w:after="0" w:line="240" w:lineRule="auto"/>
            </w:pPr>
          </w:p>
        </w:tc>
      </w:tr>
      <w:tr w:rsidR="00684D2A" w:rsidTr="6BBBE758" w14:paraId="63073A4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684D2A" w:rsidRDefault="00684D2A" w14:paraId="57E25816" w14:textId="09854ECD">
            <w:pPr>
              <w:spacing w:after="0" w:line="240" w:lineRule="auto"/>
              <w:jc w:val="center"/>
              <w:rPr>
                <w:b/>
              </w:rPr>
            </w:pPr>
            <w:r w:rsidRPr="0067092A">
              <w:rPr>
                <w:b/>
              </w:rPr>
              <w:t>Strategies</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684D2A" w:rsidP="000D3E7D" w:rsidRDefault="00684D2A" w14:paraId="215A391B" w14:textId="77777777">
            <w:pPr>
              <w:widowControl w:val="0"/>
              <w:pBdr>
                <w:top w:val="nil"/>
                <w:left w:val="nil"/>
                <w:bottom w:val="nil"/>
                <w:right w:val="nil"/>
                <w:between w:val="nil"/>
              </w:pBdr>
              <w:spacing w:after="0" w:line="240" w:lineRule="auto"/>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684D2A" w:rsidP="000D3E7D" w:rsidRDefault="00684D2A" w14:paraId="1D4D96FB" w14:textId="77777777">
            <w:pPr>
              <w:widowControl w:val="0"/>
              <w:spacing w:after="0" w:line="240" w:lineRule="auto"/>
            </w:pP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684D2A" w:rsidP="000D3E7D" w:rsidRDefault="00684D2A" w14:paraId="44A5CA50"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684D2A" w:rsidP="000D3E7D" w:rsidRDefault="00684D2A" w14:paraId="274F4292"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684D2A" w:rsidP="000D3E7D" w:rsidRDefault="00684D2A" w14:paraId="26B996E9"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684D2A" w:rsidP="000D3E7D" w:rsidRDefault="00684D2A" w14:paraId="5F733868" w14:textId="77777777">
            <w:pPr>
              <w:widowControl w:val="0"/>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684D2A" w:rsidP="000D3E7D" w:rsidRDefault="00684D2A" w14:paraId="38DF2124" w14:textId="77777777">
            <w:pPr>
              <w:widowControl w:val="0"/>
              <w:spacing w:after="0" w:line="240" w:lineRule="auto"/>
            </w:pPr>
          </w:p>
        </w:tc>
      </w:tr>
      <w:tr w:rsidR="00684D2A" w:rsidTr="6BBBE758" w14:paraId="5CB9D86D" w14:textId="50CFAB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2347B9" w:rsidR="00684D2A" w:rsidP="002347B9" w:rsidRDefault="00684D2A" w14:paraId="5CB9D869" w14:textId="4E1173E6">
            <w:pPr>
              <w:spacing w:after="0" w:line="240" w:lineRule="auto"/>
              <w:jc w:val="center"/>
              <w:rPr>
                <w:b/>
              </w:rPr>
            </w:pPr>
            <w:r w:rsidRPr="0067092A">
              <w:rPr>
                <w:b/>
              </w:rPr>
              <w:t>Specifications</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684D2A" w:rsidP="002347B9" w:rsidRDefault="00684D2A" w14:paraId="5CB9D86A" w14:textId="27FAB7C3">
            <w:pPr>
              <w:widowControl w:val="0"/>
              <w:pBdr>
                <w:top w:val="nil"/>
                <w:left w:val="nil"/>
                <w:bottom w:val="nil"/>
                <w:right w:val="nil"/>
                <w:between w:val="nil"/>
              </w:pBdr>
              <w:spacing w:after="0" w:line="240" w:lineRule="auto"/>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684D2A" w:rsidP="002347B9" w:rsidRDefault="00684D2A" w14:paraId="5CB9D86B" w14:textId="60C95CD1">
            <w:pPr>
              <w:widowControl w:val="0"/>
              <w:pBdr>
                <w:top w:val="nil"/>
                <w:left w:val="nil"/>
                <w:bottom w:val="nil"/>
                <w:right w:val="nil"/>
                <w:between w:val="nil"/>
              </w:pBdr>
              <w:spacing w:after="0" w:line="240" w:lineRule="auto"/>
            </w:pP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684D2A" w:rsidP="004C1825" w:rsidRDefault="00684D2A" w14:paraId="5CB9D86C" w14:textId="577D8D4B">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684D2A" w:rsidP="004C1825" w:rsidRDefault="00684D2A" w14:paraId="5111B05C"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684D2A" w:rsidP="004C1825" w:rsidRDefault="00684D2A" w14:paraId="3192968B"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684D2A" w:rsidP="004C1825" w:rsidRDefault="00684D2A" w14:paraId="3346500D" w14:textId="77777777">
            <w:pPr>
              <w:widowControl w:val="0"/>
              <w:pBdr>
                <w:top w:val="nil"/>
                <w:left w:val="nil"/>
                <w:bottom w:val="nil"/>
                <w:right w:val="nil"/>
                <w:between w:val="nil"/>
              </w:pBdr>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684D2A" w:rsidP="004C1825" w:rsidRDefault="00684D2A" w14:paraId="49EB764C" w14:textId="77777777">
            <w:pPr>
              <w:widowControl w:val="0"/>
              <w:pBdr>
                <w:top w:val="nil"/>
                <w:left w:val="nil"/>
                <w:bottom w:val="nil"/>
                <w:right w:val="nil"/>
                <w:between w:val="nil"/>
              </w:pBdr>
              <w:spacing w:after="0" w:line="240" w:lineRule="auto"/>
            </w:pPr>
          </w:p>
        </w:tc>
      </w:tr>
      <w:tr w:rsidR="00684D2A" w:rsidTr="6BBBE758" w14:paraId="5CB9D875" w14:textId="30A0F7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684D2A" w:rsidRDefault="00684D2A" w14:paraId="5CB9D86E" w14:textId="68FAEAE8">
            <w:pPr>
              <w:spacing w:after="0" w:line="240" w:lineRule="auto"/>
              <w:jc w:val="center"/>
              <w:rPr>
                <w:b/>
              </w:rPr>
            </w:pPr>
            <w:r w:rsidRPr="0067092A">
              <w:rPr>
                <w:b/>
              </w:rPr>
              <w:t>Leaves to Include</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684D2A" w:rsidP="002347B9" w:rsidRDefault="00684D2A" w14:paraId="5CB9D870" w14:textId="2B791903">
            <w:pPr>
              <w:widowControl w:val="0"/>
              <w:pBdr>
                <w:top w:val="nil"/>
                <w:left w:val="nil"/>
                <w:bottom w:val="nil"/>
                <w:right w:val="nil"/>
                <w:between w:val="nil"/>
              </w:pBdr>
              <w:spacing w:after="0" w:line="240" w:lineRule="auto"/>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684D2A" w:rsidP="002347B9" w:rsidRDefault="00684D2A" w14:paraId="5CB9D872" w14:textId="3A500914">
            <w:pPr>
              <w:widowControl w:val="0"/>
              <w:spacing w:after="0" w:line="240" w:lineRule="auto"/>
            </w:pP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684D2A" w:rsidP="002347B9" w:rsidRDefault="00684D2A" w14:paraId="5CB9D874" w14:textId="586874A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684D2A" w:rsidP="006D2C2B" w:rsidRDefault="00684D2A" w14:paraId="6E9279F5"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684D2A" w:rsidP="006D2C2B" w:rsidRDefault="00684D2A" w14:paraId="0AB42816"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684D2A" w:rsidP="006D2C2B" w:rsidRDefault="00684D2A" w14:paraId="4A9E09A9" w14:textId="77777777">
            <w:pPr>
              <w:widowControl w:val="0"/>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684D2A" w:rsidP="006D2C2B" w:rsidRDefault="00684D2A" w14:paraId="2A4F4BF7" w14:textId="77777777">
            <w:pPr>
              <w:widowControl w:val="0"/>
              <w:spacing w:after="0" w:line="240" w:lineRule="auto"/>
            </w:pPr>
          </w:p>
        </w:tc>
      </w:tr>
      <w:tr w:rsidR="00684D2A" w:rsidTr="6BBBE758" w14:paraId="058951E0" w14:textId="5BB29A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684D2A" w:rsidP="00D91D15" w:rsidRDefault="00684D2A" w14:paraId="63DC29F6" w14:textId="77A8F0B9">
            <w:pPr>
              <w:spacing w:after="0" w:line="240" w:lineRule="auto"/>
              <w:jc w:val="center"/>
              <w:rPr>
                <w:b/>
              </w:rPr>
            </w:pPr>
            <w:r w:rsidRPr="0067092A">
              <w:rPr>
                <w:b/>
              </w:rPr>
              <w:t>Considerations</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122156" w:rsidP="00122156" w:rsidRDefault="00122156" w14:paraId="2954E494" w14:textId="77777777">
            <w:r w:rsidRPr="6BBBE758" w:rsidR="63962953">
              <w:rPr>
                <w:lang w:val="en-US"/>
              </w:rPr>
              <w:t>An outcome is one of the possible results of a chance experiment.</w:t>
            </w:r>
          </w:p>
          <w:p w:rsidR="00122156" w:rsidP="00122156" w:rsidRDefault="00122156" w14:paraId="65921E99" w14:textId="08528030">
            <w:r w:rsidRPr="6BBBE758" w:rsidR="63962953">
              <w:rPr>
                <w:lang w:val="en-US"/>
              </w:rPr>
              <w:t>An event can be a single outcome or include multiple outcomes (ie- event of rolling an even number includes outcomes 2,4,6)</w:t>
            </w:r>
          </w:p>
          <w:p w:rsidR="00F347EB" w:rsidP="00122156" w:rsidRDefault="00F347EB" w14:paraId="146DC7C8" w14:textId="75590956">
            <w:r w:rsidRPr="6BBBE758" w:rsidR="3F015CFD">
              <w:rPr>
                <w:lang w:val="en-US"/>
              </w:rPr>
              <w:t xml:space="preserve">Students connect informal likelihood language to locations on the probability scale: impossible </w:t>
            </w:r>
            <w:r w:rsidRPr="6BBBE758" w:rsidR="7EEA61DA">
              <w:rPr>
                <w:lang w:val="en-US"/>
              </w:rPr>
              <w:t xml:space="preserve">is </w:t>
            </w:r>
            <w:r w:rsidRPr="6BBBE758" w:rsidR="3F015CFD">
              <w:rPr>
                <w:lang w:val="en-US"/>
              </w:rPr>
              <w:t xml:space="preserve">0, unlikely </w:t>
            </w:r>
            <w:r w:rsidRPr="6BBBE758" w:rsidR="7EEA61DA">
              <w:rPr>
                <w:lang w:val="en-US"/>
              </w:rPr>
              <w:t>is</w:t>
            </w:r>
            <w:r w:rsidRPr="6BBBE758" w:rsidR="3F015CFD">
              <w:rPr>
                <w:lang w:val="en-US"/>
              </w:rPr>
              <w:t xml:space="preserve"> near 0, neither unlikely nor likely / equally likely </w:t>
            </w:r>
            <w:r w:rsidRPr="6BBBE758" w:rsidR="7EEA61DA">
              <w:rPr>
                <w:lang w:val="en-US"/>
              </w:rPr>
              <w:t>is</w:t>
            </w:r>
            <w:r w:rsidRPr="6BBBE758" w:rsidR="3F015CFD">
              <w:rPr>
                <w:lang w:val="en-US"/>
              </w:rPr>
              <w:t xml:space="preserve"> around 1/2, likely </w:t>
            </w:r>
            <w:r w:rsidRPr="6BBBE758" w:rsidR="7EEA61DA">
              <w:rPr>
                <w:lang w:val="en-US"/>
              </w:rPr>
              <w:t>is</w:t>
            </w:r>
            <w:r w:rsidRPr="6BBBE758" w:rsidR="3F015CFD">
              <w:rPr>
                <w:lang w:val="en-US"/>
              </w:rPr>
              <w:t xml:space="preserve"> near 1, certain </w:t>
            </w:r>
            <w:r w:rsidRPr="6BBBE758" w:rsidR="7EEA61DA">
              <w:rPr>
                <w:lang w:val="en-US"/>
              </w:rPr>
              <w:t>is</w:t>
            </w:r>
            <w:r w:rsidRPr="6BBBE758" w:rsidR="3F015CFD">
              <w:rPr>
                <w:lang w:val="en-US"/>
              </w:rPr>
              <w:t xml:space="preserve"> 1. Formal computation can wait, but the scale should not look binary.</w:t>
            </w:r>
          </w:p>
          <w:p w:rsidR="00122156" w:rsidP="00122156" w:rsidRDefault="00122156" w14:paraId="31ACD3A3" w14:textId="77777777">
            <w:r>
              <w:t xml:space="preserve">At this stage, the only numbers used are 0 for impossible events and 1 for certain events. </w:t>
            </w:r>
          </w:p>
          <w:p w:rsidR="00122156" w:rsidP="00122156" w:rsidRDefault="00122156" w14:paraId="4E3FD7F3" w14:textId="77777777">
            <w:pPr>
              <w:numPr>
                <w:ilvl w:val="0"/>
                <w:numId w:val="14"/>
              </w:numPr>
              <w:tabs>
                <w:tab w:val="clear" w:pos="720"/>
                <w:tab w:val="num" w:pos="404"/>
              </w:tabs>
              <w:spacing w:after="0" w:line="240" w:lineRule="auto"/>
              <w:ind w:left="314"/>
            </w:pPr>
            <w:r>
              <w:t>P(E)=0 means the event is impossible</w:t>
            </w:r>
          </w:p>
          <w:p w:rsidR="00684D2A" w:rsidP="00122156" w:rsidRDefault="00122156" w14:paraId="1BA29260" w14:textId="77777777">
            <w:pPr>
              <w:numPr>
                <w:ilvl w:val="0"/>
                <w:numId w:val="14"/>
              </w:numPr>
              <w:tabs>
                <w:tab w:val="clear" w:pos="720"/>
                <w:tab w:val="num" w:pos="404"/>
              </w:tabs>
              <w:spacing w:after="0" w:line="240" w:lineRule="auto"/>
              <w:ind w:left="314"/>
            </w:pPr>
            <w:r>
              <w:t>P(E)=1 means the event is certain</w:t>
            </w:r>
          </w:p>
          <w:p w:rsidR="001650EA" w:rsidP="001650EA" w:rsidRDefault="001650EA" w14:paraId="2061A5D5" w14:textId="77777777">
            <w:pPr>
              <w:tabs>
                <w:tab w:val="num" w:pos="404"/>
              </w:tabs>
              <w:spacing w:after="0" w:line="240" w:lineRule="auto"/>
            </w:pPr>
          </w:p>
          <w:p w:rsidR="001650EA" w:rsidP="001650EA" w:rsidRDefault="001650EA" w14:paraId="1042A294" w14:textId="093FA4FC">
            <w:pPr>
              <w:tabs>
                <w:tab w:val="num" w:pos="404"/>
              </w:tabs>
              <w:spacing w:after="0" w:line="240" w:lineRule="auto"/>
            </w:pPr>
            <w:r w:rsidRPr="6BBBE758" w:rsidR="0A22652E">
              <w:rPr>
                <w:lang w:val="en-US"/>
              </w:rPr>
              <w:t xml:space="preserve">Don’t use the word probability until we define it. </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684D2A" w:rsidP="002347B9" w:rsidRDefault="00684D2A" w14:paraId="6763C3EE" w14:textId="2689F876">
            <w:pPr>
              <w:widowControl w:val="0"/>
              <w:spacing w:after="0" w:line="240" w:lineRule="auto"/>
            </w:pP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684D2A" w:rsidP="00A76B2E" w:rsidRDefault="00684D2A" w14:paraId="79607C31" w14:textId="427FA714">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684D2A" w:rsidP="006D2C2B" w:rsidRDefault="00684D2A" w14:paraId="1596622E" w14:textId="77777777">
            <w:pP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684D2A" w:rsidP="006D2C2B" w:rsidRDefault="00684D2A" w14:paraId="52B8A9D9" w14:textId="77777777">
            <w:pP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684D2A" w:rsidP="006D2C2B" w:rsidRDefault="00684D2A" w14:paraId="711F2FD7" w14:textId="77777777">
            <w:pPr>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684D2A" w:rsidP="006D2C2B" w:rsidRDefault="00684D2A" w14:paraId="6DDE785E" w14:textId="77777777">
            <w:pPr>
              <w:spacing w:after="0" w:line="240" w:lineRule="auto"/>
            </w:pPr>
          </w:p>
        </w:tc>
      </w:tr>
      <w:tr w:rsidR="00684D2A" w:rsidTr="6BBBE758" w14:paraId="5CB9D890" w14:textId="7C330C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684D2A" w:rsidP="00BE4AA3" w:rsidRDefault="00684D2A" w14:paraId="5CB9D877" w14:textId="7532B795">
            <w:pPr>
              <w:spacing w:after="0" w:line="240" w:lineRule="auto"/>
              <w:jc w:val="center"/>
              <w:rPr>
                <w:b/>
                <w:i/>
              </w:rPr>
            </w:pPr>
            <w:r w:rsidRPr="0067092A">
              <w:rPr>
                <w:b/>
              </w:rPr>
              <w:t>Required Skills/Cases</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Pr="00BE4AA3" w:rsidR="00684D2A" w:rsidP="002347B9" w:rsidRDefault="00684D2A" w14:paraId="5CB9D87B" w14:textId="55EEAC56">
            <w:pPr>
              <w:widowControl w:val="0"/>
              <w:spacing w:after="0" w:line="240" w:lineRule="auto"/>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Pr="00BE4AA3" w:rsidR="00684D2A" w:rsidP="002347B9" w:rsidRDefault="00684D2A" w14:paraId="5CB9D885" w14:textId="21265098">
            <w:pPr>
              <w:widowControl w:val="0"/>
              <w:spacing w:after="0" w:line="240" w:lineRule="auto"/>
            </w:pP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Pr="00BE4AA3" w:rsidR="00684D2A" w:rsidP="002347B9" w:rsidRDefault="00684D2A" w14:paraId="5CB9D88F" w14:textId="160D8EA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684D2A" w:rsidP="006D2C2B" w:rsidRDefault="00684D2A" w14:paraId="736B335F"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684D2A" w:rsidP="006D2C2B" w:rsidRDefault="00684D2A" w14:paraId="57FEADF1"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684D2A" w:rsidP="006D2C2B" w:rsidRDefault="00684D2A" w14:paraId="1E87C8FC" w14:textId="77777777">
            <w:pPr>
              <w:widowControl w:val="0"/>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684D2A" w:rsidP="006D2C2B" w:rsidRDefault="00684D2A" w14:paraId="4D6DBB86" w14:textId="77777777">
            <w:pPr>
              <w:widowControl w:val="0"/>
              <w:spacing w:after="0" w:line="240" w:lineRule="auto"/>
            </w:pPr>
          </w:p>
        </w:tc>
      </w:tr>
      <w:tr w:rsidR="00684D2A" w:rsidTr="6BBBE758" w14:paraId="5CB9D897" w14:textId="19C3C28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684D2A" w:rsidP="00D91D15" w:rsidRDefault="00684D2A" w14:paraId="5CB9D891" w14:textId="77777777">
            <w:pPr>
              <w:spacing w:after="0" w:line="240" w:lineRule="auto"/>
              <w:jc w:val="center"/>
              <w:rPr>
                <w:b/>
              </w:rPr>
            </w:pPr>
            <w:r w:rsidRPr="0067092A">
              <w:rPr>
                <w:b/>
              </w:rPr>
              <w:t>Misconceptions</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684D2A" w:rsidP="002347B9" w:rsidRDefault="00684D2A" w14:paraId="5CB9D894" w14:textId="74025A2D">
            <w:pPr>
              <w:widowControl w:val="0"/>
              <w:spacing w:after="0" w:line="240" w:lineRule="auto"/>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684D2A" w:rsidP="00D91D15" w:rsidRDefault="00684D2A" w14:paraId="5CB9D895" w14:textId="77777777">
            <w:pPr>
              <w:widowControl w:val="0"/>
              <w:pBdr>
                <w:top w:val="nil"/>
                <w:left w:val="nil"/>
                <w:bottom w:val="nil"/>
                <w:right w:val="nil"/>
                <w:between w:val="nil"/>
              </w:pBdr>
              <w:spacing w:after="0" w:line="240" w:lineRule="auto"/>
              <w:ind w:left="360" w:hanging="360"/>
            </w:pP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684D2A" w:rsidP="00D91D15" w:rsidRDefault="00684D2A" w14:paraId="5CB9D896"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684D2A" w:rsidP="00D91D15" w:rsidRDefault="00684D2A" w14:paraId="4D8B0EE3"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684D2A" w:rsidP="00D91D15" w:rsidRDefault="00684D2A" w14:paraId="62C3F1BD"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684D2A" w:rsidP="00D91D15" w:rsidRDefault="00684D2A" w14:paraId="329ACD6A" w14:textId="77777777">
            <w:pPr>
              <w:widowControl w:val="0"/>
              <w:pBdr>
                <w:top w:val="nil"/>
                <w:left w:val="nil"/>
                <w:bottom w:val="nil"/>
                <w:right w:val="nil"/>
                <w:between w:val="nil"/>
              </w:pBdr>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684D2A" w:rsidP="00D91D15" w:rsidRDefault="00684D2A" w14:paraId="06097408" w14:textId="77777777">
            <w:pPr>
              <w:widowControl w:val="0"/>
              <w:pBdr>
                <w:top w:val="nil"/>
                <w:left w:val="nil"/>
                <w:bottom w:val="nil"/>
                <w:right w:val="nil"/>
                <w:between w:val="nil"/>
              </w:pBdr>
              <w:spacing w:after="0" w:line="240" w:lineRule="auto"/>
            </w:pPr>
          </w:p>
        </w:tc>
      </w:tr>
      <w:tr w:rsidRPr="00B348D0" w:rsidR="00684D2A" w:rsidTr="6BBBE758" w14:paraId="5CB9D8A3" w14:textId="6DF5E8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684D2A" w:rsidP="00D91D15" w:rsidRDefault="00684D2A" w14:paraId="5CB9D89F" w14:textId="77777777">
            <w:pPr>
              <w:spacing w:after="0" w:line="240" w:lineRule="auto"/>
              <w:jc w:val="center"/>
              <w:rPr>
                <w:b/>
              </w:rPr>
            </w:pPr>
            <w:r w:rsidRPr="0067092A">
              <w:rPr>
                <w:b/>
                <w:lang w:val="en-US"/>
              </w:rPr>
              <w:t>Existing Product Reference, if any</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Pr="00B348D0" w:rsidR="000303F2" w:rsidP="00D91D15" w:rsidRDefault="00B348D0" w14:paraId="5CB9D8A0" w14:textId="7A4AB228">
            <w:pPr>
              <w:widowControl w:val="0"/>
              <w:pBdr>
                <w:top w:val="nil"/>
                <w:left w:val="nil"/>
                <w:bottom w:val="nil"/>
                <w:right w:val="nil"/>
                <w:between w:val="nil"/>
              </w:pBdr>
              <w:spacing w:after="0" w:line="240" w:lineRule="auto"/>
              <w:rPr>
                <w:lang w:val="pt-BR"/>
              </w:rPr>
            </w:pPr>
            <w:r w:rsidRPr="00B348D0">
              <w:rPr>
                <w:lang w:val="pt-BR"/>
              </w:rPr>
              <w:t>EM2 Grade 7 Module 6 Lesson 1 (focus o</w:t>
            </w:r>
            <w:r>
              <w:rPr>
                <w:lang w:val="pt-BR"/>
              </w:rPr>
              <w:t>n spinner activity)</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Pr="00B348D0" w:rsidR="0066123A" w:rsidP="00D91D15" w:rsidRDefault="0066123A" w14:paraId="5CB9D8A1" w14:textId="67B8342E">
            <w:pPr>
              <w:widowControl w:val="0"/>
              <w:spacing w:after="0" w:line="240" w:lineRule="auto"/>
              <w:rPr>
                <w:lang w:val="pt-BR"/>
              </w:rPr>
            </w:pP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Pr="00B348D0" w:rsidR="00684D2A" w:rsidP="00D91D15" w:rsidRDefault="00684D2A" w14:paraId="5CB9D8A2" w14:textId="77777777">
            <w:pPr>
              <w:widowControl w:val="0"/>
              <w:pBdr>
                <w:top w:val="nil"/>
                <w:left w:val="nil"/>
                <w:bottom w:val="nil"/>
                <w:right w:val="nil"/>
                <w:between w:val="nil"/>
              </w:pBdr>
              <w:spacing w:after="0" w:line="240" w:lineRule="auto"/>
              <w:rPr>
                <w:lang w:val="pt-BR"/>
              </w:rPr>
            </w:pPr>
          </w:p>
        </w:tc>
        <w:tc>
          <w:tcPr>
            <w:tcW w:w="4032" w:type="dxa"/>
            <w:tcBorders>
              <w:top w:val="single" w:color="auto" w:sz="4" w:space="0"/>
              <w:left w:val="single" w:color="auto" w:sz="4" w:space="0"/>
              <w:bottom w:val="single" w:color="auto" w:sz="4" w:space="0"/>
              <w:right w:val="single" w:color="auto" w:sz="4" w:space="0"/>
            </w:tcBorders>
            <w:tcMar/>
          </w:tcPr>
          <w:p w:rsidRPr="00B348D0" w:rsidR="00684D2A" w:rsidP="00D91D15" w:rsidRDefault="00684D2A" w14:paraId="4B47970F" w14:textId="77777777">
            <w:pPr>
              <w:widowControl w:val="0"/>
              <w:pBdr>
                <w:top w:val="nil"/>
                <w:left w:val="nil"/>
                <w:bottom w:val="nil"/>
                <w:right w:val="nil"/>
                <w:between w:val="nil"/>
              </w:pBdr>
              <w:spacing w:after="0" w:line="240" w:lineRule="auto"/>
              <w:rPr>
                <w:lang w:val="pt-BR"/>
              </w:rPr>
            </w:pPr>
          </w:p>
        </w:tc>
        <w:tc>
          <w:tcPr>
            <w:tcW w:w="4032" w:type="dxa"/>
            <w:tcBorders>
              <w:top w:val="single" w:color="auto" w:sz="4" w:space="0"/>
              <w:left w:val="single" w:color="auto" w:sz="4" w:space="0"/>
              <w:bottom w:val="single" w:color="auto" w:sz="4" w:space="0"/>
              <w:right w:val="single" w:color="auto" w:sz="4" w:space="0"/>
            </w:tcBorders>
            <w:tcMar/>
          </w:tcPr>
          <w:p w:rsidRPr="00B348D0" w:rsidR="00684D2A" w:rsidP="00D91D15" w:rsidRDefault="00684D2A" w14:paraId="0613F5E3" w14:textId="77777777">
            <w:pPr>
              <w:widowControl w:val="0"/>
              <w:pBdr>
                <w:top w:val="nil"/>
                <w:left w:val="nil"/>
                <w:bottom w:val="nil"/>
                <w:right w:val="nil"/>
                <w:between w:val="nil"/>
              </w:pBdr>
              <w:spacing w:after="0" w:line="240" w:lineRule="auto"/>
              <w:rPr>
                <w:lang w:val="pt-BR"/>
              </w:rPr>
            </w:pPr>
          </w:p>
        </w:tc>
        <w:tc>
          <w:tcPr>
            <w:tcW w:w="4032" w:type="dxa"/>
            <w:tcBorders>
              <w:top w:val="single" w:color="auto" w:sz="4" w:space="0"/>
              <w:left w:val="single" w:color="auto" w:sz="4" w:space="0"/>
              <w:bottom w:val="single" w:color="auto" w:sz="4" w:space="0"/>
              <w:right w:val="single" w:color="auto" w:sz="4" w:space="0"/>
            </w:tcBorders>
            <w:tcMar/>
          </w:tcPr>
          <w:p w:rsidRPr="00B348D0" w:rsidR="00684D2A" w:rsidP="00D91D15" w:rsidRDefault="00684D2A" w14:paraId="59B0D5D2" w14:textId="77777777">
            <w:pPr>
              <w:widowControl w:val="0"/>
              <w:pBdr>
                <w:top w:val="nil"/>
                <w:left w:val="nil"/>
                <w:bottom w:val="nil"/>
                <w:right w:val="nil"/>
                <w:between w:val="nil"/>
              </w:pBdr>
              <w:spacing w:after="0" w:line="240" w:lineRule="auto"/>
              <w:rPr>
                <w:lang w:val="pt-BR"/>
              </w:rPr>
            </w:pPr>
          </w:p>
        </w:tc>
        <w:tc>
          <w:tcPr>
            <w:tcW w:w="4032" w:type="dxa"/>
            <w:gridSpan w:val="2"/>
            <w:tcBorders>
              <w:top w:val="single" w:color="auto" w:sz="4" w:space="0"/>
              <w:left w:val="single" w:color="auto" w:sz="4" w:space="0"/>
              <w:bottom w:val="single" w:color="auto" w:sz="4" w:space="0"/>
              <w:right w:val="single" w:color="auto" w:sz="4" w:space="0"/>
            </w:tcBorders>
            <w:tcMar/>
          </w:tcPr>
          <w:p w:rsidRPr="00B348D0" w:rsidR="00684D2A" w:rsidP="00D91D15" w:rsidRDefault="00684D2A" w14:paraId="0DE80940" w14:textId="77777777">
            <w:pPr>
              <w:widowControl w:val="0"/>
              <w:pBdr>
                <w:top w:val="nil"/>
                <w:left w:val="nil"/>
                <w:bottom w:val="nil"/>
                <w:right w:val="nil"/>
                <w:between w:val="nil"/>
              </w:pBdr>
              <w:spacing w:after="0" w:line="240" w:lineRule="auto"/>
              <w:rPr>
                <w:lang w:val="pt-BR"/>
              </w:rPr>
            </w:pPr>
          </w:p>
        </w:tc>
      </w:tr>
      <w:tr w:rsidR="00684D2A" w:rsidTr="6BBBE758" w14:paraId="5CB9D8A8" w14:textId="61BEB3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684D2A" w:rsidP="00D91D15" w:rsidRDefault="00684D2A" w14:paraId="5CB9D8A4" w14:textId="1B64278C">
            <w:pPr>
              <w:spacing w:after="0" w:line="240" w:lineRule="auto"/>
              <w:jc w:val="center"/>
              <w:rPr>
                <w:b/>
                <w:lang w:val="en-US"/>
              </w:rPr>
            </w:pPr>
            <w:r w:rsidRPr="0067092A">
              <w:rPr>
                <w:b/>
                <w:lang w:val="en-US"/>
              </w:rPr>
              <w:t>Grade (or Leaf)</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684D2A" w:rsidP="00D91D15" w:rsidRDefault="008701F5" w14:paraId="5CB9D8A5" w14:textId="6019AAE1">
            <w:pPr>
              <w:widowControl w:val="0"/>
              <w:pBdr>
                <w:top w:val="nil"/>
                <w:left w:val="nil"/>
                <w:bottom w:val="nil"/>
                <w:right w:val="nil"/>
                <w:between w:val="nil"/>
              </w:pBdr>
              <w:spacing w:after="0" w:line="240" w:lineRule="auto"/>
            </w:pPr>
            <w:r>
              <w:t xml:space="preserve">6 or </w:t>
            </w:r>
            <w:r w:rsidR="003F4C1D">
              <w:t>7</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684D2A" w:rsidP="00D91D15" w:rsidRDefault="00684D2A" w14:paraId="5CB9D8A6" w14:textId="1E80339B">
            <w:pPr>
              <w:widowControl w:val="0"/>
              <w:pBdr>
                <w:top w:val="nil"/>
                <w:left w:val="nil"/>
                <w:bottom w:val="nil"/>
                <w:right w:val="nil"/>
                <w:between w:val="nil"/>
              </w:pBdr>
              <w:spacing w:after="0" w:line="240" w:lineRule="auto"/>
            </w:pP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684D2A" w:rsidP="00D91D15" w:rsidRDefault="00684D2A" w14:paraId="5CB9D8A7" w14:textId="20B6C3BF">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684D2A" w:rsidP="00D91D15" w:rsidRDefault="00684D2A" w14:paraId="4DF195EC" w14:textId="3AE1138F">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684D2A" w:rsidP="00D91D15" w:rsidRDefault="00684D2A" w14:paraId="208A6BAF"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684D2A" w:rsidP="00D91D15" w:rsidRDefault="00684D2A" w14:paraId="2FCDE1E2" w14:textId="77777777">
            <w:pPr>
              <w:widowControl w:val="0"/>
              <w:pBdr>
                <w:top w:val="nil"/>
                <w:left w:val="nil"/>
                <w:bottom w:val="nil"/>
                <w:right w:val="nil"/>
                <w:between w:val="nil"/>
              </w:pBdr>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684D2A" w:rsidP="00D91D15" w:rsidRDefault="00684D2A" w14:paraId="6BEEB1C0" w14:textId="77777777">
            <w:pPr>
              <w:widowControl w:val="0"/>
              <w:pBdr>
                <w:top w:val="nil"/>
                <w:left w:val="nil"/>
                <w:bottom w:val="nil"/>
                <w:right w:val="nil"/>
                <w:between w:val="nil"/>
              </w:pBdr>
              <w:spacing w:after="0" w:line="240" w:lineRule="auto"/>
            </w:pPr>
          </w:p>
        </w:tc>
      </w:tr>
      <w:tr w:rsidR="00684D2A" w:rsidTr="6BBBE758" w14:paraId="5CB9D8AE" w14:textId="7C9323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684D2A" w:rsidP="00D91D15" w:rsidRDefault="00684D2A" w14:paraId="5CB9D8A9" w14:textId="6C4DDE5A">
            <w:pPr>
              <w:spacing w:after="0" w:line="240" w:lineRule="auto"/>
              <w:jc w:val="center"/>
              <w:rPr>
                <w:b/>
              </w:rPr>
            </w:pPr>
            <w:r w:rsidRPr="0067092A">
              <w:rPr>
                <w:b/>
              </w:rPr>
              <w:lastRenderedPageBreak/>
              <w:t>Notes related to Standards, Grade, or Leaf</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684D2A" w:rsidP="00D91D15" w:rsidRDefault="00906D3B" w14:paraId="7F4EA8E3" w14:textId="77777777">
            <w:pPr>
              <w:widowControl w:val="0"/>
              <w:spacing w:after="0" w:line="240" w:lineRule="auto"/>
            </w:pPr>
            <w:r w:rsidRPr="00906D3B">
              <w:t>7.SP.C.5</w:t>
            </w:r>
          </w:p>
          <w:p w:rsidRPr="00E94382" w:rsidR="008067F2" w:rsidP="008067F2" w:rsidRDefault="008067F2" w14:paraId="6BF791F8" w14:textId="77777777">
            <w:pPr>
              <w:widowControl w:val="0"/>
              <w:spacing w:after="0" w:line="240" w:lineRule="auto"/>
              <w:rPr>
                <w:lang w:val="en-US"/>
              </w:rPr>
            </w:pPr>
            <w:r w:rsidRPr="00E94382">
              <w:rPr>
                <w:lang w:val="en-US"/>
              </w:rPr>
              <w:t>MD.6.DS.A.2</w:t>
            </w:r>
          </w:p>
          <w:p w:rsidRPr="008067F2" w:rsidR="008067F2" w:rsidP="008067F2" w:rsidRDefault="008067F2" w14:paraId="7019F6D3" w14:textId="77777777">
            <w:pPr>
              <w:widowControl w:val="0"/>
              <w:spacing w:after="0" w:line="240" w:lineRule="auto"/>
              <w:rPr>
                <w:lang w:val="en-US"/>
              </w:rPr>
            </w:pPr>
            <w:r w:rsidRPr="008067F2">
              <w:rPr>
                <w:lang w:val="en-US"/>
              </w:rPr>
              <w:t>NE.6.D.3.c</w:t>
            </w:r>
          </w:p>
          <w:p w:rsidRPr="008067F2" w:rsidR="008067F2" w:rsidP="008067F2" w:rsidRDefault="008067F2" w14:paraId="2F1EEBEC" w14:textId="77777777">
            <w:pPr>
              <w:widowControl w:val="0"/>
              <w:spacing w:after="0" w:line="240" w:lineRule="auto"/>
              <w:rPr>
                <w:lang w:val="en-US"/>
              </w:rPr>
            </w:pPr>
            <w:r w:rsidRPr="008067F2">
              <w:rPr>
                <w:lang w:val="en-US"/>
              </w:rPr>
              <w:t>OK.6.D.2.1</w:t>
            </w:r>
          </w:p>
          <w:p w:rsidR="007D4C8E" w:rsidP="00D91D15" w:rsidRDefault="00E94382" w14:paraId="51CBE491" w14:textId="16904791">
            <w:pPr>
              <w:widowControl w:val="0"/>
              <w:spacing w:after="0" w:line="240" w:lineRule="auto"/>
            </w:pPr>
            <w:r>
              <w:t>SC.6.DSPR.2.1</w:t>
            </w:r>
          </w:p>
          <w:p w:rsidR="00BD7200" w:rsidP="00D91D15" w:rsidRDefault="00BD7200" w14:paraId="5CB9D8AB" w14:textId="3D49517E">
            <w:pPr>
              <w:widowControl w:val="0"/>
              <w:spacing w:after="0" w:line="240" w:lineRule="auto"/>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684D2A" w:rsidP="007D4C8E" w:rsidRDefault="00684D2A" w14:paraId="5CB9D8AC" w14:textId="37488425">
            <w:pPr>
              <w:widowControl w:val="0"/>
              <w:spacing w:after="0" w:line="240" w:lineRule="auto"/>
            </w:pP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684D2A" w:rsidP="00D91D15" w:rsidRDefault="00684D2A" w14:paraId="5CB9D8AD"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684D2A" w:rsidP="00D91D15" w:rsidRDefault="00684D2A" w14:paraId="5D96A487"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684D2A" w:rsidP="00D91D15" w:rsidRDefault="00684D2A" w14:paraId="7C94C8A9"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684D2A" w:rsidP="00D91D15" w:rsidRDefault="00684D2A" w14:paraId="6D15179B" w14:textId="77777777">
            <w:pPr>
              <w:widowControl w:val="0"/>
              <w:pBdr>
                <w:top w:val="nil"/>
                <w:left w:val="nil"/>
                <w:bottom w:val="nil"/>
                <w:right w:val="nil"/>
                <w:between w:val="nil"/>
              </w:pBdr>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684D2A" w:rsidP="00D91D15" w:rsidRDefault="00684D2A" w14:paraId="33BA22A3" w14:textId="77777777">
            <w:pPr>
              <w:widowControl w:val="0"/>
              <w:pBdr>
                <w:top w:val="nil"/>
                <w:left w:val="nil"/>
                <w:bottom w:val="nil"/>
                <w:right w:val="nil"/>
                <w:between w:val="nil"/>
              </w:pBdr>
              <w:spacing w:after="0" w:line="240" w:lineRule="auto"/>
            </w:pPr>
          </w:p>
        </w:tc>
      </w:tr>
      <w:tr w:rsidR="00324FDD" w:rsidTr="6BBBE758" w14:paraId="5969E1B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324FDD" w:rsidP="00D91D15" w:rsidRDefault="00324FDD" w14:paraId="40F4A59F" w14:textId="2788D8B0">
            <w:pPr>
              <w:spacing w:after="0" w:line="240" w:lineRule="auto"/>
              <w:jc w:val="center"/>
              <w:rPr>
                <w:b/>
              </w:rPr>
            </w:pPr>
            <w:r>
              <w:rPr>
                <w:b/>
              </w:rPr>
              <w:t>Notes for Intervention, Extension, or Optional Activities</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324FDD" w:rsidP="00D91D15" w:rsidRDefault="00324FDD" w14:paraId="0482A5B9" w14:textId="77777777">
            <w:pPr>
              <w:widowControl w:val="0"/>
              <w:spacing w:after="0" w:line="240" w:lineRule="auto"/>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Pr="6F7F2E7A" w:rsidR="00324FDD" w:rsidP="00D91D15" w:rsidRDefault="00324FDD" w14:paraId="231C5F55" w14:textId="77777777">
            <w:pPr>
              <w:widowControl w:val="0"/>
              <w:spacing w:after="0" w:line="240" w:lineRule="auto"/>
              <w:rPr>
                <w:lang w:val="en-US"/>
              </w:rPr>
            </w:pP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324FDD" w:rsidP="00D91D15" w:rsidRDefault="00324FDD" w14:paraId="12821167"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324FDD" w:rsidP="00D91D15" w:rsidRDefault="00324FDD" w14:paraId="22E267DF"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324FDD" w:rsidP="00D91D15" w:rsidRDefault="00324FDD" w14:paraId="62B7AC7A"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324FDD" w:rsidP="00D91D15" w:rsidRDefault="00324FDD" w14:paraId="3B60B5B0" w14:textId="77777777">
            <w:pPr>
              <w:widowControl w:val="0"/>
              <w:pBdr>
                <w:top w:val="nil"/>
                <w:left w:val="nil"/>
                <w:bottom w:val="nil"/>
                <w:right w:val="nil"/>
                <w:between w:val="nil"/>
              </w:pBdr>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324FDD" w:rsidP="00D91D15" w:rsidRDefault="00324FDD" w14:paraId="0826F3F6" w14:textId="77777777">
            <w:pPr>
              <w:widowControl w:val="0"/>
              <w:pBdr>
                <w:top w:val="nil"/>
                <w:left w:val="nil"/>
                <w:bottom w:val="nil"/>
                <w:right w:val="nil"/>
                <w:between w:val="nil"/>
              </w:pBdr>
              <w:spacing w:after="0" w:line="240" w:lineRule="auto"/>
            </w:pPr>
          </w:p>
        </w:tc>
      </w:tr>
      <w:tr w:rsidR="00684D2A" w:rsidTr="6BBBE758" w14:paraId="713F1B02" w14:textId="6CBBCD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684D2A" w:rsidP="00D91D15" w:rsidRDefault="00684D2A" w14:paraId="3119DB46" w14:textId="281AB45A">
            <w:pPr>
              <w:spacing w:after="0" w:line="240" w:lineRule="auto"/>
              <w:jc w:val="center"/>
              <w:rPr>
                <w:b/>
              </w:rPr>
            </w:pPr>
            <w:r w:rsidRPr="0067092A">
              <w:rPr>
                <w:b/>
              </w:rPr>
              <w:t>Additional Notes</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684D2A" w:rsidP="00D91D15" w:rsidRDefault="00E13CA3" w14:paraId="47FDCF1E" w14:textId="062C0ACC">
            <w:pPr>
              <w:widowControl w:val="0"/>
              <w:spacing w:after="0" w:line="240" w:lineRule="auto"/>
            </w:pPr>
            <w:r>
              <w:t>1 instructional day</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Pr="6F7F2E7A" w:rsidR="00684D2A" w:rsidP="00D91D15" w:rsidRDefault="00684D2A" w14:paraId="6EFF7EB3" w14:textId="77777777">
            <w:pPr>
              <w:widowControl w:val="0"/>
              <w:spacing w:after="0" w:line="240" w:lineRule="auto"/>
              <w:rPr>
                <w:lang w:val="en-US"/>
              </w:rPr>
            </w:pP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684D2A" w:rsidP="00D91D15" w:rsidRDefault="00684D2A" w14:paraId="5AAC79D5"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684D2A" w:rsidP="00D91D15" w:rsidRDefault="00684D2A" w14:paraId="25CAD44B"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684D2A" w:rsidP="00D91D15" w:rsidRDefault="00684D2A" w14:paraId="6E558FAE"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684D2A" w:rsidP="00D91D15" w:rsidRDefault="00684D2A" w14:paraId="5AD2B4E0" w14:textId="77777777">
            <w:pPr>
              <w:widowControl w:val="0"/>
              <w:pBdr>
                <w:top w:val="nil"/>
                <w:left w:val="nil"/>
                <w:bottom w:val="nil"/>
                <w:right w:val="nil"/>
                <w:between w:val="nil"/>
              </w:pBdr>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684D2A" w:rsidP="00D91D15" w:rsidRDefault="00684D2A" w14:paraId="7BCCB064" w14:textId="77777777">
            <w:pPr>
              <w:widowControl w:val="0"/>
              <w:pBdr>
                <w:top w:val="nil"/>
                <w:left w:val="nil"/>
                <w:bottom w:val="nil"/>
                <w:right w:val="nil"/>
                <w:between w:val="nil"/>
              </w:pBdr>
              <w:spacing w:after="0" w:line="240" w:lineRule="auto"/>
            </w:pPr>
          </w:p>
        </w:tc>
      </w:tr>
    </w:tbl>
    <w:p w:rsidR="0016147A" w:rsidP="00E0509D" w:rsidRDefault="0016147A" w14:paraId="5CB9D8BA" w14:textId="2A190231">
      <w:bookmarkStart w:name="_vkfwfzt3b333" w:colFirst="0" w:colLast="0" w:id="6"/>
      <w:bookmarkEnd w:id="6"/>
    </w:p>
    <w:p w:rsidRPr="00086B12" w:rsidR="002347B9" w:rsidP="002347B9" w:rsidRDefault="002347B9" w14:paraId="7F27DDC6" w14:textId="77777777">
      <w:pPr>
        <w:rPr>
          <w:b/>
          <w:bCs/>
          <w:color w:val="0070C0"/>
          <w:sz w:val="28"/>
          <w:szCs w:val="28"/>
        </w:rPr>
      </w:pPr>
    </w:p>
    <w:p w:rsidR="002347B9" w:rsidP="002347B9" w:rsidRDefault="002347B9" w14:paraId="3773E878" w14:textId="6232F423">
      <w:pPr>
        <w:pStyle w:val="Heading3"/>
        <w:rPr>
          <w:lang w:val="en-US"/>
        </w:rPr>
      </w:pPr>
      <w:r w:rsidRPr="6F7F2E7A">
        <w:rPr>
          <w:lang w:val="en-US"/>
        </w:rPr>
        <w:t xml:space="preserve">Concept/Skill: </w:t>
      </w:r>
      <w:r w:rsidR="008E09FB">
        <w:t xml:space="preserve">Define probability and determine </w:t>
      </w:r>
      <w:commentRangeStart w:id="7"/>
      <w:r w:rsidR="008E09FB">
        <w:t xml:space="preserve">the </w:t>
      </w:r>
      <w:commentRangeEnd w:id="7"/>
      <w:r w:rsidR="00A81D90">
        <w:rPr>
          <w:rStyle w:val="CommentReference"/>
          <w:sz w:val="28"/>
          <w:szCs w:val="28"/>
        </w:rPr>
        <w:commentReference w:id="7"/>
      </w:r>
      <w:r w:rsidR="008E09FB">
        <w:t>probability of events for single-stage experiments.</w:t>
      </w:r>
    </w:p>
    <w:p w:rsidRPr="00913543" w:rsidR="002347B9" w:rsidP="002347B9" w:rsidRDefault="002347B9" w14:paraId="74AA2107" w14:textId="77777777">
      <w:pPr>
        <w:rPr>
          <w:lang w:val="en-US"/>
        </w:rPr>
      </w:pPr>
    </w:p>
    <w:tbl>
      <w:tblPr>
        <w:tblStyle w:val="a0"/>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2347B9" w:rsidTr="6BBBE758" w14:paraId="1950503F" w14:textId="77777777">
        <w:trPr>
          <w:gridAfter w:val="1"/>
          <w:wAfter w:w="69" w:type="dxa"/>
        </w:trPr>
        <w:tc>
          <w:tcPr>
            <w:tcW w:w="2160" w:type="dxa"/>
            <w:tcBorders>
              <w:top w:val="single" w:color="auto" w:sz="4" w:space="0"/>
              <w:left w:val="single" w:color="auto" w:sz="4" w:space="0"/>
              <w:bottom w:val="single" w:color="auto" w:sz="4" w:space="0"/>
              <w:right w:val="single" w:color="auto" w:sz="4" w:space="0"/>
            </w:tcBorders>
            <w:shd w:val="clear" w:color="auto" w:fill="DBE5F1" w:themeFill="accent1" w:themeFillTint="33"/>
            <w:tcMar/>
          </w:tcPr>
          <w:p w:rsidRPr="00B34128" w:rsidR="002347B9" w:rsidP="00097249" w:rsidRDefault="002347B9" w14:paraId="3DC1F6CA" w14:textId="77777777">
            <w:pPr>
              <w:jc w:val="center"/>
              <w:rPr>
                <w:b/>
                <w:bCs/>
                <w:lang w:val="en-US"/>
              </w:rPr>
            </w:pPr>
            <w:r w:rsidRPr="0067092A">
              <w:rPr>
                <w:b/>
                <w:bCs/>
                <w:lang w:val="en-US"/>
              </w:rPr>
              <w:t>Goal</w:t>
            </w:r>
          </w:p>
        </w:tc>
        <w:tc>
          <w:tcPr>
            <w:tcW w:w="28155" w:type="dxa"/>
            <w:gridSpan w:val="7"/>
            <w:tcBorders>
              <w:top w:val="single" w:color="auto" w:sz="4" w:space="0"/>
              <w:left w:val="single" w:color="auto" w:sz="4" w:space="0"/>
              <w:bottom w:val="single" w:color="auto" w:sz="4" w:space="0"/>
              <w:right w:val="single" w:color="auto" w:sz="4" w:space="0"/>
            </w:tcBorders>
            <w:tcMar/>
          </w:tcPr>
          <w:p w:rsidRPr="6F7F2E7A" w:rsidR="002347B9" w:rsidP="00097249" w:rsidRDefault="001F64DC" w14:paraId="552576ED" w14:textId="65B9A375">
            <w:pPr>
              <w:widowControl w:val="0"/>
              <w:pBdr>
                <w:top w:val="nil"/>
                <w:left w:val="nil"/>
                <w:bottom w:val="nil"/>
                <w:right w:val="nil"/>
                <w:between w:val="nil"/>
              </w:pBdr>
              <w:spacing w:after="0" w:line="240" w:lineRule="auto"/>
              <w:rPr>
                <w:lang w:val="en-US"/>
              </w:rPr>
            </w:pPr>
            <w:r>
              <w:t>Assign a value between 0 and 1 to an event.</w:t>
            </w:r>
          </w:p>
        </w:tc>
      </w:tr>
      <w:tr w:rsidR="002347B9" w:rsidTr="6BBBE758" w14:paraId="282ACE3D" w14:textId="77777777">
        <w:trPr>
          <w:gridAfter w:val="1"/>
          <w:wAfter w:w="69" w:type="dxa"/>
        </w:trPr>
        <w:tc>
          <w:tcPr>
            <w:tcW w:w="2160" w:type="dxa"/>
            <w:tcBorders>
              <w:top w:val="single" w:color="auto" w:sz="4" w:space="0"/>
              <w:left w:val="single" w:color="auto" w:sz="4" w:space="0"/>
              <w:bottom w:val="single" w:color="auto" w:sz="4" w:space="0"/>
              <w:right w:val="single" w:color="auto" w:sz="4" w:space="0"/>
            </w:tcBorders>
            <w:shd w:val="clear" w:color="auto" w:fill="DBE5F1" w:themeFill="accent1" w:themeFillTint="33"/>
            <w:tcMar/>
          </w:tcPr>
          <w:p w:rsidRPr="00B34128" w:rsidR="002347B9" w:rsidP="00097249" w:rsidRDefault="002347B9" w14:paraId="392334D0" w14:textId="77777777">
            <w:pPr>
              <w:jc w:val="center"/>
              <w:rPr>
                <w:b/>
                <w:bCs/>
                <w:lang w:val="en-US"/>
              </w:rPr>
            </w:pPr>
            <w:r w:rsidRPr="0067092A">
              <w:rPr>
                <w:b/>
                <w:bCs/>
                <w:lang w:val="en-US"/>
              </w:rPr>
              <w:t>Student-Facing Example</w:t>
            </w:r>
          </w:p>
        </w:tc>
        <w:tc>
          <w:tcPr>
            <w:tcW w:w="28155" w:type="dxa"/>
            <w:gridSpan w:val="7"/>
            <w:tcBorders>
              <w:top w:val="single" w:color="auto" w:sz="4" w:space="0"/>
              <w:left w:val="single" w:color="auto" w:sz="4" w:space="0"/>
              <w:bottom w:val="single" w:color="auto" w:sz="4" w:space="0"/>
              <w:right w:val="single" w:color="auto" w:sz="4" w:space="0"/>
            </w:tcBorders>
            <w:tcMar/>
          </w:tcPr>
          <w:p w:rsidRPr="6F7F2E7A" w:rsidR="002347B9" w:rsidP="00097249" w:rsidRDefault="005B35B5" w14:paraId="16ADE4AF" w14:textId="6A76D83D">
            <w:pPr>
              <w:widowControl w:val="0"/>
              <w:pBdr>
                <w:top w:val="nil"/>
                <w:left w:val="nil"/>
                <w:bottom w:val="nil"/>
                <w:right w:val="nil"/>
                <w:between w:val="nil"/>
              </w:pBdr>
              <w:spacing w:after="0" w:line="240" w:lineRule="auto"/>
              <w:rPr>
                <w:lang w:val="en-US"/>
              </w:rPr>
            </w:pPr>
            <w:r w:rsidRPr="00602CE2">
              <w:rPr>
                <w:noProof/>
              </w:rPr>
              <w:drawing>
                <wp:inline distT="0" distB="0" distL="0" distR="0" wp14:anchorId="6C528522" wp14:editId="27B20F76">
                  <wp:extent cx="3395133" cy="2050201"/>
                  <wp:effectExtent l="0" t="0" r="0" b="7620"/>
                  <wp:docPr id="1159401353" name="Picture 1">
                    <a:extLst xmlns:a="http://schemas.openxmlformats.org/drawingml/2006/main">
                      <a:ext uri="{FF2B5EF4-FFF2-40B4-BE49-F238E27FC236}">
                        <a16:creationId xmlns:a16="http://schemas.microsoft.com/office/drawing/2014/main" id="{6BFC3A37-7665-450C-ACBA-282548CDA6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01353" name=""/>
                          <pic:cNvPicPr/>
                        </pic:nvPicPr>
                        <pic:blipFill>
                          <a:blip r:embed="rId14"/>
                          <a:stretch>
                            <a:fillRect/>
                          </a:stretch>
                        </pic:blipFill>
                        <pic:spPr>
                          <a:xfrm>
                            <a:off x="0" y="0"/>
                            <a:ext cx="3409744" cy="2059024"/>
                          </a:xfrm>
                          <a:prstGeom prst="rect">
                            <a:avLst/>
                          </a:prstGeom>
                        </pic:spPr>
                      </pic:pic>
                    </a:graphicData>
                  </a:graphic>
                </wp:inline>
              </w:drawing>
            </w:r>
          </w:p>
        </w:tc>
      </w:tr>
      <w:tr w:rsidR="002347B9" w:rsidTr="6BBBE758" w14:paraId="4F09E3B2"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2347B9" w:rsidP="00097249" w:rsidRDefault="008E2DE7" w14:paraId="0D36CAA3" w14:textId="7EC443C7">
            <w:pPr>
              <w:spacing w:after="0" w:line="240" w:lineRule="auto"/>
              <w:jc w:val="center"/>
              <w:rPr>
                <w:b/>
              </w:rPr>
            </w:pPr>
            <w:r>
              <w:rPr>
                <w:b/>
              </w:rPr>
              <w:t>Knowledge Graph Node</w:t>
            </w:r>
          </w:p>
        </w:tc>
        <w:tc>
          <w:tcPr>
            <w:tcW w:w="4032" w:type="dxa"/>
            <w:tcBorders>
              <w:top w:val="single" w:color="000000" w:themeColor="text1" w:sz="8"/>
              <w:left w:val="single" w:color="000000" w:themeColor="text1" w:sz="8"/>
              <w:bottom w:val="single" w:color="000000" w:themeColor="text1" w:sz="8"/>
              <w:right w:val="single" w:color="000000" w:themeColor="text1" w:sz="8"/>
            </w:tcBorders>
            <w:shd w:val="clear" w:color="auto" w:fill="92CDDC" w:themeFill="accent5" w:themeFillTint="99"/>
            <w:tcMar>
              <w:top w:w="100" w:type="dxa"/>
              <w:left w:w="100" w:type="dxa"/>
              <w:bottom w:w="100" w:type="dxa"/>
              <w:right w:w="100" w:type="dxa"/>
            </w:tcMar>
          </w:tcPr>
          <w:p w:rsidR="00FD0F85" w:rsidP="6BBBE758" w:rsidRDefault="00D2620B" w14:paraId="0A0885D7" w14:textId="2C9CE6E5">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pPr>
            <w:r w:rsidRPr="6BBBE758" w:rsidR="1B855865">
              <w:rPr>
                <w:lang w:val="en-US"/>
              </w:rPr>
              <w:t>For a single-stage chance experiment, determine the sample space and assign probabilities to outcomes to develop a probability model</w:t>
            </w:r>
            <w:r w:rsidRPr="6BBBE758" w:rsidR="57261F45">
              <w:rPr>
                <w:lang w:val="en-US"/>
              </w:rPr>
              <w:t>.</w:t>
            </w:r>
          </w:p>
        </w:tc>
        <w:tc>
          <w:tcPr>
            <w:tcW w:w="4032" w:type="dxa"/>
            <w:tcBorders>
              <w:top w:val="single" w:color="000000" w:themeColor="text1" w:sz="8"/>
              <w:left w:val="single" w:color="000000" w:themeColor="text1" w:sz="8"/>
              <w:bottom w:val="single" w:color="000000" w:themeColor="text1" w:sz="8"/>
              <w:right w:val="single" w:color="000000" w:themeColor="text1" w:sz="8"/>
            </w:tcBorders>
            <w:shd w:val="clear" w:color="auto" w:fill="92CDDC" w:themeFill="accent5" w:themeFillTint="99"/>
            <w:tcMar>
              <w:top w:w="100" w:type="dxa"/>
              <w:left w:w="100" w:type="dxa"/>
              <w:bottom w:w="100" w:type="dxa"/>
              <w:right w:w="100" w:type="dxa"/>
            </w:tcMar>
          </w:tcPr>
          <w:p w:rsidR="002347B9" w:rsidP="6BBBE758" w:rsidRDefault="00DE0811" w14:paraId="04034C8B" w14:textId="72C7DCB2">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pPr>
            <w:r w:rsidRPr="6BBBE758" w:rsidR="6C837F00">
              <w:rPr>
                <w:lang w:val="en-US"/>
              </w:rPr>
              <w:t>Use</w:t>
            </w:r>
            <w:r w:rsidRPr="6BBBE758" w:rsidR="09624243">
              <w:rPr>
                <w:lang w:val="en-US"/>
              </w:rPr>
              <w:t xml:space="preserve"> a</w:t>
            </w:r>
            <w:r w:rsidRPr="6BBBE758" w:rsidR="6C837F00">
              <w:rPr>
                <w:lang w:val="en-US"/>
              </w:rPr>
              <w:t xml:space="preserve"> probability model to calculate</w:t>
            </w:r>
            <w:r w:rsidRPr="6BBBE758" w:rsidR="525770B9">
              <w:rPr>
                <w:lang w:val="en-US"/>
              </w:rPr>
              <w:t xml:space="preserve"> </w:t>
            </w:r>
            <w:r w:rsidRPr="6BBBE758" w:rsidR="09624243">
              <w:rPr>
                <w:lang w:val="en-US"/>
              </w:rPr>
              <w:t xml:space="preserve">the </w:t>
            </w:r>
            <w:r w:rsidRPr="6BBBE758" w:rsidR="525770B9">
              <w:rPr>
                <w:lang w:val="en-US"/>
              </w:rPr>
              <w:t xml:space="preserve">probabilities of events for </w:t>
            </w:r>
            <w:r w:rsidRPr="6BBBE758" w:rsidR="09624243">
              <w:rPr>
                <w:lang w:val="en-US"/>
              </w:rPr>
              <w:t xml:space="preserve">a </w:t>
            </w:r>
            <w:r w:rsidRPr="6BBBE758" w:rsidR="525770B9">
              <w:rPr>
                <w:lang w:val="en-US"/>
              </w:rPr>
              <w:t>chance experiment</w:t>
            </w:r>
            <w:r w:rsidRPr="6BBBE758" w:rsidR="2985D26A">
              <w:rPr>
                <w:lang w:val="en-US"/>
              </w:rPr>
              <w:t>.</w:t>
            </w:r>
          </w:p>
        </w:tc>
        <w:tc>
          <w:tcPr>
            <w:tcW w:w="4032" w:type="dxa"/>
            <w:tcBorders>
              <w:top w:val="single" w:color="000000" w:themeColor="text1" w:sz="8"/>
              <w:left w:val="single" w:color="000000" w:themeColor="text1" w:sz="8"/>
              <w:bottom w:val="single" w:color="000000" w:themeColor="text1" w:sz="8"/>
              <w:right w:val="single" w:color="auto" w:sz="4" w:space="0"/>
            </w:tcBorders>
            <w:shd w:val="clear" w:color="auto" w:fill="FDE9D9" w:themeFill="accent6" w:themeFillTint="33"/>
            <w:tcMar>
              <w:top w:w="100" w:type="dxa"/>
              <w:left w:w="100" w:type="dxa"/>
              <w:bottom w:w="100" w:type="dxa"/>
              <w:right w:w="100" w:type="dxa"/>
            </w:tcMar>
          </w:tcPr>
          <w:p w:rsidR="002347B9" w:rsidP="00097249" w:rsidRDefault="002347B9" w14:paraId="0D9C3642"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shd w:val="clear" w:color="auto" w:fill="FDE9D9" w:themeFill="accent6" w:themeFillTint="33"/>
            <w:tcMar/>
          </w:tcPr>
          <w:p w:rsidRPr="6F7F2E7A" w:rsidR="002347B9" w:rsidP="00097249" w:rsidRDefault="002347B9" w14:paraId="3CDA3993" w14:textId="77777777">
            <w:pPr>
              <w:widowControl w:val="0"/>
              <w:pBdr>
                <w:top w:val="nil"/>
                <w:left w:val="nil"/>
                <w:bottom w:val="nil"/>
                <w:right w:val="nil"/>
                <w:between w:val="nil"/>
              </w:pBdr>
              <w:spacing w:after="0" w:line="240" w:lineRule="auto"/>
              <w:rPr>
                <w:lang w:val="en-US"/>
              </w:rPr>
            </w:pPr>
          </w:p>
        </w:tc>
        <w:tc>
          <w:tcPr>
            <w:tcW w:w="4032" w:type="dxa"/>
            <w:tcBorders>
              <w:top w:val="single" w:color="auto" w:sz="4" w:space="0"/>
              <w:left w:val="single" w:color="auto" w:sz="4" w:space="0"/>
              <w:bottom w:val="single" w:color="auto" w:sz="4" w:space="0"/>
              <w:right w:val="single" w:color="auto" w:sz="4" w:space="0"/>
            </w:tcBorders>
            <w:shd w:val="clear" w:color="auto" w:fill="FDE9D9" w:themeFill="accent6" w:themeFillTint="33"/>
            <w:tcMar/>
          </w:tcPr>
          <w:p w:rsidRPr="6F7F2E7A" w:rsidR="002347B9" w:rsidP="00097249" w:rsidRDefault="002347B9" w14:paraId="1ADF8DB4" w14:textId="77777777">
            <w:pPr>
              <w:widowControl w:val="0"/>
              <w:pBdr>
                <w:top w:val="nil"/>
                <w:left w:val="nil"/>
                <w:bottom w:val="nil"/>
                <w:right w:val="nil"/>
                <w:between w:val="nil"/>
              </w:pBdr>
              <w:spacing w:after="0" w:line="240" w:lineRule="auto"/>
              <w:rPr>
                <w:lang w:val="en-US"/>
              </w:rPr>
            </w:pPr>
          </w:p>
        </w:tc>
        <w:tc>
          <w:tcPr>
            <w:tcW w:w="4032" w:type="dxa"/>
            <w:tcBorders>
              <w:top w:val="single" w:color="auto" w:sz="4" w:space="0"/>
              <w:left w:val="single" w:color="auto" w:sz="4" w:space="0"/>
              <w:bottom w:val="single" w:color="auto" w:sz="4" w:space="0"/>
              <w:right w:val="single" w:color="auto" w:sz="4" w:space="0"/>
            </w:tcBorders>
            <w:shd w:val="clear" w:color="auto" w:fill="FDE9D9" w:themeFill="accent6" w:themeFillTint="33"/>
            <w:tcMar/>
          </w:tcPr>
          <w:p w:rsidRPr="6F7F2E7A" w:rsidR="002347B9" w:rsidP="00097249" w:rsidRDefault="002347B9" w14:paraId="0D4BE8F1" w14:textId="77777777">
            <w:pPr>
              <w:widowControl w:val="0"/>
              <w:pBdr>
                <w:top w:val="nil"/>
                <w:left w:val="nil"/>
                <w:bottom w:val="nil"/>
                <w:right w:val="nil"/>
                <w:between w:val="nil"/>
              </w:pBdr>
              <w:spacing w:after="0" w:line="240" w:lineRule="auto"/>
              <w:rPr>
                <w:lang w:val="en-US"/>
              </w:rPr>
            </w:pPr>
          </w:p>
        </w:tc>
        <w:tc>
          <w:tcPr>
            <w:tcW w:w="4032" w:type="dxa"/>
            <w:gridSpan w:val="2"/>
            <w:tcBorders>
              <w:top w:val="single" w:color="auto" w:sz="4" w:space="0"/>
              <w:left w:val="single" w:color="auto" w:sz="4" w:space="0"/>
              <w:bottom w:val="single" w:color="auto" w:sz="4" w:space="0"/>
              <w:right w:val="single" w:color="auto" w:sz="4" w:space="0"/>
            </w:tcBorders>
            <w:shd w:val="clear" w:color="auto" w:fill="FDE9D9" w:themeFill="accent6" w:themeFillTint="33"/>
            <w:tcMar/>
          </w:tcPr>
          <w:p w:rsidRPr="6F7F2E7A" w:rsidR="002347B9" w:rsidP="00097249" w:rsidRDefault="002347B9" w14:paraId="34342205" w14:textId="77777777">
            <w:pPr>
              <w:widowControl w:val="0"/>
              <w:pBdr>
                <w:top w:val="nil"/>
                <w:left w:val="nil"/>
                <w:bottom w:val="nil"/>
                <w:right w:val="nil"/>
                <w:between w:val="nil"/>
              </w:pBdr>
              <w:spacing w:after="0" w:line="240" w:lineRule="auto"/>
              <w:rPr>
                <w:lang w:val="en-US"/>
              </w:rPr>
            </w:pPr>
          </w:p>
        </w:tc>
      </w:tr>
      <w:tr w:rsidR="002347B9" w:rsidTr="6BBBE758" w14:paraId="76FCEC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2347B9" w:rsidP="00097249" w:rsidRDefault="002347B9" w14:paraId="49710140" w14:textId="77777777">
            <w:pPr>
              <w:spacing w:after="0" w:line="240" w:lineRule="auto"/>
              <w:jc w:val="center"/>
              <w:rPr>
                <w:b/>
              </w:rPr>
            </w:pPr>
            <w:r w:rsidRPr="0067092A">
              <w:rPr>
                <w:b/>
              </w:rPr>
              <w:t>Terminology</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F40A75" w:rsidP="00F40A75" w:rsidRDefault="00F40A75" w14:paraId="44F2C0CB" w14:textId="77777777">
            <w:r w:rsidRPr="6BBBE758" w:rsidR="33E11C02">
              <w:rPr>
                <w:lang w:val="en-US"/>
              </w:rPr>
              <w:t>Sample Space: All possible results of a chance experiment.</w:t>
            </w:r>
          </w:p>
          <w:p w:rsidR="00F40A75" w:rsidP="00F40A75" w:rsidRDefault="00F40A75" w14:paraId="2FDAFE9E" w14:textId="77777777">
            <w:r w:rsidRPr="6BBBE758" w:rsidR="33E11C02">
              <w:rPr>
                <w:lang w:val="en-US"/>
              </w:rPr>
              <w:t>Outcome: A possible result of a chance experiment</w:t>
            </w:r>
          </w:p>
          <w:p w:rsidR="008701F5" w:rsidP="00F40A75" w:rsidRDefault="00F40A75" w14:paraId="69FFB611" w14:textId="77777777">
            <w:r>
              <w:t>Event: A set of one or more outcomes.</w:t>
            </w:r>
          </w:p>
          <w:p w:rsidRPr="000D3E7D" w:rsidR="002347B9" w:rsidP="008701F5" w:rsidRDefault="002347B9" w14:paraId="0F49C912" w14:textId="77777777">
            <w:pPr>
              <w:rPr>
                <w:color w:val="1D1C1D"/>
              </w:rPr>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C43B0C" w:rsidP="00C43B0C" w:rsidRDefault="00C43B0C" w14:paraId="798F4EA0" w14:textId="72D3CB95">
            <w:r>
              <w:t xml:space="preserve">Uniform Probability Model: A probability model where each outcome in the sample space has the </w:t>
            </w:r>
            <w:r w:rsidR="0007667B">
              <w:t>equal</w:t>
            </w:r>
            <w:r>
              <w:t xml:space="preserve"> probability of occurring. </w:t>
            </w:r>
          </w:p>
          <w:p w:rsidR="00C43B0C" w:rsidP="00C43B0C" w:rsidRDefault="00C43B0C" w14:paraId="09C83F79" w14:textId="77777777">
            <w:r>
              <w:t>Probability Model: A mathematical representation of a chance experiment that accounts for all outcomes of a sample space and assigns a probability to each outcome.</w:t>
            </w:r>
          </w:p>
          <w:p w:rsidR="002347B9" w:rsidP="00097249" w:rsidRDefault="002347B9" w14:paraId="1CB382B2" w14:textId="77777777">
            <w:pPr>
              <w:widowControl w:val="0"/>
              <w:pBdr>
                <w:top w:val="nil"/>
                <w:left w:val="nil"/>
                <w:bottom w:val="nil"/>
                <w:right w:val="nil"/>
                <w:between w:val="nil"/>
              </w:pBdr>
              <w:spacing w:after="0" w:line="240" w:lineRule="auto"/>
            </w:pP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2347B9" w:rsidP="00097249" w:rsidRDefault="002347B9" w14:paraId="2DA9A142"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5F9C3C76" w14:textId="77777777">
            <w:pPr>
              <w:widowControl w:val="0"/>
              <w:pBdr>
                <w:top w:val="nil"/>
                <w:left w:val="nil"/>
                <w:bottom w:val="nil"/>
                <w:right w:val="nil"/>
                <w:between w:val="nil"/>
              </w:pBdr>
              <w:spacing w:after="0" w:line="240" w:lineRule="auto"/>
              <w:rPr>
                <w:color w:val="FF0000"/>
                <w:lang w:val="en-US"/>
              </w:rPr>
            </w:pPr>
          </w:p>
        </w:tc>
        <w:tc>
          <w:tcPr>
            <w:tcW w:w="4032" w:type="dxa"/>
            <w:tcBorders>
              <w:top w:val="single" w:color="auto" w:sz="4" w:space="0"/>
              <w:left w:val="single" w:color="auto" w:sz="4" w:space="0"/>
              <w:bottom w:val="single" w:color="auto" w:sz="4" w:space="0"/>
              <w:right w:val="single" w:color="auto" w:sz="4" w:space="0"/>
            </w:tcBorders>
            <w:tcMar/>
          </w:tcPr>
          <w:p w:rsidRPr="7BD64134" w:rsidR="002347B9" w:rsidP="00097249" w:rsidRDefault="002347B9" w14:paraId="07C872C2" w14:textId="77777777">
            <w:pPr>
              <w:widowControl w:val="0"/>
              <w:pBdr>
                <w:top w:val="nil"/>
                <w:left w:val="nil"/>
                <w:bottom w:val="nil"/>
                <w:right w:val="nil"/>
                <w:between w:val="nil"/>
              </w:pBdr>
              <w:spacing w:after="0" w:line="240" w:lineRule="auto"/>
              <w:rPr>
                <w:color w:val="FF0000"/>
                <w:lang w:val="en-US"/>
              </w:rPr>
            </w:pPr>
          </w:p>
        </w:tc>
        <w:tc>
          <w:tcPr>
            <w:tcW w:w="4032" w:type="dxa"/>
            <w:tcBorders>
              <w:top w:val="single" w:color="auto" w:sz="4" w:space="0"/>
              <w:left w:val="single" w:color="auto" w:sz="4" w:space="0"/>
              <w:bottom w:val="single" w:color="auto" w:sz="4" w:space="0"/>
              <w:right w:val="single" w:color="auto" w:sz="4" w:space="0"/>
            </w:tcBorders>
            <w:tcMar/>
          </w:tcPr>
          <w:p w:rsidRPr="7BD64134" w:rsidR="002347B9" w:rsidP="00097249" w:rsidRDefault="002347B9" w14:paraId="2FE72191" w14:textId="77777777">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color="auto" w:sz="4" w:space="0"/>
              <w:left w:val="single" w:color="auto" w:sz="4" w:space="0"/>
              <w:bottom w:val="single" w:color="auto" w:sz="4" w:space="0"/>
              <w:right w:val="single" w:color="auto" w:sz="4" w:space="0"/>
            </w:tcBorders>
            <w:tcMar/>
          </w:tcPr>
          <w:p w:rsidRPr="7BD64134" w:rsidR="002347B9" w:rsidP="00097249" w:rsidRDefault="002347B9" w14:paraId="50FF8E24" w14:textId="77777777">
            <w:pPr>
              <w:widowControl w:val="0"/>
              <w:pBdr>
                <w:top w:val="nil"/>
                <w:left w:val="nil"/>
                <w:bottom w:val="nil"/>
                <w:right w:val="nil"/>
                <w:between w:val="nil"/>
              </w:pBdr>
              <w:spacing w:after="0" w:line="240" w:lineRule="auto"/>
              <w:rPr>
                <w:color w:val="FF0000"/>
                <w:lang w:val="en-US"/>
              </w:rPr>
            </w:pPr>
          </w:p>
        </w:tc>
      </w:tr>
      <w:tr w:rsidR="002347B9" w:rsidTr="6BBBE758" w14:paraId="0AEFA0B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2347B9" w:rsidP="00097249" w:rsidRDefault="002347B9" w14:paraId="6007A46F" w14:textId="77777777">
            <w:pPr>
              <w:spacing w:after="0" w:line="240" w:lineRule="auto"/>
              <w:jc w:val="center"/>
              <w:rPr>
                <w:b/>
              </w:rPr>
            </w:pPr>
            <w:r w:rsidRPr="0067092A">
              <w:rPr>
                <w:b/>
              </w:rPr>
              <w:t xml:space="preserve">Mathematical Models </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2347B9" w:rsidP="00FC4BE4" w:rsidRDefault="00FC4BE4" w14:paraId="203C1A0E" w14:textId="03C88D8A">
            <w:pPr>
              <w:pStyle w:val="ListParagraph"/>
              <w:numPr>
                <w:ilvl w:val="0"/>
                <w:numId w:val="20"/>
              </w:numPr>
              <w:spacing w:after="0" w:line="240" w:lineRule="auto"/>
              <w:ind w:left="377"/>
            </w:pPr>
            <w:r>
              <w:t>Probability model</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2347B9" w:rsidP="00097249" w:rsidRDefault="0088594F" w14:paraId="3CC05BDC" w14:textId="0A530096">
            <w:pPr>
              <w:widowControl w:val="0"/>
              <w:spacing w:after="0" w:line="240" w:lineRule="auto"/>
            </w:pPr>
            <w:r>
              <w:t>Probability model</w:t>
            </w: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2347B9" w:rsidP="00097249" w:rsidRDefault="002347B9" w14:paraId="3A90D96B"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61F1B72F"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110D73B3"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4C1C438A" w14:textId="77777777">
            <w:pPr>
              <w:widowControl w:val="0"/>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2347B9" w:rsidP="00097249" w:rsidRDefault="002347B9" w14:paraId="7357D0BC" w14:textId="77777777">
            <w:pPr>
              <w:widowControl w:val="0"/>
              <w:spacing w:after="0" w:line="240" w:lineRule="auto"/>
            </w:pPr>
          </w:p>
        </w:tc>
      </w:tr>
      <w:tr w:rsidR="002347B9" w:rsidTr="6BBBE758" w14:paraId="5F100AC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2347B9" w:rsidP="00097249" w:rsidRDefault="002347B9" w14:paraId="25F4DC27" w14:textId="77777777">
            <w:pPr>
              <w:spacing w:after="0" w:line="240" w:lineRule="auto"/>
              <w:jc w:val="center"/>
              <w:rPr>
                <w:b/>
              </w:rPr>
            </w:pPr>
            <w:r w:rsidRPr="0067092A">
              <w:rPr>
                <w:b/>
              </w:rPr>
              <w:t>Strategies</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2347B9" w:rsidP="00097249" w:rsidRDefault="002347B9" w14:paraId="3DAE97F0" w14:textId="77777777">
            <w:pPr>
              <w:widowControl w:val="0"/>
              <w:pBdr>
                <w:top w:val="nil"/>
                <w:left w:val="nil"/>
                <w:bottom w:val="nil"/>
                <w:right w:val="nil"/>
                <w:between w:val="nil"/>
              </w:pBdr>
              <w:spacing w:after="0" w:line="240" w:lineRule="auto"/>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2347B9" w:rsidP="00097249" w:rsidRDefault="002347B9" w14:paraId="6E07AEDF" w14:textId="77777777">
            <w:pPr>
              <w:widowControl w:val="0"/>
              <w:spacing w:after="0" w:line="240" w:lineRule="auto"/>
            </w:pP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2347B9" w:rsidP="00097249" w:rsidRDefault="002347B9" w14:paraId="37CC954D"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3E888137"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15D1F772"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330E8970" w14:textId="77777777">
            <w:pPr>
              <w:widowControl w:val="0"/>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2347B9" w:rsidP="00097249" w:rsidRDefault="002347B9" w14:paraId="4FBB49EE" w14:textId="77777777">
            <w:pPr>
              <w:widowControl w:val="0"/>
              <w:spacing w:after="0" w:line="240" w:lineRule="auto"/>
            </w:pPr>
          </w:p>
        </w:tc>
      </w:tr>
      <w:tr w:rsidR="002347B9" w:rsidTr="6BBBE758" w14:paraId="70B390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2347B9" w:rsidR="002347B9" w:rsidP="00097249" w:rsidRDefault="002347B9" w14:paraId="057B1E10" w14:textId="77777777">
            <w:pPr>
              <w:spacing w:after="0" w:line="240" w:lineRule="auto"/>
              <w:jc w:val="center"/>
              <w:rPr>
                <w:b/>
              </w:rPr>
            </w:pPr>
            <w:r w:rsidRPr="0067092A">
              <w:rPr>
                <w:b/>
              </w:rPr>
              <w:t>Specifications</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2347B9" w:rsidP="00097249" w:rsidRDefault="002347B9" w14:paraId="5F3CF924" w14:textId="77777777">
            <w:pPr>
              <w:widowControl w:val="0"/>
              <w:pBdr>
                <w:top w:val="nil"/>
                <w:left w:val="nil"/>
                <w:bottom w:val="nil"/>
                <w:right w:val="nil"/>
                <w:between w:val="nil"/>
              </w:pBdr>
              <w:spacing w:after="0" w:line="240" w:lineRule="auto"/>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2347B9" w:rsidP="00097249" w:rsidRDefault="002347B9" w14:paraId="412ED629" w14:textId="77777777">
            <w:pPr>
              <w:widowControl w:val="0"/>
              <w:pBdr>
                <w:top w:val="nil"/>
                <w:left w:val="nil"/>
                <w:bottom w:val="nil"/>
                <w:right w:val="nil"/>
                <w:between w:val="nil"/>
              </w:pBdr>
              <w:spacing w:after="0" w:line="240" w:lineRule="auto"/>
            </w:pP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2347B9" w:rsidP="00097249" w:rsidRDefault="002347B9" w14:paraId="3CDAB4F1"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2D5C576C"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4A9283DB"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71D9362E" w14:textId="77777777">
            <w:pPr>
              <w:widowControl w:val="0"/>
              <w:pBdr>
                <w:top w:val="nil"/>
                <w:left w:val="nil"/>
                <w:bottom w:val="nil"/>
                <w:right w:val="nil"/>
                <w:between w:val="nil"/>
              </w:pBdr>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2347B9" w:rsidP="00097249" w:rsidRDefault="002347B9" w14:paraId="350089CF" w14:textId="77777777">
            <w:pPr>
              <w:widowControl w:val="0"/>
              <w:pBdr>
                <w:top w:val="nil"/>
                <w:left w:val="nil"/>
                <w:bottom w:val="nil"/>
                <w:right w:val="nil"/>
                <w:between w:val="nil"/>
              </w:pBdr>
              <w:spacing w:after="0" w:line="240" w:lineRule="auto"/>
            </w:pPr>
          </w:p>
        </w:tc>
      </w:tr>
      <w:tr w:rsidR="002347B9" w:rsidTr="6BBBE758" w14:paraId="677C3DB3"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2347B9" w:rsidP="00097249" w:rsidRDefault="002347B9" w14:paraId="33C9066A" w14:textId="77777777">
            <w:pPr>
              <w:spacing w:after="0" w:line="240" w:lineRule="auto"/>
              <w:jc w:val="center"/>
              <w:rPr>
                <w:b/>
              </w:rPr>
            </w:pPr>
            <w:r w:rsidRPr="0067092A">
              <w:rPr>
                <w:b/>
              </w:rPr>
              <w:t>Leaves to Include</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2347B9" w:rsidP="00097249" w:rsidRDefault="002347B9" w14:paraId="4207D6DE" w14:textId="77777777">
            <w:pPr>
              <w:widowControl w:val="0"/>
              <w:pBdr>
                <w:top w:val="nil"/>
                <w:left w:val="nil"/>
                <w:bottom w:val="nil"/>
                <w:right w:val="nil"/>
                <w:between w:val="nil"/>
              </w:pBdr>
              <w:spacing w:after="0" w:line="240" w:lineRule="auto"/>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2347B9" w:rsidP="00097249" w:rsidRDefault="002347B9" w14:paraId="41CACBA1" w14:textId="77777777">
            <w:pPr>
              <w:widowControl w:val="0"/>
              <w:spacing w:after="0" w:line="240" w:lineRule="auto"/>
            </w:pP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2347B9" w:rsidP="00097249" w:rsidRDefault="002347B9" w14:paraId="1BF2B62F"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4943E29E"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4C59B46B"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286B51BA" w14:textId="77777777">
            <w:pPr>
              <w:widowControl w:val="0"/>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2347B9" w:rsidP="00097249" w:rsidRDefault="002347B9" w14:paraId="382B12C7" w14:textId="77777777">
            <w:pPr>
              <w:widowControl w:val="0"/>
              <w:spacing w:after="0" w:line="240" w:lineRule="auto"/>
            </w:pPr>
          </w:p>
        </w:tc>
      </w:tr>
      <w:tr w:rsidR="002347B9" w:rsidTr="6BBBE758" w14:paraId="1A997F2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2347B9" w:rsidP="00097249" w:rsidRDefault="002347B9" w14:paraId="2457DAF7" w14:textId="77777777">
            <w:pPr>
              <w:spacing w:after="0" w:line="240" w:lineRule="auto"/>
              <w:jc w:val="center"/>
              <w:rPr>
                <w:b/>
              </w:rPr>
            </w:pPr>
            <w:r w:rsidRPr="0067092A">
              <w:rPr>
                <w:b/>
              </w:rPr>
              <w:t>Considerations</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2347B9" w:rsidP="00823FC4" w:rsidRDefault="001E05E5" w14:paraId="5977EE86" w14:textId="2F844728">
            <w:pPr>
              <w:numPr>
                <w:ilvl w:val="0"/>
                <w:numId w:val="14"/>
              </w:numPr>
              <w:tabs>
                <w:tab w:val="clear" w:pos="720"/>
                <w:tab w:val="num" w:pos="404"/>
              </w:tabs>
              <w:spacing w:after="0" w:line="240" w:lineRule="auto"/>
              <w:ind w:left="314"/>
              <w:rPr/>
            </w:pPr>
            <w:r w:rsidRPr="6BBBE758" w:rsidR="7B15FC38">
              <w:rPr>
                <w:lang w:val="en-US"/>
              </w:rPr>
              <w:t>Simple events are made of only one outcome. Compound events include multiple outcomes. Not necessary to put too much emphasis on this. It is standard terminology, but is more for describing complexity than actually being useful to students.</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D2620B" w:rsidP="00D2620B" w:rsidRDefault="00D2620B" w14:paraId="6E6489C5" w14:textId="77777777">
            <w:pPr>
              <w:tabs>
                <w:tab w:val="num" w:pos="404"/>
              </w:tabs>
              <w:spacing w:after="0" w:line="240" w:lineRule="auto"/>
            </w:pPr>
          </w:p>
          <w:p w:rsidR="00D2620B" w:rsidP="0088594F" w:rsidRDefault="00D2620B" w14:paraId="5B4A4C16" w14:textId="77777777">
            <w:pPr>
              <w:numPr>
                <w:ilvl w:val="0"/>
                <w:numId w:val="14"/>
              </w:numPr>
              <w:tabs>
                <w:tab w:val="clear" w:pos="720"/>
                <w:tab w:val="num" w:pos="404"/>
              </w:tabs>
              <w:spacing w:after="0" w:line="240" w:lineRule="auto"/>
              <w:ind w:left="314"/>
            </w:pPr>
            <w:r>
              <w:t xml:space="preserve">For </w:t>
            </w:r>
            <w:r w:rsidRPr="00D2620B">
              <w:rPr>
                <w:i/>
                <w:iCs/>
              </w:rPr>
              <w:t>any</w:t>
            </w:r>
            <w:r>
              <w:t xml:space="preserve"> probability model, the probabilities of all outcomes sum to 1</w:t>
            </w:r>
          </w:p>
          <w:p w:rsidR="00D2620B" w:rsidP="0088594F" w:rsidRDefault="0007667B" w14:paraId="13E5386E" w14:textId="2018520A">
            <w:pPr>
              <w:numPr>
                <w:ilvl w:val="0"/>
                <w:numId w:val="14"/>
              </w:numPr>
              <w:tabs>
                <w:tab w:val="clear" w:pos="720"/>
                <w:tab w:val="num" w:pos="404"/>
              </w:tabs>
              <w:spacing w:after="0" w:line="240" w:lineRule="auto"/>
              <w:ind w:left="314"/>
            </w:pPr>
            <w:r>
              <w:t xml:space="preserve">For </w:t>
            </w:r>
            <w:r w:rsidRPr="00D2620B">
              <w:rPr>
                <w:i/>
                <w:iCs/>
              </w:rPr>
              <w:t>any</w:t>
            </w:r>
            <w:r>
              <w:t xml:space="preserve"> probability model, </w:t>
            </w:r>
            <w:r w:rsidR="00D2620B">
              <w:t xml:space="preserve">the probability of an event </w:t>
            </w:r>
            <w:r w:rsidRPr="00D2620B" w:rsidR="00D2620B">
              <w:rPr>
                <w:i/>
                <w:iCs/>
              </w:rPr>
              <w:t>E</w:t>
            </w:r>
            <w:r w:rsidR="00D2620B">
              <w:t xml:space="preserve"> is the sum of the probabilities of the outcomes in the event</w:t>
            </w:r>
          </w:p>
          <w:p w:rsidR="00D2620B" w:rsidP="00D2620B" w:rsidRDefault="00D2620B" w14:paraId="2B57691F" w14:textId="2F30C745">
            <w:pPr>
              <w:numPr>
                <w:ilvl w:val="0"/>
                <w:numId w:val="14"/>
              </w:numPr>
              <w:tabs>
                <w:tab w:val="clear" w:pos="720"/>
                <w:tab w:val="num" w:pos="404"/>
              </w:tabs>
              <w:spacing w:after="0" w:line="240" w:lineRule="auto"/>
              <w:ind w:left="314"/>
            </w:pPr>
            <w:r>
              <w:t>In a uniform probability model, every outcome is equally likely.</w:t>
            </w:r>
          </w:p>
          <w:p w:rsidR="00D2620B" w:rsidP="00D2620B" w:rsidRDefault="00D2620B" w14:paraId="72F9135B" w14:textId="760578F2">
            <w:pPr>
              <w:numPr>
                <w:ilvl w:val="0"/>
                <w:numId w:val="14"/>
              </w:numPr>
              <w:tabs>
                <w:tab w:val="clear" w:pos="720"/>
                <w:tab w:val="num" w:pos="404"/>
              </w:tabs>
              <w:spacing w:after="0" w:line="240" w:lineRule="auto"/>
              <w:ind w:left="314"/>
            </w:pPr>
            <w:r>
              <w:t xml:space="preserve">In a uniform probability model, the probability of any event is given by </w:t>
            </w:r>
            <m:oMath>
              <m:r>
                <w:rPr>
                  <w:rFonts w:ascii="Cambria Math" w:hAnsi="Cambria Math"/>
                </w:rPr>
                <m:t>P</m:t>
              </m:r>
              <m:d>
                <m:dPr>
                  <m:ctrlPr>
                    <w:rPr>
                      <w:rFonts w:ascii="Cambria Math" w:hAnsi="Cambria Math"/>
                      <w:i/>
                    </w:rPr>
                  </m:ctrlPr>
                </m:dPr>
                <m:e>
                  <m:r>
                    <w:rPr>
                      <w:rFonts w:ascii="Cambria Math" w:hAnsi="Cambria Math"/>
                    </w:rPr>
                    <m:t>E</m:t>
                  </m:r>
                </m:e>
              </m:d>
              <m:r>
                <w:rPr>
                  <w:rFonts w:ascii="Cambria Math" w:hAnsi="Cambria Math"/>
                </w:rPr>
                <m:t>=n(E)</m:t>
              </m:r>
              <m:r>
                <m:rPr>
                  <m:sty m:val="p"/>
                </m:rPr>
                <w:rPr>
                  <w:rFonts w:ascii="Cambria Math" w:hAnsi="Cambria Math"/>
                </w:rPr>
                <m:t>/</m:t>
              </m:r>
              <m:r>
                <w:rPr>
                  <w:rFonts w:ascii="Cambria Math" w:hAnsi="Cambria Math"/>
                </w:rPr>
                <m:t>n(S)</m:t>
              </m:r>
            </m:oMath>
            <w:r>
              <w:t>. in words:</w:t>
            </w:r>
            <w:r w:rsidR="0007667B">
              <w:t xml:space="preserve"> the probability of any event is</w:t>
            </w:r>
            <w:r>
              <w:t xml:space="preserve"> the number of outcomes in the sample space for which E occurs divided by the total number of outcomes in the sample space)</w:t>
            </w:r>
          </w:p>
          <w:p w:rsidR="0007667B" w:rsidP="00D2620B" w:rsidRDefault="0007667B" w14:paraId="2B3247DC" w14:textId="2EBFD1E6">
            <w:pPr>
              <w:numPr>
                <w:ilvl w:val="0"/>
                <w:numId w:val="14"/>
              </w:numPr>
              <w:tabs>
                <w:tab w:val="clear" w:pos="720"/>
                <w:tab w:val="num" w:pos="404"/>
              </w:tabs>
              <w:spacing w:after="0" w:line="240" w:lineRule="auto"/>
              <w:ind w:left="314"/>
              <w:rPr/>
            </w:pPr>
            <w:r w:rsidRPr="6BBBE758" w:rsidR="5CAB1A6E">
              <w:rPr>
                <w:lang w:val="en-US"/>
              </w:rPr>
              <w:t xml:space="preserve">Be sure to make assumptions explicit. We </w:t>
            </w:r>
            <w:r w:rsidRPr="6BBBE758" w:rsidR="5CAB1A6E">
              <w:rPr>
                <w:i w:val="1"/>
                <w:iCs w:val="1"/>
                <w:lang w:val="en-US"/>
              </w:rPr>
              <w:t>assume</w:t>
            </w:r>
            <w:r w:rsidRPr="6BBBE758" w:rsidR="5CAB1A6E">
              <w:rPr>
                <w:lang w:val="en-US"/>
              </w:rPr>
              <w:t xml:space="preserve"> a uniform probability model when rolling a die, drawing a marble, whatever. We might choose a different probability model, and a uniform probability model may or may not be in alignment with experimental data. Like all “real world” modeling tasks, the choice of a model is a choice, with advantages and disadvantages, and the choice must be made thoughtfully, and once chosen be made explicit. </w:t>
            </w:r>
          </w:p>
          <w:p w:rsidR="00D2620B" w:rsidP="00D2620B" w:rsidRDefault="00D2620B" w14:paraId="69067EBE" w14:textId="58688A8F">
            <w:pPr>
              <w:tabs>
                <w:tab w:val="num" w:pos="404"/>
              </w:tabs>
              <w:spacing w:after="0" w:line="240" w:lineRule="auto"/>
              <w:ind w:left="-46"/>
            </w:pP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2347B9" w:rsidP="00097249" w:rsidRDefault="002347B9" w14:paraId="393926BA"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608F7008" w14:textId="77777777">
            <w:pP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79C9C12A" w14:textId="77777777">
            <w:pP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4C04556E" w14:textId="77777777">
            <w:pPr>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2347B9" w:rsidP="00097249" w:rsidRDefault="002347B9" w14:paraId="5D4E2976" w14:textId="77777777">
            <w:pPr>
              <w:spacing w:after="0" w:line="240" w:lineRule="auto"/>
            </w:pPr>
          </w:p>
        </w:tc>
      </w:tr>
      <w:tr w:rsidR="002347B9" w:rsidTr="6BBBE758" w14:paraId="32C078D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2347B9" w:rsidP="00097249" w:rsidRDefault="002347B9" w14:paraId="0DB04C4C" w14:textId="77777777">
            <w:pPr>
              <w:spacing w:after="0" w:line="240" w:lineRule="auto"/>
              <w:jc w:val="center"/>
              <w:rPr>
                <w:b/>
                <w:i/>
              </w:rPr>
            </w:pPr>
            <w:r w:rsidRPr="0067092A">
              <w:rPr>
                <w:b/>
              </w:rPr>
              <w:t>Required Skills/Cases</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AC6DC1" w:rsidP="0077357F" w:rsidRDefault="00AC6DC1" w14:paraId="56CC19FB" w14:textId="77777777">
            <w:pPr>
              <w:pStyle w:val="ListParagraph"/>
              <w:widowControl w:val="0"/>
              <w:numPr>
                <w:ilvl w:val="0"/>
                <w:numId w:val="20"/>
              </w:numPr>
              <w:spacing w:after="0" w:line="240" w:lineRule="auto"/>
            </w:pPr>
            <w:r>
              <w:t>Write the sample space for a chance experiment.</w:t>
            </w:r>
          </w:p>
          <w:p w:rsidR="00207DA9" w:rsidP="004E676F" w:rsidRDefault="00207DA9" w14:paraId="737850D3" w14:textId="554F1B03">
            <w:pPr>
              <w:pStyle w:val="ListParagraph"/>
              <w:widowControl w:val="0"/>
              <w:numPr>
                <w:ilvl w:val="0"/>
                <w:numId w:val="20"/>
              </w:numPr>
              <w:spacing w:after="0" w:line="240" w:lineRule="auto"/>
            </w:pPr>
            <w:r>
              <w:t xml:space="preserve">Write a </w:t>
            </w:r>
            <w:r w:rsidR="0077357F">
              <w:t>uniform probability model.</w:t>
            </w:r>
          </w:p>
          <w:p w:rsidR="0077357F" w:rsidP="004E676F" w:rsidRDefault="0077357F" w14:paraId="5DF9DE99" w14:textId="60E32C78">
            <w:pPr>
              <w:pStyle w:val="ListParagraph"/>
              <w:widowControl w:val="0"/>
              <w:numPr>
                <w:ilvl w:val="0"/>
                <w:numId w:val="20"/>
              </w:numPr>
              <w:spacing w:after="0" w:line="240" w:lineRule="auto"/>
            </w:pPr>
            <w:r>
              <w:t>Write a non-uniform probability model.</w:t>
            </w:r>
          </w:p>
          <w:p w:rsidRPr="00BE4AA3" w:rsidR="002347B9" w:rsidP="004E676F" w:rsidRDefault="0007667B" w14:paraId="3F6BB183" w14:textId="0B23B235">
            <w:pPr>
              <w:pStyle w:val="ListParagraph"/>
              <w:widowControl w:val="0"/>
              <w:numPr>
                <w:ilvl w:val="0"/>
                <w:numId w:val="20"/>
              </w:numPr>
              <w:spacing w:after="0" w:line="240" w:lineRule="auto"/>
            </w:pPr>
            <w:r w:rsidRPr="0007667B">
              <w:t xml:space="preserve">Given a probability model, calculate </w:t>
            </w:r>
            <m:oMath>
              <m:r>
                <w:rPr>
                  <w:rFonts w:ascii="Cambria Math" w:hAnsi="Cambria Math"/>
                </w:rPr>
                <m:t>P(</m:t>
              </m:r>
              <m:r>
                <m:rPr>
                  <m:nor/>
                </m:rPr>
                <m:t>not </m:t>
              </m:r>
              <m:r>
                <w:rPr>
                  <w:rFonts w:ascii="Cambria Math" w:hAnsi="Cambria Math"/>
                </w:rPr>
                <m:t>E)</m:t>
              </m:r>
            </m:oMath>
            <w:r>
              <w:t xml:space="preserve"> </w:t>
            </w:r>
            <w:r w:rsidRPr="0007667B">
              <w:t xml:space="preserve">from </w:t>
            </w:r>
            <m:oMath>
              <m:r>
                <w:rPr>
                  <w:rFonts w:ascii="Cambria Math" w:hAnsi="Cambria Math"/>
                </w:rPr>
                <m:t>P(E)</m:t>
              </m:r>
            </m:oMath>
            <w:r w:rsidRPr="0007667B">
              <w:t>, and interpret complements in context.</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2347B9" w:rsidP="0003438A" w:rsidRDefault="004A1B26" w14:paraId="6044B93C" w14:textId="21E0B798">
            <w:pPr>
              <w:pStyle w:val="ListParagraph"/>
              <w:widowControl w:val="0"/>
              <w:numPr>
                <w:ilvl w:val="0"/>
                <w:numId w:val="20"/>
              </w:numPr>
              <w:spacing w:after="0" w:line="240" w:lineRule="auto"/>
            </w:pPr>
            <w:r>
              <w:t>Assign probability to event with one out</w:t>
            </w:r>
            <w:r w:rsidR="000705A0">
              <w:t>c</w:t>
            </w:r>
            <w:r>
              <w:t>ome</w:t>
            </w:r>
            <w:r w:rsidR="00336047">
              <w:t xml:space="preserve"> </w:t>
            </w:r>
          </w:p>
          <w:p w:rsidR="00336047" w:rsidP="00336047" w:rsidRDefault="00336047" w14:paraId="45F090FB" w14:textId="41A0B2BB">
            <w:pPr>
              <w:pStyle w:val="ListParagraph"/>
              <w:widowControl w:val="0"/>
              <w:spacing w:after="0" w:line="240" w:lineRule="auto"/>
              <w:ind w:left="360"/>
            </w:pPr>
            <w:r w:rsidRPr="6BBBE758" w:rsidR="5C2DAB96">
              <w:rPr>
                <w:lang w:val="en-US"/>
              </w:rPr>
              <w:t xml:space="preserve">Example: When a </w:t>
            </w:r>
            <w:r w:rsidRPr="6BBBE758" w:rsidR="5CAB1A6E">
              <w:rPr>
                <w:lang w:val="en-US"/>
              </w:rPr>
              <w:t>fair six sided</w:t>
            </w:r>
            <w:r w:rsidRPr="6BBBE758" w:rsidR="5C2DAB96">
              <w:rPr>
                <w:lang w:val="en-US"/>
              </w:rPr>
              <w:t xml:space="preserve"> die is rolled, what is the probability that the die lands on 1?</w:t>
            </w:r>
          </w:p>
          <w:p w:rsidR="004A1B26" w:rsidP="0003438A" w:rsidRDefault="004A1B26" w14:paraId="72C6FB3B" w14:textId="77777777">
            <w:pPr>
              <w:pStyle w:val="ListParagraph"/>
              <w:widowControl w:val="0"/>
              <w:numPr>
                <w:ilvl w:val="0"/>
                <w:numId w:val="20"/>
              </w:numPr>
              <w:spacing w:after="0" w:line="240" w:lineRule="auto"/>
            </w:pPr>
            <w:r>
              <w:t>Assign probability to event with &gt;1 outcome</w:t>
            </w:r>
          </w:p>
          <w:p w:rsidR="00336047" w:rsidP="0003438A" w:rsidRDefault="00336047" w14:paraId="788F262D" w14:textId="77777777">
            <w:pPr>
              <w:pStyle w:val="ListParagraph"/>
              <w:widowControl w:val="0"/>
              <w:numPr>
                <w:ilvl w:val="0"/>
                <w:numId w:val="20"/>
              </w:numPr>
              <w:spacing w:after="0" w:line="240" w:lineRule="auto"/>
              <w:rPr/>
            </w:pPr>
            <w:r w:rsidRPr="6BBBE758" w:rsidR="5C2DAB96">
              <w:rPr>
                <w:lang w:val="en-US"/>
              </w:rPr>
              <w:t xml:space="preserve">Example: When a </w:t>
            </w:r>
            <w:r w:rsidRPr="6BBBE758" w:rsidR="5CAB1A6E">
              <w:rPr>
                <w:lang w:val="en-US"/>
              </w:rPr>
              <w:t xml:space="preserve">fair six sided die </w:t>
            </w:r>
            <w:r w:rsidRPr="6BBBE758" w:rsidR="5C2DAB96">
              <w:rPr>
                <w:lang w:val="en-US"/>
              </w:rPr>
              <w:t>die is rolled, what is the probability that the die lands on an even number?</w:t>
            </w:r>
          </w:p>
          <w:p w:rsidRPr="00BE4AA3" w:rsidR="0007667B" w:rsidP="0003438A" w:rsidRDefault="0007667B" w14:paraId="2185C762" w14:textId="26B87B8B">
            <w:pPr>
              <w:pStyle w:val="ListParagraph"/>
              <w:widowControl w:val="0"/>
              <w:numPr>
                <w:ilvl w:val="0"/>
                <w:numId w:val="20"/>
              </w:numPr>
              <w:spacing w:after="0" w:line="240" w:lineRule="auto"/>
            </w:pPr>
            <w:r w:rsidRPr="0007667B">
              <w:lastRenderedPageBreak/>
              <w:t xml:space="preserve">Given a probability model, calculate </w:t>
            </w:r>
            <m:oMath>
              <m:r>
                <w:rPr>
                  <w:rFonts w:ascii="Cambria Math" w:hAnsi="Cambria Math"/>
                </w:rPr>
                <m:t>P(</m:t>
              </m:r>
              <m:r>
                <m:rPr>
                  <m:nor/>
                </m:rPr>
                <m:t>not </m:t>
              </m:r>
              <m:r>
                <w:rPr>
                  <w:rFonts w:ascii="Cambria Math" w:hAnsi="Cambria Math"/>
                </w:rPr>
                <m:t>E)</m:t>
              </m:r>
            </m:oMath>
            <w:r>
              <w:t xml:space="preserve"> </w:t>
            </w:r>
            <w:r w:rsidRPr="0007667B">
              <w:t xml:space="preserve">from </w:t>
            </w:r>
            <m:oMath>
              <m:r>
                <w:rPr>
                  <w:rFonts w:ascii="Cambria Math" w:hAnsi="Cambria Math"/>
                </w:rPr>
                <m:t>P(E)</m:t>
              </m:r>
            </m:oMath>
            <w:r w:rsidRPr="0007667B">
              <w:t>, and interpret complements in context.</w:t>
            </w: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Pr="00BE4AA3" w:rsidR="002347B9" w:rsidP="00097249" w:rsidRDefault="002347B9" w14:paraId="243EB772"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151056C6"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2EDDB2E9"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0A256B57" w14:textId="77777777">
            <w:pPr>
              <w:widowControl w:val="0"/>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2347B9" w:rsidP="00097249" w:rsidRDefault="002347B9" w14:paraId="5893A226" w14:textId="77777777">
            <w:pPr>
              <w:widowControl w:val="0"/>
              <w:spacing w:after="0" w:line="240" w:lineRule="auto"/>
            </w:pPr>
          </w:p>
        </w:tc>
      </w:tr>
      <w:tr w:rsidR="002347B9" w:rsidTr="6BBBE758" w14:paraId="6BAE3F5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2347B9" w:rsidP="00097249" w:rsidRDefault="002347B9" w14:paraId="1CE81B82" w14:textId="77777777">
            <w:pPr>
              <w:spacing w:after="0" w:line="240" w:lineRule="auto"/>
              <w:jc w:val="center"/>
              <w:rPr>
                <w:b/>
              </w:rPr>
            </w:pPr>
            <w:r w:rsidRPr="0067092A">
              <w:rPr>
                <w:b/>
              </w:rPr>
              <w:t>Misconceptions</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2347B9" w:rsidP="00097249" w:rsidRDefault="002347B9" w14:paraId="0F741070" w14:textId="77777777">
            <w:pPr>
              <w:widowControl w:val="0"/>
              <w:spacing w:after="0" w:line="240" w:lineRule="auto"/>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2347B9" w:rsidP="00097249" w:rsidRDefault="002347B9" w14:paraId="72A753BA" w14:textId="77777777">
            <w:pPr>
              <w:widowControl w:val="0"/>
              <w:pBdr>
                <w:top w:val="nil"/>
                <w:left w:val="nil"/>
                <w:bottom w:val="nil"/>
                <w:right w:val="nil"/>
                <w:between w:val="nil"/>
              </w:pBdr>
              <w:spacing w:after="0" w:line="240" w:lineRule="auto"/>
              <w:ind w:left="360" w:hanging="360"/>
            </w:pP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2347B9" w:rsidP="00097249" w:rsidRDefault="002347B9" w14:paraId="18440BDF"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058822E3"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52AF0CC5"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2089C526" w14:textId="77777777">
            <w:pPr>
              <w:widowControl w:val="0"/>
              <w:pBdr>
                <w:top w:val="nil"/>
                <w:left w:val="nil"/>
                <w:bottom w:val="nil"/>
                <w:right w:val="nil"/>
                <w:between w:val="nil"/>
              </w:pBdr>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2347B9" w:rsidP="00097249" w:rsidRDefault="002347B9" w14:paraId="605D05A4" w14:textId="77777777">
            <w:pPr>
              <w:widowControl w:val="0"/>
              <w:pBdr>
                <w:top w:val="nil"/>
                <w:left w:val="nil"/>
                <w:bottom w:val="nil"/>
                <w:right w:val="nil"/>
                <w:between w:val="nil"/>
              </w:pBdr>
              <w:spacing w:after="0" w:line="240" w:lineRule="auto"/>
            </w:pPr>
          </w:p>
        </w:tc>
      </w:tr>
      <w:tr w:rsidRPr="00C8404F" w:rsidR="002347B9" w:rsidTr="6BBBE758" w14:paraId="4D88467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2347B9" w:rsidP="00097249" w:rsidRDefault="002347B9" w14:paraId="16BFDEFE" w14:textId="77777777">
            <w:pPr>
              <w:spacing w:after="0" w:line="240" w:lineRule="auto"/>
              <w:jc w:val="center"/>
              <w:rPr>
                <w:b/>
              </w:rPr>
            </w:pPr>
            <w:r w:rsidRPr="0067092A">
              <w:rPr>
                <w:b/>
                <w:lang w:val="en-US"/>
              </w:rPr>
              <w:t>Existing Product Reference, if any</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Pr="00600632" w:rsidR="002347B9" w:rsidP="00097249" w:rsidRDefault="00600632" w14:paraId="59DA84B9" w14:textId="7FDB346B">
            <w:pPr>
              <w:widowControl w:val="0"/>
              <w:pBdr>
                <w:top w:val="nil"/>
                <w:left w:val="nil"/>
                <w:bottom w:val="nil"/>
                <w:right w:val="nil"/>
                <w:between w:val="nil"/>
              </w:pBdr>
              <w:spacing w:after="0" w:line="240" w:lineRule="auto"/>
              <w:rPr>
                <w:lang w:val="en-US"/>
              </w:rPr>
            </w:pPr>
            <w:r w:rsidRPr="00600632">
              <w:rPr>
                <w:lang w:val="en-US"/>
              </w:rPr>
              <w:t>EM2 Grade 7 Module 6</w:t>
            </w:r>
            <w:r w:rsidR="00CC50AD">
              <w:rPr>
                <w:lang w:val="en-US"/>
              </w:rPr>
              <w:t xml:space="preserve"> Lesson 3</w:t>
            </w:r>
            <w:r w:rsidRPr="00600632">
              <w:rPr>
                <w:lang w:val="en-US"/>
              </w:rPr>
              <w:t xml:space="preserve"> problems 2 and 3 (id</w:t>
            </w:r>
            <w:r>
              <w:rPr>
                <w:lang w:val="en-US"/>
              </w:rPr>
              <w:t xml:space="preserve">entify sample space, outcomes that make up specific events, e.g., spinning 1, spinning an </w:t>
            </w:r>
            <w:r w:rsidR="00A47A37">
              <w:rPr>
                <w:lang w:val="en-US"/>
              </w:rPr>
              <w:t>even number)</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Pr="000C2F9D" w:rsidR="007F5C7A" w:rsidP="00097249" w:rsidRDefault="007F5C7A" w14:paraId="05626E2C" w14:textId="77777777">
            <w:pPr>
              <w:widowControl w:val="0"/>
              <w:spacing w:after="0" w:line="240" w:lineRule="auto"/>
              <w:rPr>
                <w:lang w:val="en-US"/>
              </w:rPr>
            </w:pPr>
          </w:p>
          <w:p w:rsidRPr="008441F5" w:rsidR="002347B9" w:rsidP="00097249" w:rsidRDefault="00C8404F" w14:paraId="2F228DDE" w14:textId="7DCAFE1C">
            <w:pPr>
              <w:widowControl w:val="0"/>
              <w:spacing w:after="0" w:line="240" w:lineRule="auto"/>
              <w:rPr>
                <w:lang w:val="en-US"/>
              </w:rPr>
            </w:pPr>
            <w:r w:rsidRPr="008441F5">
              <w:rPr>
                <w:lang w:val="en-US"/>
              </w:rPr>
              <w:t>EM2 Grade 7 Module 6 Lesson 4</w:t>
            </w:r>
            <w:r w:rsidRPr="008441F5" w:rsidR="00944295">
              <w:rPr>
                <w:lang w:val="en-US"/>
              </w:rPr>
              <w:t xml:space="preserve"> problem 1 (a-e),</w:t>
            </w:r>
            <w:r w:rsidRPr="008441F5">
              <w:rPr>
                <w:lang w:val="en-US"/>
              </w:rPr>
              <w:t xml:space="preserve"> Learn 2</w:t>
            </w: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Pr="008441F5" w:rsidR="002347B9" w:rsidP="00097249" w:rsidRDefault="002347B9" w14:paraId="5BA93D43" w14:textId="77777777">
            <w:pPr>
              <w:widowControl w:val="0"/>
              <w:pBdr>
                <w:top w:val="nil"/>
                <w:left w:val="nil"/>
                <w:bottom w:val="nil"/>
                <w:right w:val="nil"/>
                <w:between w:val="nil"/>
              </w:pBdr>
              <w:spacing w:after="0" w:line="240" w:lineRule="auto"/>
              <w:rPr>
                <w:lang w:val="en-US"/>
              </w:rPr>
            </w:pPr>
          </w:p>
        </w:tc>
        <w:tc>
          <w:tcPr>
            <w:tcW w:w="4032" w:type="dxa"/>
            <w:tcBorders>
              <w:top w:val="single" w:color="auto" w:sz="4" w:space="0"/>
              <w:left w:val="single" w:color="auto" w:sz="4" w:space="0"/>
              <w:bottom w:val="single" w:color="auto" w:sz="4" w:space="0"/>
              <w:right w:val="single" w:color="auto" w:sz="4" w:space="0"/>
            </w:tcBorders>
            <w:tcMar/>
          </w:tcPr>
          <w:p w:rsidRPr="008441F5" w:rsidR="002347B9" w:rsidP="00097249" w:rsidRDefault="002347B9" w14:paraId="06A0155A" w14:textId="77777777">
            <w:pPr>
              <w:widowControl w:val="0"/>
              <w:pBdr>
                <w:top w:val="nil"/>
                <w:left w:val="nil"/>
                <w:bottom w:val="nil"/>
                <w:right w:val="nil"/>
                <w:between w:val="nil"/>
              </w:pBdr>
              <w:spacing w:after="0" w:line="240" w:lineRule="auto"/>
              <w:rPr>
                <w:lang w:val="en-US"/>
              </w:rPr>
            </w:pPr>
          </w:p>
        </w:tc>
        <w:tc>
          <w:tcPr>
            <w:tcW w:w="4032" w:type="dxa"/>
            <w:tcBorders>
              <w:top w:val="single" w:color="auto" w:sz="4" w:space="0"/>
              <w:left w:val="single" w:color="auto" w:sz="4" w:space="0"/>
              <w:bottom w:val="single" w:color="auto" w:sz="4" w:space="0"/>
              <w:right w:val="single" w:color="auto" w:sz="4" w:space="0"/>
            </w:tcBorders>
            <w:tcMar/>
          </w:tcPr>
          <w:p w:rsidRPr="008441F5" w:rsidR="002347B9" w:rsidP="00097249" w:rsidRDefault="002347B9" w14:paraId="465FC149" w14:textId="77777777">
            <w:pPr>
              <w:widowControl w:val="0"/>
              <w:pBdr>
                <w:top w:val="nil"/>
                <w:left w:val="nil"/>
                <w:bottom w:val="nil"/>
                <w:right w:val="nil"/>
                <w:between w:val="nil"/>
              </w:pBdr>
              <w:spacing w:after="0" w:line="240" w:lineRule="auto"/>
              <w:rPr>
                <w:lang w:val="en-US"/>
              </w:rPr>
            </w:pPr>
          </w:p>
        </w:tc>
        <w:tc>
          <w:tcPr>
            <w:tcW w:w="4032" w:type="dxa"/>
            <w:tcBorders>
              <w:top w:val="single" w:color="auto" w:sz="4" w:space="0"/>
              <w:left w:val="single" w:color="auto" w:sz="4" w:space="0"/>
              <w:bottom w:val="single" w:color="auto" w:sz="4" w:space="0"/>
              <w:right w:val="single" w:color="auto" w:sz="4" w:space="0"/>
            </w:tcBorders>
            <w:tcMar/>
          </w:tcPr>
          <w:p w:rsidRPr="008441F5" w:rsidR="002347B9" w:rsidP="00097249" w:rsidRDefault="002347B9" w14:paraId="6286F212" w14:textId="77777777">
            <w:pPr>
              <w:widowControl w:val="0"/>
              <w:pBdr>
                <w:top w:val="nil"/>
                <w:left w:val="nil"/>
                <w:bottom w:val="nil"/>
                <w:right w:val="nil"/>
                <w:between w:val="nil"/>
              </w:pBdr>
              <w:spacing w:after="0" w:line="240" w:lineRule="auto"/>
              <w:rPr>
                <w:lang w:val="en-US"/>
              </w:rPr>
            </w:pPr>
          </w:p>
        </w:tc>
        <w:tc>
          <w:tcPr>
            <w:tcW w:w="4032" w:type="dxa"/>
            <w:gridSpan w:val="2"/>
            <w:tcBorders>
              <w:top w:val="single" w:color="auto" w:sz="4" w:space="0"/>
              <w:left w:val="single" w:color="auto" w:sz="4" w:space="0"/>
              <w:bottom w:val="single" w:color="auto" w:sz="4" w:space="0"/>
              <w:right w:val="single" w:color="auto" w:sz="4" w:space="0"/>
            </w:tcBorders>
            <w:tcMar/>
          </w:tcPr>
          <w:p w:rsidRPr="008441F5" w:rsidR="002347B9" w:rsidP="00097249" w:rsidRDefault="002347B9" w14:paraId="6E019399" w14:textId="77777777">
            <w:pPr>
              <w:widowControl w:val="0"/>
              <w:pBdr>
                <w:top w:val="nil"/>
                <w:left w:val="nil"/>
                <w:bottom w:val="nil"/>
                <w:right w:val="nil"/>
                <w:between w:val="nil"/>
              </w:pBdr>
              <w:spacing w:after="0" w:line="240" w:lineRule="auto"/>
              <w:rPr>
                <w:lang w:val="en-US"/>
              </w:rPr>
            </w:pPr>
          </w:p>
        </w:tc>
      </w:tr>
      <w:tr w:rsidR="002347B9" w:rsidTr="6BBBE758" w14:paraId="0952DDB6"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2347B9" w:rsidP="00097249" w:rsidRDefault="002347B9" w14:paraId="00046D66" w14:textId="77777777">
            <w:pPr>
              <w:spacing w:after="0" w:line="240" w:lineRule="auto"/>
              <w:jc w:val="center"/>
              <w:rPr>
                <w:b/>
                <w:lang w:val="en-US"/>
              </w:rPr>
            </w:pPr>
            <w:r w:rsidRPr="0067092A">
              <w:rPr>
                <w:b/>
                <w:lang w:val="en-US"/>
              </w:rPr>
              <w:t>Grade (or Leaf)</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2347B9" w:rsidP="00097249" w:rsidRDefault="00A47A37" w14:paraId="44E58293" w14:textId="699AE2E0">
            <w:pPr>
              <w:widowControl w:val="0"/>
              <w:pBdr>
                <w:top w:val="nil"/>
                <w:left w:val="nil"/>
                <w:bottom w:val="nil"/>
                <w:right w:val="nil"/>
                <w:between w:val="nil"/>
              </w:pBdr>
              <w:spacing w:after="0" w:line="240" w:lineRule="auto"/>
            </w:pPr>
            <w:r>
              <w:t>7</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2347B9" w:rsidP="00097249" w:rsidRDefault="00414C8D" w14:paraId="33CF14CD" w14:textId="00EEFCD6">
            <w:pPr>
              <w:widowControl w:val="0"/>
              <w:pBdr>
                <w:top w:val="nil"/>
                <w:left w:val="nil"/>
                <w:bottom w:val="nil"/>
                <w:right w:val="nil"/>
                <w:between w:val="nil"/>
              </w:pBdr>
              <w:spacing w:after="0" w:line="240" w:lineRule="auto"/>
            </w:pPr>
            <w:r>
              <w:t>7</w:t>
            </w: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2347B9" w:rsidP="00097249" w:rsidRDefault="002347B9" w14:paraId="2A5DC42E"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6A3BEC07"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17DAC826"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3F3D1A18" w14:textId="77777777">
            <w:pPr>
              <w:widowControl w:val="0"/>
              <w:pBdr>
                <w:top w:val="nil"/>
                <w:left w:val="nil"/>
                <w:bottom w:val="nil"/>
                <w:right w:val="nil"/>
                <w:between w:val="nil"/>
              </w:pBdr>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2347B9" w:rsidP="00097249" w:rsidRDefault="002347B9" w14:paraId="261EDEB7" w14:textId="77777777">
            <w:pPr>
              <w:widowControl w:val="0"/>
              <w:pBdr>
                <w:top w:val="nil"/>
                <w:left w:val="nil"/>
                <w:bottom w:val="nil"/>
                <w:right w:val="nil"/>
                <w:between w:val="nil"/>
              </w:pBdr>
              <w:spacing w:after="0" w:line="240" w:lineRule="auto"/>
            </w:pPr>
          </w:p>
        </w:tc>
      </w:tr>
      <w:tr w:rsidR="002347B9" w:rsidTr="6BBBE758" w14:paraId="51D1F836"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2347B9" w:rsidP="00097249" w:rsidRDefault="002347B9" w14:paraId="4B1050AE" w14:textId="77777777">
            <w:pPr>
              <w:spacing w:after="0" w:line="240" w:lineRule="auto"/>
              <w:jc w:val="center"/>
              <w:rPr>
                <w:b/>
              </w:rPr>
            </w:pPr>
            <w:r w:rsidRPr="0067092A">
              <w:rPr>
                <w:b/>
              </w:rPr>
              <w:t>Notes related to Standards, Grade, or Leaf</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2347B9" w:rsidP="00097249" w:rsidRDefault="0007796B" w14:paraId="1D12BA08" w14:textId="77777777">
            <w:pPr>
              <w:widowControl w:val="0"/>
              <w:spacing w:after="0" w:line="240" w:lineRule="auto"/>
            </w:pPr>
            <w:r>
              <w:t>7.SP.C.5</w:t>
            </w:r>
          </w:p>
          <w:p w:rsidR="0007796B" w:rsidP="00097249" w:rsidRDefault="0007796B" w14:paraId="7D7CB5D4" w14:textId="77777777">
            <w:pPr>
              <w:widowControl w:val="0"/>
              <w:spacing w:after="0" w:line="240" w:lineRule="auto"/>
            </w:pPr>
            <w:r w:rsidRPr="6BBBE758" w:rsidR="79926093">
              <w:rPr>
                <w:lang w:val="en-US"/>
              </w:rPr>
              <w:t>7.SP.C.7.a</w:t>
            </w:r>
          </w:p>
          <w:p w:rsidR="00514DC9" w:rsidP="00511A8F" w:rsidRDefault="00514DC9" w14:paraId="0E9A984E" w14:textId="77777777">
            <w:pPr>
              <w:widowControl w:val="0"/>
              <w:tabs>
                <w:tab w:val="center" w:pos="1916"/>
              </w:tabs>
              <w:spacing w:after="0" w:line="240" w:lineRule="auto"/>
            </w:pPr>
            <w:r w:rsidRPr="00514DC9">
              <w:t>FL.7.DP.2.1</w:t>
            </w:r>
            <w:r w:rsidR="00511A8F">
              <w:tab/>
            </w:r>
          </w:p>
          <w:p w:rsidR="00511A8F" w:rsidP="00511A8F" w:rsidRDefault="00511A8F" w14:paraId="6287275B" w14:textId="77777777">
            <w:pPr>
              <w:widowControl w:val="0"/>
              <w:tabs>
                <w:tab w:val="center" w:pos="1916"/>
              </w:tabs>
              <w:spacing w:after="0" w:line="240" w:lineRule="auto"/>
            </w:pPr>
            <w:r w:rsidRPr="00511A8F">
              <w:t>TX.7.6A</w:t>
            </w:r>
            <w:r>
              <w:t xml:space="preserve"> (mentions lists and tree diagrams)</w:t>
            </w:r>
          </w:p>
          <w:p w:rsidR="004D63AE" w:rsidP="00027B38" w:rsidRDefault="004D63AE" w14:paraId="7B731C06" w14:textId="77777777">
            <w:pPr>
              <w:widowControl w:val="0"/>
              <w:tabs>
                <w:tab w:val="center" w:pos="1916"/>
              </w:tabs>
              <w:spacing w:after="0" w:line="240" w:lineRule="auto"/>
            </w:pPr>
            <w:r w:rsidRPr="004D63AE">
              <w:t>MN.6.1.2.1</w:t>
            </w:r>
          </w:p>
          <w:p w:rsidRPr="00027B38" w:rsidR="00027B38" w:rsidP="00027B38" w:rsidRDefault="00027B38" w14:paraId="7B3F4456" w14:textId="4D691EBE">
            <w:pPr>
              <w:widowControl w:val="0"/>
              <w:tabs>
                <w:tab w:val="center" w:pos="1916"/>
              </w:tabs>
              <w:spacing w:after="0" w:line="240" w:lineRule="auto"/>
              <w:rPr>
                <w:lang w:val="fr-FR"/>
              </w:rPr>
            </w:pPr>
            <w:r w:rsidRPr="00027B38">
              <w:rPr>
                <w:lang w:val="fr-FR"/>
              </w:rPr>
              <w:t>NE.6.D.3.</w:t>
            </w:r>
            <w:r w:rsidR="006909F6">
              <w:rPr>
                <w:lang w:val="fr-FR"/>
              </w:rPr>
              <w:t>a</w:t>
            </w:r>
          </w:p>
          <w:p w:rsidRPr="000F20EE" w:rsidR="00D74CC2" w:rsidP="00791CF1" w:rsidRDefault="00D74CC2" w14:paraId="4BF3FA94" w14:textId="0498EF93">
            <w:pPr>
              <w:widowControl w:val="0"/>
              <w:tabs>
                <w:tab w:val="center" w:pos="1916"/>
              </w:tabs>
              <w:spacing w:after="0" w:line="240" w:lineRule="auto"/>
              <w:rPr>
                <w:lang w:val="fr-FR"/>
              </w:rPr>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2347B9" w:rsidP="0007796B" w:rsidRDefault="0007796B" w14:paraId="01FC86FE" w14:textId="78723DE1">
            <w:pPr>
              <w:widowControl w:val="0"/>
              <w:spacing w:after="0" w:line="240" w:lineRule="auto"/>
            </w:pPr>
            <w:r w:rsidRPr="6BBBE758" w:rsidR="79926093">
              <w:rPr>
                <w:lang w:val="en-US"/>
              </w:rPr>
              <w:t>7.SP.C.5</w:t>
            </w:r>
            <w:r w:rsidRPr="6BBBE758" w:rsidR="7C4D592D">
              <w:rPr>
                <w:lang w:val="en-US"/>
              </w:rPr>
              <w:t xml:space="preserve">, </w:t>
            </w:r>
            <w:r w:rsidRPr="6BBBE758" w:rsidR="79926093">
              <w:rPr>
                <w:lang w:val="en-US"/>
              </w:rPr>
              <w:t>7.SP.C.7.a</w:t>
            </w:r>
          </w:p>
          <w:p w:rsidR="00595193" w:rsidP="0007796B" w:rsidRDefault="00595193" w14:paraId="7E58CD22" w14:textId="77777777">
            <w:pPr>
              <w:widowControl w:val="0"/>
              <w:spacing w:after="0" w:line="240" w:lineRule="auto"/>
            </w:pPr>
            <w:r w:rsidRPr="00595193">
              <w:t>SC.6.DPSR.2.2</w:t>
            </w:r>
            <w:r>
              <w:t xml:space="preserve"> (limits denominators to </w:t>
            </w:r>
            <w:r w:rsidR="001757F6">
              <w:t>2, 4, 5, 8, 10, 25, 50, 100)</w:t>
            </w:r>
          </w:p>
          <w:p w:rsidR="009340E2" w:rsidP="0007796B" w:rsidRDefault="009340E2" w14:paraId="2CED16BB" w14:textId="77777777">
            <w:pPr>
              <w:widowControl w:val="0"/>
              <w:spacing w:after="0" w:line="240" w:lineRule="auto"/>
            </w:pPr>
            <w:r w:rsidRPr="009340E2">
              <w:t>FL.7.DP.2.3</w:t>
            </w:r>
          </w:p>
          <w:p w:rsidR="00A11A29" w:rsidP="0007796B" w:rsidRDefault="00A11A29" w14:paraId="3F0CD0AF" w14:textId="77777777">
            <w:pPr>
              <w:widowControl w:val="0"/>
              <w:spacing w:after="0" w:line="240" w:lineRule="auto"/>
            </w:pPr>
            <w:r w:rsidRPr="6BBBE758" w:rsidR="0AF154A8">
              <w:rPr>
                <w:lang w:val="en-US"/>
              </w:rPr>
              <w:t>TX.7.6.E (specifies relationship between probability of an event and its complement)</w:t>
            </w:r>
          </w:p>
          <w:p w:rsidRPr="00303A0B" w:rsidR="003129F4" w:rsidP="003129F4" w:rsidRDefault="003129F4" w14:paraId="24F46DC4" w14:textId="77777777">
            <w:pPr>
              <w:widowControl w:val="0"/>
              <w:tabs>
                <w:tab w:val="center" w:pos="1916"/>
              </w:tabs>
              <w:spacing w:after="0" w:line="240" w:lineRule="auto"/>
            </w:pPr>
            <w:r w:rsidRPr="00303A0B">
              <w:t>MN.6.1.2.2</w:t>
            </w:r>
          </w:p>
          <w:p w:rsidR="00A11A29" w:rsidP="0007796B" w:rsidRDefault="006909F6" w14:paraId="6831B00E" w14:textId="77777777">
            <w:pPr>
              <w:widowControl w:val="0"/>
              <w:spacing w:after="0" w:line="240" w:lineRule="auto"/>
            </w:pPr>
            <w:r w:rsidRPr="6BBBE758" w:rsidR="63E939A1">
              <w:rPr>
                <w:lang w:val="en-US"/>
              </w:rPr>
              <w:t>NE.6.d.3.b</w:t>
            </w:r>
          </w:p>
          <w:p w:rsidRPr="00303A0B" w:rsidR="000F20EE" w:rsidP="000F20EE" w:rsidRDefault="000F20EE" w14:paraId="085DA880" w14:textId="77777777">
            <w:pPr>
              <w:widowControl w:val="0"/>
              <w:tabs>
                <w:tab w:val="center" w:pos="1916"/>
              </w:tabs>
              <w:spacing w:after="0" w:line="240" w:lineRule="auto"/>
            </w:pPr>
            <w:r w:rsidRPr="6BBBE758" w:rsidR="737D8683">
              <w:rPr>
                <w:lang w:val="en-US"/>
              </w:rPr>
              <w:t>OK.PA.D.2.1</w:t>
            </w:r>
          </w:p>
          <w:p w:rsidRPr="00303A0B" w:rsidR="00791CF1" w:rsidP="000F20EE" w:rsidRDefault="00791CF1" w14:paraId="69E0D1A9" w14:textId="14CCE513">
            <w:pPr>
              <w:widowControl w:val="0"/>
              <w:tabs>
                <w:tab w:val="center" w:pos="1916"/>
              </w:tabs>
              <w:spacing w:after="0" w:line="240" w:lineRule="auto"/>
            </w:pPr>
            <w:r w:rsidRPr="00303A0B">
              <w:t>SC.6.DPSR.2.3</w:t>
            </w: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2347B9" w:rsidP="00097249" w:rsidRDefault="002347B9" w14:paraId="70D82EB0"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3083FE2A"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52BA5E35"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52BD05FF" w14:textId="77777777">
            <w:pPr>
              <w:widowControl w:val="0"/>
              <w:pBdr>
                <w:top w:val="nil"/>
                <w:left w:val="nil"/>
                <w:bottom w:val="nil"/>
                <w:right w:val="nil"/>
                <w:between w:val="nil"/>
              </w:pBdr>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2347B9" w:rsidP="00097249" w:rsidRDefault="002347B9" w14:paraId="389BF34F" w14:textId="77777777">
            <w:pPr>
              <w:widowControl w:val="0"/>
              <w:pBdr>
                <w:top w:val="nil"/>
                <w:left w:val="nil"/>
                <w:bottom w:val="nil"/>
                <w:right w:val="nil"/>
                <w:between w:val="nil"/>
              </w:pBdr>
              <w:spacing w:after="0" w:line="240" w:lineRule="auto"/>
            </w:pPr>
          </w:p>
        </w:tc>
      </w:tr>
      <w:tr w:rsidR="002347B9" w:rsidTr="6BBBE758" w14:paraId="0BA90FD6"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2347B9" w:rsidP="00097249" w:rsidRDefault="002347B9" w14:paraId="7F2C19A3" w14:textId="77777777">
            <w:pPr>
              <w:spacing w:after="0" w:line="240" w:lineRule="auto"/>
              <w:jc w:val="center"/>
              <w:rPr>
                <w:b/>
              </w:rPr>
            </w:pPr>
            <w:r>
              <w:rPr>
                <w:b/>
              </w:rPr>
              <w:t>Notes for Intervention, Extension, or Optional Activities</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2347B9" w:rsidP="00097249" w:rsidRDefault="002347B9" w14:paraId="59E0833D" w14:textId="77777777">
            <w:pPr>
              <w:widowControl w:val="0"/>
              <w:spacing w:after="0" w:line="240" w:lineRule="auto"/>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Pr="6F7F2E7A" w:rsidR="002347B9" w:rsidP="00097249" w:rsidRDefault="002347B9" w14:paraId="1517B346" w14:textId="77777777">
            <w:pPr>
              <w:widowControl w:val="0"/>
              <w:spacing w:after="0" w:line="240" w:lineRule="auto"/>
              <w:rPr>
                <w:lang w:val="en-US"/>
              </w:rPr>
            </w:pP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2347B9" w:rsidP="00097249" w:rsidRDefault="002347B9" w14:paraId="49453E6D"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0078A5B5"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2F79B685"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6B5BD4C5" w14:textId="77777777">
            <w:pPr>
              <w:widowControl w:val="0"/>
              <w:pBdr>
                <w:top w:val="nil"/>
                <w:left w:val="nil"/>
                <w:bottom w:val="nil"/>
                <w:right w:val="nil"/>
                <w:between w:val="nil"/>
              </w:pBdr>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2347B9" w:rsidP="00097249" w:rsidRDefault="002347B9" w14:paraId="3CFE87B5" w14:textId="77777777">
            <w:pPr>
              <w:widowControl w:val="0"/>
              <w:pBdr>
                <w:top w:val="nil"/>
                <w:left w:val="nil"/>
                <w:bottom w:val="nil"/>
                <w:right w:val="nil"/>
                <w:between w:val="nil"/>
              </w:pBdr>
              <w:spacing w:after="0" w:line="240" w:lineRule="auto"/>
            </w:pPr>
          </w:p>
        </w:tc>
      </w:tr>
      <w:tr w:rsidR="002347B9" w:rsidTr="6BBBE758" w14:paraId="4208111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2347B9" w:rsidP="00097249" w:rsidRDefault="002347B9" w14:paraId="6FD1397D" w14:textId="77777777">
            <w:pPr>
              <w:spacing w:after="0" w:line="240" w:lineRule="auto"/>
              <w:jc w:val="center"/>
              <w:rPr>
                <w:b/>
              </w:rPr>
            </w:pPr>
            <w:r w:rsidRPr="0067092A">
              <w:rPr>
                <w:b/>
              </w:rPr>
              <w:t>Additional Notes</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2347B9" w:rsidP="00097249" w:rsidRDefault="00461060" w14:paraId="2DBD7C2E" w14:textId="77777777">
            <w:pPr>
              <w:widowControl w:val="0"/>
              <w:spacing w:after="0" w:line="240" w:lineRule="auto"/>
            </w:pPr>
            <w:r>
              <w:t>1 day</w:t>
            </w:r>
          </w:p>
          <w:p w:rsidR="00461060" w:rsidP="00097249" w:rsidRDefault="00461060" w14:paraId="321671EC" w14:textId="77777777">
            <w:pPr>
              <w:widowControl w:val="0"/>
              <w:spacing w:after="0" w:line="240" w:lineRule="auto"/>
            </w:pPr>
          </w:p>
          <w:p w:rsidR="00461060" w:rsidP="00097249" w:rsidRDefault="009028F7" w14:paraId="48976BD1" w14:textId="629B3CF6">
            <w:pPr>
              <w:widowControl w:val="0"/>
              <w:spacing w:after="0" w:line="240" w:lineRule="auto"/>
            </w:pPr>
            <w:r w:rsidRPr="6BBBE758" w:rsidR="7F4943F3">
              <w:rPr>
                <w:lang w:val="en-US"/>
              </w:rPr>
              <w:t xml:space="preserve">Have students create a table that lists outcomes and corresponding probabilities. </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FC7FE3" w:rsidP="00097249" w:rsidRDefault="00FC7FE3" w14:paraId="19E71F8C" w14:textId="77777777">
            <w:pPr>
              <w:widowControl w:val="0"/>
              <w:spacing w:after="0" w:line="240" w:lineRule="auto"/>
              <w:rPr>
                <w:lang w:val="en-US"/>
              </w:rPr>
            </w:pPr>
            <w:r>
              <w:rPr>
                <w:lang w:val="en-US"/>
              </w:rPr>
              <w:t xml:space="preserve">1-2 days </w:t>
            </w:r>
          </w:p>
          <w:p w:rsidR="00FC7FE3" w:rsidP="00097249" w:rsidRDefault="00FC7FE3" w14:paraId="12A91DB5" w14:textId="77777777">
            <w:pPr>
              <w:widowControl w:val="0"/>
              <w:spacing w:after="0" w:line="240" w:lineRule="auto"/>
              <w:rPr>
                <w:lang w:val="en-US"/>
              </w:rPr>
            </w:pPr>
          </w:p>
          <w:p w:rsidR="00D21030" w:rsidP="00097249" w:rsidRDefault="00AE2175" w14:paraId="3AC2DFA0" w14:textId="52B20650">
            <w:pPr>
              <w:widowControl w:val="0"/>
              <w:spacing w:after="0" w:line="240" w:lineRule="auto"/>
              <w:rPr>
                <w:lang w:val="en-US"/>
              </w:rPr>
            </w:pPr>
            <w:r>
              <w:rPr>
                <w:lang w:val="en-US"/>
              </w:rPr>
              <w:t>See considerations cell</w:t>
            </w:r>
          </w:p>
          <w:p w:rsidR="002347B9" w:rsidP="00097249" w:rsidRDefault="00414C8D" w14:paraId="7C82F821" w14:textId="77777777">
            <w:pPr>
              <w:widowControl w:val="0"/>
              <w:spacing w:after="0" w:line="240" w:lineRule="auto"/>
              <w:rPr>
                <w:lang w:val="en-US"/>
              </w:rPr>
            </w:pPr>
            <w:r>
              <w:rPr>
                <w:lang w:val="en-US"/>
              </w:rPr>
              <w:t xml:space="preserve">Limit to </w:t>
            </w:r>
            <w:r w:rsidR="00C4262A">
              <w:rPr>
                <w:lang w:val="en-US"/>
              </w:rPr>
              <w:t>single-</w:t>
            </w:r>
            <w:r>
              <w:rPr>
                <w:lang w:val="en-US"/>
              </w:rPr>
              <w:t>stage</w:t>
            </w:r>
            <w:r w:rsidR="00C4262A">
              <w:rPr>
                <w:lang w:val="en-US"/>
              </w:rPr>
              <w:t xml:space="preserve"> experiments</w:t>
            </w:r>
          </w:p>
          <w:p w:rsidR="00BF387D" w:rsidP="00097249" w:rsidRDefault="00BF387D" w14:paraId="78A42310" w14:textId="77777777">
            <w:pPr>
              <w:widowControl w:val="0"/>
              <w:spacing w:after="0" w:line="240" w:lineRule="auto"/>
              <w:rPr>
                <w:lang w:val="en-US"/>
              </w:rPr>
            </w:pPr>
          </w:p>
          <w:p w:rsidR="0007796B" w:rsidP="00097249" w:rsidRDefault="0007796B" w14:paraId="3D3DABAA" w14:textId="77777777">
            <w:pPr>
              <w:widowControl w:val="0"/>
              <w:spacing w:after="0" w:line="240" w:lineRule="auto"/>
              <w:rPr>
                <w:lang w:val="en-US"/>
              </w:rPr>
            </w:pPr>
            <w:r>
              <w:rPr>
                <w:lang w:val="en-US"/>
              </w:rPr>
              <w:t xml:space="preserve">Include </w:t>
            </w:r>
            <w:r w:rsidR="00DD0667">
              <w:rPr>
                <w:lang w:val="en-US"/>
              </w:rPr>
              <w:t>probability of complement of an event</w:t>
            </w:r>
          </w:p>
          <w:p w:rsidRPr="6F7F2E7A" w:rsidR="00BF387D" w:rsidP="00097249" w:rsidRDefault="00BF387D" w14:paraId="7410110E" w14:textId="71667424">
            <w:pPr>
              <w:widowControl w:val="0"/>
              <w:spacing w:after="0" w:line="240" w:lineRule="auto"/>
              <w:rPr>
                <w:lang w:val="en-US"/>
              </w:rPr>
            </w:pP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2347B9" w:rsidP="00097249" w:rsidRDefault="002347B9" w14:paraId="276B4803"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59B673BB"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4782A234"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7995737D" w14:textId="77777777">
            <w:pPr>
              <w:widowControl w:val="0"/>
              <w:pBdr>
                <w:top w:val="nil"/>
                <w:left w:val="nil"/>
                <w:bottom w:val="nil"/>
                <w:right w:val="nil"/>
                <w:between w:val="nil"/>
              </w:pBdr>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2347B9" w:rsidP="00097249" w:rsidRDefault="002347B9" w14:paraId="757C7100" w14:textId="77777777">
            <w:pPr>
              <w:widowControl w:val="0"/>
              <w:pBdr>
                <w:top w:val="nil"/>
                <w:left w:val="nil"/>
                <w:bottom w:val="nil"/>
                <w:right w:val="nil"/>
                <w:between w:val="nil"/>
              </w:pBdr>
              <w:spacing w:after="0" w:line="240" w:lineRule="auto"/>
            </w:pPr>
          </w:p>
        </w:tc>
      </w:tr>
    </w:tbl>
    <w:p w:rsidR="002347B9" w:rsidP="002347B9" w:rsidRDefault="002347B9" w14:paraId="4A84CEEA" w14:textId="77777777"/>
    <w:p w:rsidR="002347B9" w:rsidP="00E0509D" w:rsidRDefault="002347B9" w14:paraId="613955DD" w14:textId="77777777"/>
    <w:p w:rsidR="002347B9" w:rsidP="002347B9" w:rsidRDefault="002347B9" w14:paraId="5140CCA6" w14:textId="5D9A74DD">
      <w:pPr>
        <w:pStyle w:val="Heading3"/>
        <w:rPr>
          <w:lang w:val="en-US"/>
        </w:rPr>
      </w:pPr>
      <w:r w:rsidRPr="6F7F2E7A">
        <w:rPr>
          <w:lang w:val="en-US"/>
        </w:rPr>
        <w:t>Concept/</w:t>
      </w:r>
      <w:commentRangeStart w:id="8"/>
      <w:r w:rsidRPr="6F7F2E7A">
        <w:rPr>
          <w:lang w:val="en-US"/>
        </w:rPr>
        <w:t>Skill</w:t>
      </w:r>
      <w:commentRangeEnd w:id="8"/>
      <w:r w:rsidRPr="6F7F2E7A" w:rsidR="000F0FEB">
        <w:rPr>
          <w:rStyle w:val="CommentReference"/>
          <w:sz w:val="28"/>
          <w:szCs w:val="28"/>
          <w:lang w:val="en-US"/>
        </w:rPr>
        <w:commentReference w:id="8"/>
      </w:r>
      <w:r w:rsidRPr="6F7F2E7A">
        <w:rPr>
          <w:lang w:val="en-US"/>
        </w:rPr>
        <w:t xml:space="preserve">: </w:t>
      </w:r>
      <w:r w:rsidR="007D467A">
        <w:t xml:space="preserve">Collect data from a single-stage chance experiment </w:t>
      </w:r>
      <w:r w:rsidR="0007667B">
        <w:t>to</w:t>
      </w:r>
      <w:r w:rsidR="007D467A">
        <w:t xml:space="preserve"> calculate probability using long run relative frequency.</w:t>
      </w:r>
    </w:p>
    <w:p w:rsidRPr="00913543" w:rsidR="002347B9" w:rsidP="002347B9" w:rsidRDefault="002347B9" w14:paraId="3DF7DD43" w14:textId="77777777">
      <w:pPr>
        <w:rPr>
          <w:lang w:val="en-US"/>
        </w:rPr>
      </w:pPr>
    </w:p>
    <w:tbl>
      <w:tblPr>
        <w:tblStyle w:val="a0"/>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2347B9" w:rsidTr="6BBBE758" w14:paraId="21221596" w14:textId="77777777">
        <w:trPr>
          <w:gridAfter w:val="1"/>
          <w:wAfter w:w="69" w:type="dxa"/>
        </w:trPr>
        <w:tc>
          <w:tcPr>
            <w:tcW w:w="2160" w:type="dxa"/>
            <w:tcBorders>
              <w:top w:val="single" w:color="auto" w:sz="4" w:space="0"/>
              <w:left w:val="single" w:color="auto" w:sz="4" w:space="0"/>
              <w:bottom w:val="single" w:color="auto" w:sz="4" w:space="0"/>
              <w:right w:val="single" w:color="auto" w:sz="4" w:space="0"/>
            </w:tcBorders>
            <w:shd w:val="clear" w:color="auto" w:fill="DBE5F1" w:themeFill="accent1" w:themeFillTint="33"/>
            <w:tcMar/>
          </w:tcPr>
          <w:p w:rsidRPr="00B34128" w:rsidR="002347B9" w:rsidP="00097249" w:rsidRDefault="002347B9" w14:paraId="68F02ED3" w14:textId="77777777">
            <w:pPr>
              <w:jc w:val="center"/>
              <w:rPr>
                <w:b/>
                <w:bCs/>
                <w:lang w:val="en-US"/>
              </w:rPr>
            </w:pPr>
            <w:r w:rsidRPr="0067092A">
              <w:rPr>
                <w:b/>
                <w:bCs/>
                <w:lang w:val="en-US"/>
              </w:rPr>
              <w:t>Goal</w:t>
            </w:r>
          </w:p>
        </w:tc>
        <w:tc>
          <w:tcPr>
            <w:tcW w:w="28155" w:type="dxa"/>
            <w:gridSpan w:val="7"/>
            <w:tcBorders>
              <w:top w:val="single" w:color="auto" w:sz="4" w:space="0"/>
              <w:left w:val="single" w:color="auto" w:sz="4" w:space="0"/>
              <w:bottom w:val="single" w:color="auto" w:sz="4" w:space="0"/>
              <w:right w:val="single" w:color="auto" w:sz="4" w:space="0"/>
            </w:tcBorders>
            <w:tcMar/>
          </w:tcPr>
          <w:p w:rsidR="007111D2" w:rsidP="007111D2" w:rsidRDefault="007111D2" w14:paraId="13863B25" w14:textId="14C39945">
            <w:r>
              <w:t xml:space="preserve">Perform experiments and simulations to calculate probability. </w:t>
            </w:r>
          </w:p>
          <w:p w:rsidRPr="6F7F2E7A" w:rsidR="002347B9" w:rsidP="007111D2" w:rsidRDefault="007111D2" w14:paraId="61414C89" w14:textId="1F97B6D6">
            <w:pPr>
              <w:widowControl w:val="0"/>
              <w:pBdr>
                <w:top w:val="nil"/>
                <w:left w:val="nil"/>
                <w:bottom w:val="nil"/>
                <w:right w:val="nil"/>
                <w:between w:val="nil"/>
              </w:pBdr>
              <w:spacing w:after="0" w:line="240" w:lineRule="auto"/>
              <w:rPr>
                <w:lang w:val="en-US"/>
              </w:rPr>
            </w:pPr>
            <w:r>
              <w:t>Understand long run relative frequency.</w:t>
            </w:r>
          </w:p>
        </w:tc>
      </w:tr>
      <w:tr w:rsidR="002347B9" w:rsidTr="6BBBE758" w14:paraId="00F15089" w14:textId="77777777">
        <w:trPr>
          <w:gridAfter w:val="1"/>
          <w:wAfter w:w="69" w:type="dxa"/>
        </w:trPr>
        <w:tc>
          <w:tcPr>
            <w:tcW w:w="2160" w:type="dxa"/>
            <w:tcBorders>
              <w:top w:val="single" w:color="auto" w:sz="4" w:space="0"/>
              <w:left w:val="single" w:color="auto" w:sz="4" w:space="0"/>
              <w:bottom w:val="single" w:color="auto" w:sz="4" w:space="0"/>
              <w:right w:val="single" w:color="auto" w:sz="4" w:space="0"/>
            </w:tcBorders>
            <w:shd w:val="clear" w:color="auto" w:fill="DBE5F1" w:themeFill="accent1" w:themeFillTint="33"/>
            <w:tcMar/>
          </w:tcPr>
          <w:p w:rsidRPr="00B34128" w:rsidR="002347B9" w:rsidP="00097249" w:rsidRDefault="002347B9" w14:paraId="33A2F1F6" w14:textId="77777777">
            <w:pPr>
              <w:jc w:val="center"/>
              <w:rPr>
                <w:b/>
                <w:bCs/>
                <w:lang w:val="en-US"/>
              </w:rPr>
            </w:pPr>
            <w:r w:rsidRPr="0067092A">
              <w:rPr>
                <w:b/>
                <w:bCs/>
                <w:lang w:val="en-US"/>
              </w:rPr>
              <w:lastRenderedPageBreak/>
              <w:t>Student-Facing Example</w:t>
            </w:r>
          </w:p>
        </w:tc>
        <w:tc>
          <w:tcPr>
            <w:tcW w:w="28155" w:type="dxa"/>
            <w:gridSpan w:val="7"/>
            <w:tcBorders>
              <w:top w:val="single" w:color="auto" w:sz="4" w:space="0"/>
              <w:left w:val="single" w:color="auto" w:sz="4" w:space="0"/>
              <w:bottom w:val="single" w:color="auto" w:sz="4" w:space="0"/>
              <w:right w:val="single" w:color="auto" w:sz="4" w:space="0"/>
            </w:tcBorders>
            <w:tcMar/>
          </w:tcPr>
          <w:p w:rsidRPr="6F7F2E7A" w:rsidR="002347B9" w:rsidP="00097249" w:rsidRDefault="001641DD" w14:paraId="0D293560" w14:textId="43801691">
            <w:pPr>
              <w:widowControl w:val="0"/>
              <w:pBdr>
                <w:top w:val="nil"/>
                <w:left w:val="nil"/>
                <w:bottom w:val="nil"/>
                <w:right w:val="nil"/>
                <w:between w:val="nil"/>
              </w:pBdr>
              <w:spacing w:after="0" w:line="240" w:lineRule="auto"/>
              <w:rPr>
                <w:lang w:val="en-US"/>
              </w:rPr>
            </w:pPr>
            <w:r w:rsidRPr="002479F9">
              <w:rPr>
                <w:noProof/>
              </w:rPr>
              <w:drawing>
                <wp:inline distT="0" distB="0" distL="0" distR="0" wp14:anchorId="0B595511" wp14:editId="22A92585">
                  <wp:extent cx="3474720" cy="1648156"/>
                  <wp:effectExtent l="0" t="0" r="0" b="9525"/>
                  <wp:docPr id="65420105" name="Picture 1">
                    <a:extLst xmlns:a="http://schemas.openxmlformats.org/drawingml/2006/main">
                      <a:ext uri="{FF2B5EF4-FFF2-40B4-BE49-F238E27FC236}">
                        <a16:creationId xmlns:a16="http://schemas.microsoft.com/office/drawing/2014/main" id="{B2CC0274-B99F-4608-BC82-30FF8F34E9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0105" name=""/>
                          <pic:cNvPicPr/>
                        </pic:nvPicPr>
                        <pic:blipFill>
                          <a:blip r:embed="rId15"/>
                          <a:stretch>
                            <a:fillRect/>
                          </a:stretch>
                        </pic:blipFill>
                        <pic:spPr>
                          <a:xfrm>
                            <a:off x="0" y="0"/>
                            <a:ext cx="3489662" cy="1655243"/>
                          </a:xfrm>
                          <a:prstGeom prst="rect">
                            <a:avLst/>
                          </a:prstGeom>
                        </pic:spPr>
                      </pic:pic>
                    </a:graphicData>
                  </a:graphic>
                </wp:inline>
              </w:drawing>
            </w:r>
            <w:r w:rsidRPr="00602CE2" w:rsidR="003D60AA">
              <w:rPr>
                <w:noProof/>
              </w:rPr>
              <w:drawing>
                <wp:inline distT="0" distB="0" distL="0" distR="0" wp14:anchorId="23EEA147" wp14:editId="237AB9DE">
                  <wp:extent cx="2598420" cy="1923967"/>
                  <wp:effectExtent l="0" t="0" r="0" b="635"/>
                  <wp:docPr id="484799876" name="Picture 1">
                    <a:extLst xmlns:a="http://schemas.openxmlformats.org/drawingml/2006/main">
                      <a:ext uri="{FF2B5EF4-FFF2-40B4-BE49-F238E27FC236}">
                        <a16:creationId xmlns:a16="http://schemas.microsoft.com/office/drawing/2014/main" id="{3A349CA8-9086-4E04-BEAE-72F4D96791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99876" name=""/>
                          <pic:cNvPicPr/>
                        </pic:nvPicPr>
                        <pic:blipFill>
                          <a:blip r:embed="rId16"/>
                          <a:stretch>
                            <a:fillRect/>
                          </a:stretch>
                        </pic:blipFill>
                        <pic:spPr>
                          <a:xfrm>
                            <a:off x="0" y="0"/>
                            <a:ext cx="2621114" cy="1940771"/>
                          </a:xfrm>
                          <a:prstGeom prst="rect">
                            <a:avLst/>
                          </a:prstGeom>
                        </pic:spPr>
                      </pic:pic>
                    </a:graphicData>
                  </a:graphic>
                </wp:inline>
              </w:drawing>
            </w:r>
          </w:p>
        </w:tc>
      </w:tr>
      <w:tr w:rsidR="002347B9" w:rsidTr="6BBBE758" w14:paraId="25E3F12D"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2347B9" w:rsidP="00097249" w:rsidRDefault="00C47E79" w14:paraId="44AB5523" w14:textId="32C5153D">
            <w:pPr>
              <w:spacing w:after="0" w:line="240" w:lineRule="auto"/>
              <w:jc w:val="center"/>
              <w:rPr>
                <w:b/>
              </w:rPr>
            </w:pPr>
            <w:r>
              <w:rPr>
                <w:b/>
              </w:rPr>
              <w:t>Knowledge Graph Node</w:t>
            </w:r>
          </w:p>
        </w:tc>
        <w:tc>
          <w:tcPr>
            <w:tcW w:w="4032" w:type="dxa"/>
            <w:tcBorders>
              <w:top w:val="single" w:color="000000" w:themeColor="text1" w:sz="8"/>
              <w:left w:val="single" w:color="000000" w:themeColor="text1" w:sz="8"/>
              <w:bottom w:val="single" w:color="000000" w:themeColor="text1" w:sz="8"/>
              <w:right w:val="single" w:color="000000" w:themeColor="text1" w:sz="8"/>
            </w:tcBorders>
            <w:shd w:val="clear" w:color="auto" w:fill="95B3D7" w:themeFill="accent1" w:themeFillTint="99"/>
            <w:tcMar>
              <w:top w:w="100" w:type="dxa"/>
              <w:left w:w="100" w:type="dxa"/>
              <w:bottom w:w="100" w:type="dxa"/>
              <w:right w:w="100" w:type="dxa"/>
            </w:tcMar>
          </w:tcPr>
          <w:p w:rsidR="002347B9" w:rsidP="00716EAC" w:rsidRDefault="006D7075" w14:paraId="7BEDF07C" w14:textId="636EE24E">
            <w:pPr>
              <w:widowControl w:val="0"/>
              <w:pBdr>
                <w:top w:val="nil"/>
                <w:left w:val="nil"/>
                <w:bottom w:val="nil"/>
                <w:right w:val="nil"/>
                <w:between w:val="nil"/>
              </w:pBdr>
              <w:shd w:val="clear" w:color="auto" w:fill="92CDDC" w:themeFill="accent5" w:themeFillTint="99"/>
              <w:spacing w:after="0" w:line="240" w:lineRule="auto"/>
            </w:pPr>
            <w:r>
              <w:t>Infer the probabilities of events and develop a probability model by using relative frequencies from a chance experiment.</w:t>
            </w:r>
          </w:p>
        </w:tc>
        <w:tc>
          <w:tcPr>
            <w:tcW w:w="4032" w:type="dxa"/>
            <w:tcBorders>
              <w:top w:val="single" w:color="000000" w:themeColor="text1" w:sz="8"/>
              <w:left w:val="single" w:color="000000" w:themeColor="text1" w:sz="8"/>
              <w:bottom w:val="single" w:color="000000" w:themeColor="text1" w:sz="8"/>
              <w:right w:val="single" w:color="000000" w:themeColor="text1" w:sz="8"/>
            </w:tcBorders>
            <w:shd w:val="clear" w:color="auto" w:fill="95B3D7" w:themeFill="accent1" w:themeFillTint="99"/>
            <w:tcMar>
              <w:top w:w="100" w:type="dxa"/>
              <w:left w:w="100" w:type="dxa"/>
              <w:bottom w:w="100" w:type="dxa"/>
              <w:right w:w="100" w:type="dxa"/>
            </w:tcMar>
          </w:tcPr>
          <w:p w:rsidR="002347B9" w:rsidP="00900C93" w:rsidRDefault="006D7075" w14:paraId="722FC95E" w14:textId="78423E05">
            <w:pPr>
              <w:widowControl w:val="0"/>
              <w:pBdr>
                <w:top w:val="nil"/>
                <w:left w:val="nil"/>
                <w:bottom w:val="nil"/>
                <w:right w:val="nil"/>
                <w:between w:val="nil"/>
              </w:pBdr>
              <w:shd w:val="clear" w:color="auto" w:fill="95B3D7" w:themeFill="accent1" w:themeFillTint="99"/>
              <w:spacing w:after="0" w:line="240" w:lineRule="auto"/>
            </w:pPr>
            <w:r>
              <w:t>Infer the probabilities of events and develop a probability model by using relative frequencies from a simulation</w:t>
            </w:r>
          </w:p>
        </w:tc>
        <w:tc>
          <w:tcPr>
            <w:tcW w:w="4032" w:type="dxa"/>
            <w:tcBorders>
              <w:top w:val="single" w:color="000000" w:themeColor="text1" w:sz="8"/>
              <w:left w:val="single" w:color="000000" w:themeColor="text1" w:sz="8"/>
              <w:bottom w:val="single" w:color="000000" w:themeColor="text1" w:sz="8"/>
              <w:right w:val="single" w:color="auto" w:sz="4" w:space="0"/>
            </w:tcBorders>
            <w:shd w:val="clear" w:color="auto" w:fill="95B3D7" w:themeFill="accent1" w:themeFillTint="99"/>
            <w:tcMar>
              <w:top w:w="100" w:type="dxa"/>
              <w:left w:w="100" w:type="dxa"/>
              <w:bottom w:w="100" w:type="dxa"/>
              <w:right w:w="100" w:type="dxa"/>
            </w:tcMar>
          </w:tcPr>
          <w:p w:rsidR="00B63B82" w:rsidP="6BBBE758" w:rsidRDefault="006D7075" w14:paraId="2E4D12F6" w14:textId="62DF9479">
            <w:pPr>
              <w:widowControl w:val="0"/>
              <w:pBdr>
                <w:top w:val="nil" w:color="FF000000" w:sz="0" w:space="0"/>
                <w:left w:val="nil" w:color="FF000000" w:sz="0" w:space="0"/>
                <w:bottom w:val="nil" w:color="FF000000" w:sz="0" w:space="0"/>
                <w:right w:val="nil" w:color="FF000000" w:sz="0" w:space="0"/>
                <w:between w:val="nil" w:color="FF000000" w:sz="0" w:space="0"/>
              </w:pBdr>
              <w:shd w:val="clear" w:color="auto" w:fill="95B3D7" w:themeFill="accent1" w:themeFillTint="99"/>
              <w:spacing w:after="0" w:line="240" w:lineRule="auto"/>
            </w:pPr>
            <w:r w:rsidRPr="6BBBE758" w:rsidR="6E584725">
              <w:rPr>
                <w:lang w:val="en-US"/>
              </w:rPr>
              <w:t>Use a probability estimate or probability model to predict approximate long-run frequencies, and explain why actual frequencies may differ.</w:t>
            </w:r>
          </w:p>
        </w:tc>
        <w:tc>
          <w:tcPr>
            <w:tcW w:w="4032" w:type="dxa"/>
            <w:tcBorders>
              <w:top w:val="single" w:color="auto" w:sz="4" w:space="0"/>
              <w:left w:val="single" w:color="auto" w:sz="4" w:space="0"/>
              <w:bottom w:val="single" w:color="auto" w:sz="4" w:space="0"/>
              <w:right w:val="single" w:color="auto" w:sz="4" w:space="0"/>
            </w:tcBorders>
            <w:shd w:val="clear" w:color="auto" w:fill="FDE9D9" w:themeFill="accent6" w:themeFillTint="33"/>
            <w:tcMar/>
          </w:tcPr>
          <w:p w:rsidRPr="6F7F2E7A" w:rsidR="002347B9" w:rsidP="00097249" w:rsidRDefault="002347B9" w14:paraId="5DDD2BED" w14:textId="77777777">
            <w:pPr>
              <w:widowControl w:val="0"/>
              <w:pBdr>
                <w:top w:val="nil"/>
                <w:left w:val="nil"/>
                <w:bottom w:val="nil"/>
                <w:right w:val="nil"/>
                <w:between w:val="nil"/>
              </w:pBdr>
              <w:spacing w:after="0" w:line="240" w:lineRule="auto"/>
              <w:rPr>
                <w:lang w:val="en-US"/>
              </w:rPr>
            </w:pPr>
          </w:p>
        </w:tc>
        <w:tc>
          <w:tcPr>
            <w:tcW w:w="4032" w:type="dxa"/>
            <w:tcBorders>
              <w:top w:val="single" w:color="auto" w:sz="4" w:space="0"/>
              <w:left w:val="single" w:color="auto" w:sz="4" w:space="0"/>
              <w:bottom w:val="single" w:color="auto" w:sz="4" w:space="0"/>
              <w:right w:val="single" w:color="auto" w:sz="4" w:space="0"/>
            </w:tcBorders>
            <w:shd w:val="clear" w:color="auto" w:fill="FDE9D9" w:themeFill="accent6" w:themeFillTint="33"/>
            <w:tcMar/>
          </w:tcPr>
          <w:p w:rsidRPr="6F7F2E7A" w:rsidR="002347B9" w:rsidP="00097249" w:rsidRDefault="002347B9" w14:paraId="08EB04A8" w14:textId="77777777">
            <w:pPr>
              <w:widowControl w:val="0"/>
              <w:pBdr>
                <w:top w:val="nil"/>
                <w:left w:val="nil"/>
                <w:bottom w:val="nil"/>
                <w:right w:val="nil"/>
                <w:between w:val="nil"/>
              </w:pBdr>
              <w:spacing w:after="0" w:line="240" w:lineRule="auto"/>
              <w:rPr>
                <w:lang w:val="en-US"/>
              </w:rPr>
            </w:pPr>
          </w:p>
        </w:tc>
        <w:tc>
          <w:tcPr>
            <w:tcW w:w="4032" w:type="dxa"/>
            <w:tcBorders>
              <w:top w:val="single" w:color="auto" w:sz="4" w:space="0"/>
              <w:left w:val="single" w:color="auto" w:sz="4" w:space="0"/>
              <w:bottom w:val="single" w:color="auto" w:sz="4" w:space="0"/>
              <w:right w:val="single" w:color="auto" w:sz="4" w:space="0"/>
            </w:tcBorders>
            <w:shd w:val="clear" w:color="auto" w:fill="FDE9D9" w:themeFill="accent6" w:themeFillTint="33"/>
            <w:tcMar/>
          </w:tcPr>
          <w:p w:rsidRPr="6F7F2E7A" w:rsidR="002347B9" w:rsidP="00097249" w:rsidRDefault="002347B9" w14:paraId="3B1E678A" w14:textId="77777777">
            <w:pPr>
              <w:widowControl w:val="0"/>
              <w:pBdr>
                <w:top w:val="nil"/>
                <w:left w:val="nil"/>
                <w:bottom w:val="nil"/>
                <w:right w:val="nil"/>
                <w:between w:val="nil"/>
              </w:pBdr>
              <w:spacing w:after="0" w:line="240" w:lineRule="auto"/>
              <w:rPr>
                <w:lang w:val="en-US"/>
              </w:rPr>
            </w:pPr>
          </w:p>
        </w:tc>
        <w:tc>
          <w:tcPr>
            <w:tcW w:w="4032" w:type="dxa"/>
            <w:gridSpan w:val="2"/>
            <w:tcBorders>
              <w:top w:val="single" w:color="auto" w:sz="4" w:space="0"/>
              <w:left w:val="single" w:color="auto" w:sz="4" w:space="0"/>
              <w:bottom w:val="single" w:color="auto" w:sz="4" w:space="0"/>
              <w:right w:val="single" w:color="auto" w:sz="4" w:space="0"/>
            </w:tcBorders>
            <w:shd w:val="clear" w:color="auto" w:fill="FDE9D9" w:themeFill="accent6" w:themeFillTint="33"/>
            <w:tcMar/>
          </w:tcPr>
          <w:p w:rsidRPr="6F7F2E7A" w:rsidR="002347B9" w:rsidP="00097249" w:rsidRDefault="002347B9" w14:paraId="1876F00D" w14:textId="77777777">
            <w:pPr>
              <w:widowControl w:val="0"/>
              <w:pBdr>
                <w:top w:val="nil"/>
                <w:left w:val="nil"/>
                <w:bottom w:val="nil"/>
                <w:right w:val="nil"/>
                <w:between w:val="nil"/>
              </w:pBdr>
              <w:spacing w:after="0" w:line="240" w:lineRule="auto"/>
              <w:rPr>
                <w:lang w:val="en-US"/>
              </w:rPr>
            </w:pPr>
          </w:p>
        </w:tc>
      </w:tr>
      <w:tr w:rsidR="002347B9" w:rsidTr="6BBBE758" w14:paraId="1814BEB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2347B9" w:rsidP="00097249" w:rsidRDefault="002347B9" w14:paraId="34A805A5" w14:textId="77777777">
            <w:pPr>
              <w:spacing w:after="0" w:line="240" w:lineRule="auto"/>
              <w:jc w:val="center"/>
              <w:rPr>
                <w:b/>
              </w:rPr>
            </w:pPr>
            <w:r w:rsidRPr="0067092A">
              <w:rPr>
                <w:b/>
              </w:rPr>
              <w:t>Terminology</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Pr="000D3E7D" w:rsidR="002347B9" w:rsidP="00097249" w:rsidRDefault="002347B9" w14:paraId="2CED4A8F" w14:textId="77777777">
            <w:pPr>
              <w:rPr>
                <w:color w:val="1D1C1D"/>
              </w:rPr>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2347B9" w:rsidP="004D403A" w:rsidRDefault="004D403A" w14:paraId="26520B98" w14:textId="4A722E4C">
            <w:pPr>
              <w:tabs>
                <w:tab w:val="left" w:pos="2298"/>
              </w:tabs>
            </w:pPr>
            <w:r>
              <w:t>Simulation: A chance experiment that is conducted to closely resemble a real-world situation of interest.</w:t>
            </w: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91735C" w:rsidP="0091735C" w:rsidRDefault="0091735C" w14:paraId="41478039" w14:textId="77777777">
            <w:r>
              <w:t xml:space="preserve">Uniform Probability Model: A probability model where each outcome in the sample space has the same probability of occurring. </w:t>
            </w:r>
          </w:p>
          <w:p w:rsidR="002347B9" w:rsidP="0091735C" w:rsidRDefault="0091735C" w14:paraId="3493902D" w14:textId="05DA5CF8">
            <w:r>
              <w:t>Probability Model: A mathematical representation of a chance experiment that accounts for all outcomes of a sample space and assigns a probability to each outcome.</w:t>
            </w: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1C0ECC8A" w14:textId="77777777">
            <w:pPr>
              <w:widowControl w:val="0"/>
              <w:pBdr>
                <w:top w:val="nil"/>
                <w:left w:val="nil"/>
                <w:bottom w:val="nil"/>
                <w:right w:val="nil"/>
                <w:between w:val="nil"/>
              </w:pBdr>
              <w:spacing w:after="0" w:line="240" w:lineRule="auto"/>
              <w:rPr>
                <w:color w:val="FF0000"/>
                <w:lang w:val="en-US"/>
              </w:rPr>
            </w:pPr>
          </w:p>
        </w:tc>
        <w:tc>
          <w:tcPr>
            <w:tcW w:w="4032" w:type="dxa"/>
            <w:tcBorders>
              <w:top w:val="single" w:color="auto" w:sz="4" w:space="0"/>
              <w:left w:val="single" w:color="auto" w:sz="4" w:space="0"/>
              <w:bottom w:val="single" w:color="auto" w:sz="4" w:space="0"/>
              <w:right w:val="single" w:color="auto" w:sz="4" w:space="0"/>
            </w:tcBorders>
            <w:tcMar/>
          </w:tcPr>
          <w:p w:rsidRPr="7BD64134" w:rsidR="002347B9" w:rsidP="00097249" w:rsidRDefault="002347B9" w14:paraId="7EC99AD4" w14:textId="77777777">
            <w:pPr>
              <w:widowControl w:val="0"/>
              <w:pBdr>
                <w:top w:val="nil"/>
                <w:left w:val="nil"/>
                <w:bottom w:val="nil"/>
                <w:right w:val="nil"/>
                <w:between w:val="nil"/>
              </w:pBdr>
              <w:spacing w:after="0" w:line="240" w:lineRule="auto"/>
              <w:rPr>
                <w:color w:val="FF0000"/>
                <w:lang w:val="en-US"/>
              </w:rPr>
            </w:pPr>
          </w:p>
        </w:tc>
        <w:tc>
          <w:tcPr>
            <w:tcW w:w="4032" w:type="dxa"/>
            <w:tcBorders>
              <w:top w:val="single" w:color="auto" w:sz="4" w:space="0"/>
              <w:left w:val="single" w:color="auto" w:sz="4" w:space="0"/>
              <w:bottom w:val="single" w:color="auto" w:sz="4" w:space="0"/>
              <w:right w:val="single" w:color="auto" w:sz="4" w:space="0"/>
            </w:tcBorders>
            <w:tcMar/>
          </w:tcPr>
          <w:p w:rsidRPr="7BD64134" w:rsidR="002347B9" w:rsidP="00097249" w:rsidRDefault="002347B9" w14:paraId="1745A8E9" w14:textId="77777777">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color="auto" w:sz="4" w:space="0"/>
              <w:left w:val="single" w:color="auto" w:sz="4" w:space="0"/>
              <w:bottom w:val="single" w:color="auto" w:sz="4" w:space="0"/>
              <w:right w:val="single" w:color="auto" w:sz="4" w:space="0"/>
            </w:tcBorders>
            <w:tcMar/>
          </w:tcPr>
          <w:p w:rsidRPr="7BD64134" w:rsidR="002347B9" w:rsidP="00097249" w:rsidRDefault="002347B9" w14:paraId="666DA9B7" w14:textId="77777777">
            <w:pPr>
              <w:widowControl w:val="0"/>
              <w:pBdr>
                <w:top w:val="nil"/>
                <w:left w:val="nil"/>
                <w:bottom w:val="nil"/>
                <w:right w:val="nil"/>
                <w:between w:val="nil"/>
              </w:pBdr>
              <w:spacing w:after="0" w:line="240" w:lineRule="auto"/>
              <w:rPr>
                <w:color w:val="FF0000"/>
                <w:lang w:val="en-US"/>
              </w:rPr>
            </w:pPr>
          </w:p>
        </w:tc>
      </w:tr>
      <w:tr w:rsidR="002347B9" w:rsidTr="6BBBE758" w14:paraId="61BACDD3"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2347B9" w:rsidP="00097249" w:rsidRDefault="002347B9" w14:paraId="6EE5B8F7" w14:textId="77777777">
            <w:pPr>
              <w:spacing w:after="0" w:line="240" w:lineRule="auto"/>
              <w:jc w:val="center"/>
              <w:rPr>
                <w:b/>
              </w:rPr>
            </w:pPr>
            <w:r w:rsidRPr="0067092A">
              <w:rPr>
                <w:b/>
              </w:rPr>
              <w:t xml:space="preserve">Mathematical Models </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2347B9" w:rsidP="00097249" w:rsidRDefault="002347B9" w14:paraId="7DF5BBEF" w14:textId="77777777">
            <w:pPr>
              <w:widowControl w:val="0"/>
              <w:pBdr>
                <w:top w:val="nil"/>
                <w:left w:val="nil"/>
                <w:bottom w:val="nil"/>
                <w:right w:val="nil"/>
                <w:between w:val="nil"/>
              </w:pBdr>
              <w:spacing w:after="0" w:line="240" w:lineRule="auto"/>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2347B9" w:rsidP="00097249" w:rsidRDefault="002347B9" w14:paraId="5737C8B8" w14:textId="77777777">
            <w:pPr>
              <w:widowControl w:val="0"/>
              <w:spacing w:after="0" w:line="240" w:lineRule="auto"/>
            </w:pP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2347B9" w:rsidP="00097249" w:rsidRDefault="002347B9" w14:paraId="121C0F4B"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5983588E"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1EE93527"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73A8CC6B" w14:textId="77777777">
            <w:pPr>
              <w:widowControl w:val="0"/>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2347B9" w:rsidP="00097249" w:rsidRDefault="002347B9" w14:paraId="2DB70801" w14:textId="77777777">
            <w:pPr>
              <w:widowControl w:val="0"/>
              <w:spacing w:after="0" w:line="240" w:lineRule="auto"/>
            </w:pPr>
          </w:p>
        </w:tc>
      </w:tr>
      <w:tr w:rsidR="002347B9" w:rsidTr="6BBBE758" w14:paraId="667A7D0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2347B9" w:rsidP="00097249" w:rsidRDefault="002347B9" w14:paraId="56771216" w14:textId="77777777">
            <w:pPr>
              <w:spacing w:after="0" w:line="240" w:lineRule="auto"/>
              <w:jc w:val="center"/>
              <w:rPr>
                <w:b/>
              </w:rPr>
            </w:pPr>
            <w:r w:rsidRPr="0067092A">
              <w:rPr>
                <w:b/>
              </w:rPr>
              <w:t>Strategies</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2347B9" w:rsidP="00097249" w:rsidRDefault="002347B9" w14:paraId="30FDA831" w14:textId="77777777">
            <w:pPr>
              <w:widowControl w:val="0"/>
              <w:pBdr>
                <w:top w:val="nil"/>
                <w:left w:val="nil"/>
                <w:bottom w:val="nil"/>
                <w:right w:val="nil"/>
                <w:between w:val="nil"/>
              </w:pBdr>
              <w:spacing w:after="0" w:line="240" w:lineRule="auto"/>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2347B9" w:rsidP="00097249" w:rsidRDefault="002347B9" w14:paraId="0E2A1D3F" w14:textId="77777777">
            <w:pPr>
              <w:widowControl w:val="0"/>
              <w:spacing w:after="0" w:line="240" w:lineRule="auto"/>
            </w:pP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2347B9" w:rsidP="00097249" w:rsidRDefault="002347B9" w14:paraId="00B0AB45"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14A71E15"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6A39BEF4"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2347B9" w:rsidP="00097249" w:rsidRDefault="002347B9" w14:paraId="445F8C3E" w14:textId="77777777">
            <w:pPr>
              <w:widowControl w:val="0"/>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2347B9" w:rsidP="00097249" w:rsidRDefault="002347B9" w14:paraId="2093F068" w14:textId="77777777">
            <w:pPr>
              <w:widowControl w:val="0"/>
              <w:spacing w:after="0" w:line="240" w:lineRule="auto"/>
            </w:pPr>
          </w:p>
        </w:tc>
      </w:tr>
      <w:tr w:rsidR="00B63B82" w:rsidTr="6BBBE758" w14:paraId="387513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2347B9" w:rsidR="00B63B82" w:rsidP="00B63B82" w:rsidRDefault="00B63B82" w14:paraId="041A6430" w14:textId="77777777">
            <w:pPr>
              <w:spacing w:after="0" w:line="240" w:lineRule="auto"/>
              <w:jc w:val="center"/>
              <w:rPr>
                <w:b/>
              </w:rPr>
            </w:pPr>
            <w:r w:rsidRPr="0067092A">
              <w:rPr>
                <w:b/>
              </w:rPr>
              <w:t>Specifications</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B63B82" w:rsidP="00B63B82" w:rsidRDefault="00B63B82" w14:paraId="03822A3B" w14:textId="46B6EA1F">
            <w:pPr>
              <w:widowControl w:val="0"/>
              <w:pBdr>
                <w:top w:val="nil"/>
                <w:left w:val="nil"/>
                <w:bottom w:val="nil"/>
                <w:right w:val="nil"/>
                <w:between w:val="nil"/>
              </w:pBdr>
              <w:spacing w:after="0" w:line="240" w:lineRule="auto"/>
            </w:pPr>
            <w:r>
              <w:t>One-stage chance experiments only</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B63B82" w:rsidP="00B63B82" w:rsidRDefault="00B63B82" w14:paraId="339AD407" w14:textId="57702342">
            <w:pPr>
              <w:widowControl w:val="0"/>
              <w:pBdr>
                <w:top w:val="nil"/>
                <w:left w:val="nil"/>
                <w:bottom w:val="nil"/>
                <w:right w:val="nil"/>
                <w:between w:val="nil"/>
              </w:pBdr>
              <w:spacing w:after="0" w:line="240" w:lineRule="auto"/>
            </w:pPr>
            <w:r>
              <w:t>Simulations of one-stage chance experiments only</w:t>
            </w: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B63B82" w:rsidP="00B63B82" w:rsidRDefault="00B63B82" w14:paraId="55C4EC08" w14:textId="7463CA63">
            <w:pPr>
              <w:widowControl w:val="0"/>
              <w:pBdr>
                <w:top w:val="nil"/>
                <w:left w:val="nil"/>
                <w:bottom w:val="nil"/>
                <w:right w:val="nil"/>
                <w:between w:val="nil"/>
              </w:pBdr>
              <w:spacing w:after="0" w:line="240" w:lineRule="auto"/>
            </w:pPr>
            <w:r>
              <w:t>One-stage chance experiments only</w:t>
            </w:r>
          </w:p>
        </w:tc>
        <w:tc>
          <w:tcPr>
            <w:tcW w:w="4032" w:type="dxa"/>
            <w:tcBorders>
              <w:top w:val="single" w:color="auto" w:sz="4" w:space="0"/>
              <w:left w:val="single" w:color="auto" w:sz="4" w:space="0"/>
              <w:bottom w:val="single" w:color="auto" w:sz="4" w:space="0"/>
              <w:right w:val="single" w:color="auto" w:sz="4" w:space="0"/>
            </w:tcBorders>
            <w:tcMar/>
          </w:tcPr>
          <w:p w:rsidR="00B63B82" w:rsidP="00B63B82" w:rsidRDefault="00B63B82" w14:paraId="7E9FC06D"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B63B82" w:rsidP="00B63B82" w:rsidRDefault="00B63B82" w14:paraId="51A6076A"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B63B82" w:rsidP="00B63B82" w:rsidRDefault="00B63B82" w14:paraId="6977440C" w14:textId="77777777">
            <w:pPr>
              <w:widowControl w:val="0"/>
              <w:pBdr>
                <w:top w:val="nil"/>
                <w:left w:val="nil"/>
                <w:bottom w:val="nil"/>
                <w:right w:val="nil"/>
                <w:between w:val="nil"/>
              </w:pBdr>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B63B82" w:rsidP="00B63B82" w:rsidRDefault="00B63B82" w14:paraId="1F7A78B2" w14:textId="77777777">
            <w:pPr>
              <w:widowControl w:val="0"/>
              <w:pBdr>
                <w:top w:val="nil"/>
                <w:left w:val="nil"/>
                <w:bottom w:val="nil"/>
                <w:right w:val="nil"/>
                <w:between w:val="nil"/>
              </w:pBdr>
              <w:spacing w:after="0" w:line="240" w:lineRule="auto"/>
            </w:pPr>
          </w:p>
        </w:tc>
      </w:tr>
      <w:tr w:rsidR="00B63B82" w:rsidTr="6BBBE758" w14:paraId="3A6FF46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B63B82" w:rsidP="00B63B82" w:rsidRDefault="00B63B82" w14:paraId="7E7C5F6A" w14:textId="77777777">
            <w:pPr>
              <w:spacing w:after="0" w:line="240" w:lineRule="auto"/>
              <w:jc w:val="center"/>
              <w:rPr>
                <w:b/>
              </w:rPr>
            </w:pPr>
            <w:r w:rsidRPr="0067092A">
              <w:rPr>
                <w:b/>
              </w:rPr>
              <w:t>Leaves to Include</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B63B82" w:rsidP="00B63B82" w:rsidRDefault="00B63B82" w14:paraId="04655920" w14:textId="77777777">
            <w:pPr>
              <w:widowControl w:val="0"/>
              <w:pBdr>
                <w:top w:val="nil"/>
                <w:left w:val="nil"/>
                <w:bottom w:val="nil"/>
                <w:right w:val="nil"/>
                <w:between w:val="nil"/>
              </w:pBdr>
              <w:spacing w:after="0" w:line="240" w:lineRule="auto"/>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B63B82" w:rsidP="00B63B82" w:rsidRDefault="00B63B82" w14:paraId="3F18DE97" w14:textId="77777777">
            <w:pPr>
              <w:widowControl w:val="0"/>
              <w:spacing w:after="0" w:line="240" w:lineRule="auto"/>
            </w:pP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B63B82" w:rsidP="00B63B82" w:rsidRDefault="00B63B82" w14:paraId="38202903"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B63B82" w:rsidP="00B63B82" w:rsidRDefault="00B63B82" w14:paraId="44D22FFB"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B63B82" w:rsidP="00B63B82" w:rsidRDefault="00B63B82" w14:paraId="4E878C7F"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B63B82" w:rsidP="00B63B82" w:rsidRDefault="00B63B82" w14:paraId="4125B596" w14:textId="77777777">
            <w:pPr>
              <w:widowControl w:val="0"/>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B63B82" w:rsidP="00B63B82" w:rsidRDefault="00B63B82" w14:paraId="5EB3FFFA" w14:textId="77777777">
            <w:pPr>
              <w:widowControl w:val="0"/>
              <w:spacing w:after="0" w:line="240" w:lineRule="auto"/>
            </w:pPr>
          </w:p>
        </w:tc>
      </w:tr>
      <w:tr w:rsidR="00B63B82" w:rsidTr="6BBBE758" w14:paraId="692542F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B63B82" w:rsidP="00B63B82" w:rsidRDefault="00B63B82" w14:paraId="74002AC5" w14:textId="77777777">
            <w:pPr>
              <w:spacing w:after="0" w:line="240" w:lineRule="auto"/>
              <w:jc w:val="center"/>
              <w:rPr>
                <w:b/>
              </w:rPr>
            </w:pPr>
            <w:r w:rsidRPr="0067092A">
              <w:rPr>
                <w:b/>
              </w:rPr>
              <w:t>Considerations</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B63B82" w:rsidP="00B63B82" w:rsidRDefault="00B63B82" w14:paraId="51859300" w14:textId="77777777">
            <w:pPr>
              <w:numPr>
                <w:ilvl w:val="0"/>
                <w:numId w:val="14"/>
              </w:numPr>
              <w:tabs>
                <w:tab w:val="clear" w:pos="720"/>
                <w:tab w:val="num" w:pos="404"/>
              </w:tabs>
              <w:spacing w:line="278" w:lineRule="auto"/>
              <w:ind w:left="314"/>
            </w:pPr>
            <w:r>
              <w:t>Suggest not defining empirical and theoretical separately.</w:t>
            </w:r>
          </w:p>
          <w:p w:rsidR="00B63B82" w:rsidP="00B63B82" w:rsidRDefault="00B63B82" w14:paraId="0A98E9A6" w14:textId="77777777">
            <w:pPr>
              <w:numPr>
                <w:ilvl w:val="0"/>
                <w:numId w:val="14"/>
              </w:numPr>
              <w:tabs>
                <w:tab w:val="clear" w:pos="720"/>
                <w:tab w:val="num" w:pos="404"/>
              </w:tabs>
              <w:spacing w:line="278" w:lineRule="auto"/>
              <w:ind w:left="314"/>
              <w:rPr/>
            </w:pPr>
            <w:r w:rsidRPr="6BBBE758" w:rsidR="461351B8">
              <w:rPr>
                <w:lang w:val="en-US"/>
              </w:rPr>
              <w:t>When performing a single stage chance experiment: Relative frequency of an event= #of successes/#of trials</w:t>
            </w:r>
          </w:p>
          <w:p w:rsidR="00B63B82" w:rsidP="00B63B82" w:rsidRDefault="00B63B82" w14:paraId="017384F8" w14:textId="77777777">
            <w:pPr>
              <w:numPr>
                <w:ilvl w:val="0"/>
                <w:numId w:val="14"/>
              </w:numPr>
              <w:tabs>
                <w:tab w:val="clear" w:pos="720"/>
                <w:tab w:val="num" w:pos="404"/>
              </w:tabs>
              <w:spacing w:line="278" w:lineRule="auto"/>
              <w:ind w:left="314"/>
              <w:rPr/>
            </w:pPr>
            <w:r w:rsidRPr="6BBBE758" w:rsidR="461351B8">
              <w:rPr>
                <w:lang w:val="en-US"/>
              </w:rPr>
              <w:t>Consider both examples where probability model is uniform and non-uniform.</w:t>
            </w:r>
          </w:p>
          <w:p w:rsidR="006D7075" w:rsidP="00B63B82" w:rsidRDefault="006D7075" w14:paraId="4575C479" w14:textId="6B0914FB">
            <w:pPr>
              <w:numPr>
                <w:ilvl w:val="0"/>
                <w:numId w:val="14"/>
              </w:numPr>
              <w:tabs>
                <w:tab w:val="clear" w:pos="720"/>
                <w:tab w:val="num" w:pos="404"/>
              </w:tabs>
              <w:spacing w:line="278" w:lineRule="auto"/>
              <w:ind w:left="314"/>
              <w:rPr/>
            </w:pPr>
            <w:r w:rsidRPr="6BBBE758" w:rsidR="6E584725">
              <w:rPr>
                <w:lang w:val="en-US"/>
              </w:rPr>
              <w:t>data give evidence; they do not magically hand us Exact Probability From The Sky™</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B63B82" w:rsidP="00B63B82" w:rsidRDefault="006D7075" w14:paraId="51FF2801" w14:textId="3E9B2544">
            <w:pPr>
              <w:widowControl w:val="0"/>
              <w:spacing w:after="0" w:line="240" w:lineRule="auto"/>
            </w:pPr>
            <w:r w:rsidRPr="6BBBE758" w:rsidR="6E584725">
              <w:rPr>
                <w:lang w:val="en-US"/>
              </w:rPr>
              <w:t>data give evidence; they do not magically hand us Exact Probability From The Sky™</w:t>
            </w: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737D97" w:rsidP="00737D97" w:rsidRDefault="00737D97" w14:paraId="0FC01B6A" w14:textId="77777777">
            <w:pPr>
              <w:numPr>
                <w:ilvl w:val="0"/>
                <w:numId w:val="14"/>
              </w:numPr>
              <w:tabs>
                <w:tab w:val="clear" w:pos="720"/>
                <w:tab w:val="num" w:pos="404"/>
              </w:tabs>
              <w:spacing w:line="278" w:lineRule="auto"/>
              <w:ind w:left="314"/>
            </w:pPr>
            <w:r>
              <w:t>Long run relative frequency approaches a single number.</w:t>
            </w:r>
          </w:p>
          <w:p w:rsidR="001B0362" w:rsidP="001B0362" w:rsidRDefault="001B0362" w14:paraId="14A7D3A5" w14:textId="77777777">
            <w:pPr>
              <w:numPr>
                <w:ilvl w:val="0"/>
                <w:numId w:val="14"/>
              </w:numPr>
              <w:tabs>
                <w:tab w:val="clear" w:pos="720"/>
                <w:tab w:val="num" w:pos="404"/>
              </w:tabs>
              <w:spacing w:line="278" w:lineRule="auto"/>
              <w:ind w:left="314"/>
            </w:pPr>
            <w:r>
              <w:t xml:space="preserve">If a chance experiment is repeated multiple times by two people, they will get similar long run relative frequency. </w:t>
            </w:r>
          </w:p>
          <w:p w:rsidR="001B0362" w:rsidP="001B0362" w:rsidRDefault="001B0362" w14:paraId="6581C3D9" w14:textId="05962390">
            <w:pPr>
              <w:numPr>
                <w:ilvl w:val="0"/>
                <w:numId w:val="14"/>
              </w:numPr>
              <w:tabs>
                <w:tab w:val="clear" w:pos="720"/>
                <w:tab w:val="num" w:pos="404"/>
              </w:tabs>
              <w:spacing w:line="278" w:lineRule="auto"/>
              <w:ind w:left="314"/>
              <w:rPr/>
            </w:pPr>
            <w:r w:rsidRPr="6BBBE758" w:rsidR="68E1EA4C">
              <w:rPr>
                <w:lang w:val="en-US"/>
              </w:rPr>
              <w:t xml:space="preserve">The relative frequency of events can be used to approximate probability of an event. </w:t>
            </w:r>
            <w:r w:rsidRPr="6BBBE758" w:rsidR="6E584725">
              <w:rPr>
                <w:lang w:val="en-US"/>
              </w:rPr>
              <w:t xml:space="preserve">As the number of trials increases, relative frequency tends to stabilize near the underlying </w:t>
            </w:r>
            <w:r w:rsidRPr="6BBBE758" w:rsidR="6E584725">
              <w:rPr>
                <w:lang w:val="en-US"/>
              </w:rPr>
              <w:t>probability; individual runs can still vary.</w:t>
            </w:r>
          </w:p>
          <w:p w:rsidR="00B63B82" w:rsidP="00C62440" w:rsidRDefault="001B0362" w14:paraId="762812B1" w14:textId="77777777">
            <w:pPr>
              <w:numPr>
                <w:ilvl w:val="0"/>
                <w:numId w:val="14"/>
              </w:numPr>
              <w:tabs>
                <w:tab w:val="clear" w:pos="720"/>
                <w:tab w:val="num" w:pos="404"/>
              </w:tabs>
              <w:spacing w:line="278" w:lineRule="auto"/>
              <w:ind w:left="314"/>
              <w:rPr/>
            </w:pPr>
            <w:r w:rsidRPr="6BBBE758" w:rsidR="68E1EA4C">
              <w:rPr>
                <w:lang w:val="en-US"/>
              </w:rPr>
              <w:t>Long run relative frequency understanding leads to understanding of importance of random samples for statistical inference.</w:t>
            </w:r>
          </w:p>
          <w:p w:rsidR="006D7075" w:rsidP="00C62440" w:rsidRDefault="006D7075" w14:paraId="44AE843B" w14:textId="3FB90CF5">
            <w:pPr>
              <w:numPr>
                <w:ilvl w:val="0"/>
                <w:numId w:val="14"/>
              </w:numPr>
              <w:tabs>
                <w:tab w:val="clear" w:pos="720"/>
                <w:tab w:val="num" w:pos="404"/>
              </w:tabs>
              <w:spacing w:line="278" w:lineRule="auto"/>
              <w:ind w:left="314"/>
              <w:rPr/>
            </w:pPr>
            <w:r w:rsidRPr="6BBBE758" w:rsidR="6E584725">
              <w:rPr>
                <w:lang w:val="en-US"/>
              </w:rPr>
              <w:t>data give evidence; they do not magically hand us Exact Probability From The Sky™</w:t>
            </w:r>
          </w:p>
        </w:tc>
        <w:tc>
          <w:tcPr>
            <w:tcW w:w="4032" w:type="dxa"/>
            <w:tcBorders>
              <w:top w:val="single" w:color="auto" w:sz="4" w:space="0"/>
              <w:left w:val="single" w:color="auto" w:sz="4" w:space="0"/>
              <w:bottom w:val="single" w:color="auto" w:sz="4" w:space="0"/>
              <w:right w:val="single" w:color="auto" w:sz="4" w:space="0"/>
            </w:tcBorders>
            <w:tcMar/>
          </w:tcPr>
          <w:p w:rsidR="00B63B82" w:rsidP="00B63B82" w:rsidRDefault="00B63B82" w14:paraId="7613AB6A" w14:textId="77777777">
            <w:pP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B63B82" w:rsidP="00B63B82" w:rsidRDefault="00B63B82" w14:paraId="6BA3F57F" w14:textId="77777777">
            <w:pP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B63B82" w:rsidP="00B63B82" w:rsidRDefault="00B63B82" w14:paraId="0C0DE9DF" w14:textId="77777777">
            <w:pPr>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B63B82" w:rsidP="00B63B82" w:rsidRDefault="00B63B82" w14:paraId="0CD1D6AC" w14:textId="77777777">
            <w:pPr>
              <w:spacing w:after="0" w:line="240" w:lineRule="auto"/>
            </w:pPr>
          </w:p>
        </w:tc>
      </w:tr>
      <w:tr w:rsidR="00B63B82" w:rsidTr="6BBBE758" w14:paraId="5BD0019F"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B63B82" w:rsidP="00B63B82" w:rsidRDefault="00B63B82" w14:paraId="55873707" w14:textId="77777777">
            <w:pPr>
              <w:spacing w:after="0" w:line="240" w:lineRule="auto"/>
              <w:jc w:val="center"/>
              <w:rPr>
                <w:b/>
                <w:i/>
              </w:rPr>
            </w:pPr>
            <w:r w:rsidRPr="0067092A">
              <w:rPr>
                <w:b/>
              </w:rPr>
              <w:t>Required Skills/Cases</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B63B82" w:rsidP="00B63B82" w:rsidRDefault="00B63B82" w14:paraId="19B83F9B" w14:textId="77777777">
            <w:pPr>
              <w:widowControl w:val="0"/>
              <w:spacing w:after="0" w:line="240" w:lineRule="auto"/>
            </w:pPr>
          </w:p>
          <w:p w:rsidR="008B4E27" w:rsidP="00B63B82" w:rsidRDefault="008B4E27" w14:paraId="0EB4C05A" w14:textId="77777777">
            <w:pPr>
              <w:widowControl w:val="0"/>
              <w:spacing w:after="0" w:line="240" w:lineRule="auto"/>
            </w:pPr>
            <w:r>
              <w:t>Equally likely outcomes:</w:t>
            </w:r>
          </w:p>
          <w:p w:rsidR="008B4E27" w:rsidP="00536237" w:rsidRDefault="008B4E27" w14:paraId="135085F2" w14:textId="77777777">
            <w:pPr>
              <w:widowControl w:val="0"/>
              <w:spacing w:after="0" w:line="240" w:lineRule="auto"/>
              <w:ind w:left="360" w:hanging="360"/>
            </w:pPr>
          </w:p>
          <w:p w:rsidR="00B63B82" w:rsidP="00536237" w:rsidRDefault="00B63B82" w14:paraId="76670772" w14:textId="6A3D2A90">
            <w:pPr>
              <w:pStyle w:val="ListParagraph"/>
              <w:widowControl w:val="0"/>
              <w:numPr>
                <w:ilvl w:val="0"/>
                <w:numId w:val="40"/>
              </w:numPr>
              <w:spacing w:after="0" w:line="240" w:lineRule="auto"/>
              <w:ind w:left="360"/>
            </w:pPr>
            <w:r>
              <w:t>Calculate probability when event includes a single outcome</w:t>
            </w:r>
          </w:p>
          <w:p w:rsidR="00B63B82" w:rsidP="00536237" w:rsidRDefault="00B63B82" w14:paraId="2A3D1639" w14:textId="77777777">
            <w:pPr>
              <w:widowControl w:val="0"/>
              <w:spacing w:after="0" w:line="240" w:lineRule="auto"/>
              <w:ind w:left="360" w:hanging="360"/>
            </w:pPr>
          </w:p>
          <w:p w:rsidR="00B63B82" w:rsidP="00536237" w:rsidRDefault="00B63B82" w14:paraId="26F393F7" w14:textId="6431755A">
            <w:pPr>
              <w:pStyle w:val="ListParagraph"/>
              <w:widowControl w:val="0"/>
              <w:numPr>
                <w:ilvl w:val="0"/>
                <w:numId w:val="40"/>
              </w:numPr>
              <w:spacing w:after="0" w:line="240" w:lineRule="auto"/>
              <w:ind w:left="360"/>
            </w:pPr>
            <w:r>
              <w:t>Calculate probability when event includes &gt;1 outcome</w:t>
            </w:r>
          </w:p>
          <w:p w:rsidR="00536237" w:rsidP="00536237" w:rsidRDefault="00536237" w14:paraId="64BFBC3F" w14:textId="77777777">
            <w:pPr>
              <w:widowControl w:val="0"/>
              <w:spacing w:after="0" w:line="240" w:lineRule="auto"/>
            </w:pPr>
          </w:p>
          <w:p w:rsidR="00B63B82" w:rsidP="00B63B82" w:rsidRDefault="00B63B82" w14:paraId="055B1FF6" w14:textId="77777777">
            <w:pPr>
              <w:widowControl w:val="0"/>
              <w:spacing w:after="0" w:line="240" w:lineRule="auto"/>
            </w:pPr>
          </w:p>
          <w:p w:rsidR="00B63B82" w:rsidP="00B63B82" w:rsidRDefault="00B63B82" w14:paraId="308BEAFF" w14:textId="77777777">
            <w:pPr>
              <w:widowControl w:val="0"/>
              <w:spacing w:after="0" w:line="240" w:lineRule="auto"/>
            </w:pPr>
            <w:r>
              <w:t>Calculate probability for nonuniform outcomes (e.g., flipping a cup and noting how it lands; weighted die)</w:t>
            </w:r>
          </w:p>
          <w:p w:rsidRPr="00BE4AA3" w:rsidR="00B63B82" w:rsidP="00B63B82" w:rsidRDefault="00B63B82" w14:paraId="3F56E8F3" w14:textId="2359DAE7">
            <w:pPr>
              <w:widowControl w:val="0"/>
              <w:spacing w:after="0" w:line="240" w:lineRule="auto"/>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B63B82" w:rsidP="00B63B82" w:rsidRDefault="00B63B82" w14:paraId="0BF98255" w14:textId="77777777">
            <w:pPr>
              <w:widowControl w:val="0"/>
              <w:spacing w:after="0" w:line="240" w:lineRule="auto"/>
            </w:pPr>
          </w:p>
          <w:p w:rsidR="00B63B82" w:rsidP="002976E2" w:rsidRDefault="00B63B82" w14:paraId="7E09A555" w14:textId="77777777">
            <w:pPr>
              <w:pStyle w:val="ListParagraph"/>
              <w:widowControl w:val="0"/>
              <w:numPr>
                <w:ilvl w:val="0"/>
                <w:numId w:val="41"/>
              </w:numPr>
              <w:spacing w:after="0" w:line="240" w:lineRule="auto"/>
              <w:ind w:left="360"/>
            </w:pPr>
            <w:r>
              <w:t>Calculate probability when event includes a single outcome</w:t>
            </w:r>
          </w:p>
          <w:p w:rsidR="00B63B82" w:rsidP="002976E2" w:rsidRDefault="00B63B82" w14:paraId="53189F65" w14:textId="77777777">
            <w:pPr>
              <w:widowControl w:val="0"/>
              <w:spacing w:after="0" w:line="240" w:lineRule="auto"/>
              <w:ind w:left="360" w:hanging="360"/>
            </w:pPr>
          </w:p>
          <w:p w:rsidR="00B63B82" w:rsidP="002976E2" w:rsidRDefault="00B63B82" w14:paraId="72A7C6B9" w14:textId="77777777">
            <w:pPr>
              <w:pStyle w:val="ListParagraph"/>
              <w:widowControl w:val="0"/>
              <w:numPr>
                <w:ilvl w:val="0"/>
                <w:numId w:val="41"/>
              </w:numPr>
              <w:spacing w:after="0" w:line="240" w:lineRule="auto"/>
              <w:ind w:left="360"/>
            </w:pPr>
            <w:r>
              <w:t>Calculate probability when event includes &gt;1 outcome</w:t>
            </w:r>
          </w:p>
          <w:p w:rsidR="00B63B82" w:rsidP="00B63B82" w:rsidRDefault="00B63B82" w14:paraId="1AD20C77" w14:textId="77777777">
            <w:pPr>
              <w:widowControl w:val="0"/>
              <w:spacing w:after="0" w:line="240" w:lineRule="auto"/>
            </w:pPr>
          </w:p>
          <w:p w:rsidRPr="00BE4AA3" w:rsidR="00B63B82" w:rsidP="00A27D46" w:rsidRDefault="00B63B82" w14:paraId="04339137" w14:textId="243DC90E">
            <w:pPr>
              <w:widowControl w:val="0"/>
              <w:spacing w:after="0" w:line="240" w:lineRule="auto"/>
            </w:pP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6D7075" w:rsidP="00B63B82" w:rsidRDefault="006D7075" w14:paraId="3CCA61A1" w14:textId="77777777">
            <w:pPr>
              <w:widowControl w:val="0"/>
              <w:spacing w:after="0" w:line="240" w:lineRule="auto"/>
            </w:pPr>
            <w:r>
              <w:t xml:space="preserve">Need both directions: </w:t>
            </w:r>
            <w:r>
              <w:br/>
            </w:r>
          </w:p>
          <w:p w:rsidR="00EA1584" w:rsidP="00B63B82" w:rsidRDefault="006D7075" w14:paraId="6CD660B7" w14:textId="206AD06B">
            <w:pPr>
              <w:widowControl w:val="0"/>
              <w:spacing w:after="0" w:line="240" w:lineRule="auto"/>
            </w:pPr>
            <w:r w:rsidRPr="6BBBE758" w:rsidR="6E584725">
              <w:rPr>
                <w:lang w:val="en-US"/>
              </w:rPr>
              <w:t>Given a probability and a number of trials, predict the approximate frequency of the event and explain why the exact frequency may differ.</w:t>
            </w:r>
          </w:p>
          <w:p w:rsidR="006D7075" w:rsidP="00B63B82" w:rsidRDefault="006D7075" w14:paraId="748CACB3" w14:textId="77777777">
            <w:pPr>
              <w:widowControl w:val="0"/>
              <w:spacing w:after="0" w:line="240" w:lineRule="auto"/>
            </w:pPr>
          </w:p>
          <w:p w:rsidR="006D7075" w:rsidP="00B63B82" w:rsidRDefault="006D7075" w14:paraId="26EC44E7" w14:textId="3B101F47">
            <w:pPr>
              <w:widowControl w:val="0"/>
              <w:spacing w:after="0" w:line="240" w:lineRule="auto"/>
            </w:pPr>
            <w:r>
              <w:t xml:space="preserve">And </w:t>
            </w:r>
          </w:p>
          <w:p w:rsidR="006D7075" w:rsidP="00B63B82" w:rsidRDefault="006D7075" w14:paraId="10435F28" w14:textId="77777777">
            <w:pPr>
              <w:widowControl w:val="0"/>
              <w:spacing w:after="0" w:line="240" w:lineRule="auto"/>
            </w:pPr>
          </w:p>
          <w:p w:rsidRPr="00BE4AA3" w:rsidR="006D7075" w:rsidP="00B63B82" w:rsidRDefault="006D7075" w14:paraId="4956A3C7" w14:textId="53CA3AEC">
            <w:pPr>
              <w:widowControl w:val="0"/>
              <w:spacing w:after="0" w:line="240" w:lineRule="auto"/>
            </w:pPr>
            <w:r>
              <w:t>Use a probability estimate or probability model to predict approximate long-run frequencies, and explain why actual frequencies may differ</w:t>
            </w:r>
          </w:p>
        </w:tc>
        <w:tc>
          <w:tcPr>
            <w:tcW w:w="4032" w:type="dxa"/>
            <w:tcBorders>
              <w:top w:val="single" w:color="auto" w:sz="4" w:space="0"/>
              <w:left w:val="single" w:color="auto" w:sz="4" w:space="0"/>
              <w:bottom w:val="single" w:color="auto" w:sz="4" w:space="0"/>
              <w:right w:val="single" w:color="auto" w:sz="4" w:space="0"/>
            </w:tcBorders>
            <w:tcMar/>
          </w:tcPr>
          <w:p w:rsidR="00B63B82" w:rsidP="00B63B82" w:rsidRDefault="00B63B82" w14:paraId="7DC8D834" w14:textId="77777777">
            <w:pPr>
              <w:widowControl w:val="0"/>
              <w:spacing w:after="0" w:line="240" w:lineRule="auto"/>
            </w:pPr>
          </w:p>
          <w:p w:rsidRPr="00EA1745" w:rsidR="00EA1745" w:rsidP="00EA1745" w:rsidRDefault="00EA1745" w14:paraId="3B98EE11" w14:textId="77777777"/>
          <w:p w:rsidRPr="00EA1745" w:rsidR="00EA1745" w:rsidP="00EA1745" w:rsidRDefault="00EA1745" w14:paraId="7DE5B35F" w14:textId="77777777"/>
          <w:p w:rsidRPr="00EA1745" w:rsidR="00EA1745" w:rsidP="00EA1745" w:rsidRDefault="00EA1745" w14:paraId="79BD9D80" w14:textId="77777777"/>
          <w:p w:rsidRPr="00EA1745" w:rsidR="00EA1745" w:rsidP="00EA1745" w:rsidRDefault="00EA1745" w14:paraId="72BAC308" w14:textId="77777777"/>
          <w:p w:rsidRPr="00EA1745" w:rsidR="00EA1745" w:rsidP="00EA1745" w:rsidRDefault="00EA1745" w14:paraId="7C0FC0D1" w14:textId="77777777"/>
          <w:p w:rsidR="00EA1745" w:rsidP="00EA1745" w:rsidRDefault="00EA1745" w14:paraId="54A9A4F0" w14:textId="77777777"/>
          <w:p w:rsidRPr="00EA1745" w:rsidR="00EA1745" w:rsidP="00EA1745" w:rsidRDefault="00EA1745" w14:paraId="1BD5D6FF" w14:textId="77777777">
            <w:pPr>
              <w:jc w:val="center"/>
            </w:pPr>
          </w:p>
        </w:tc>
        <w:tc>
          <w:tcPr>
            <w:tcW w:w="4032" w:type="dxa"/>
            <w:tcBorders>
              <w:top w:val="single" w:color="auto" w:sz="4" w:space="0"/>
              <w:left w:val="single" w:color="auto" w:sz="4" w:space="0"/>
              <w:bottom w:val="single" w:color="auto" w:sz="4" w:space="0"/>
              <w:right w:val="single" w:color="auto" w:sz="4" w:space="0"/>
            </w:tcBorders>
            <w:tcMar/>
          </w:tcPr>
          <w:p w:rsidR="00B63B82" w:rsidP="00B63B82" w:rsidRDefault="00B63B82" w14:paraId="75A5B5F9"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B63B82" w:rsidP="00B63B82" w:rsidRDefault="00B63B82" w14:paraId="7142FA47" w14:textId="77777777">
            <w:pPr>
              <w:widowControl w:val="0"/>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B63B82" w:rsidP="00B63B82" w:rsidRDefault="00B63B82" w14:paraId="31887A7E" w14:textId="77777777">
            <w:pPr>
              <w:widowControl w:val="0"/>
              <w:spacing w:after="0" w:line="240" w:lineRule="auto"/>
            </w:pPr>
          </w:p>
        </w:tc>
      </w:tr>
      <w:tr w:rsidR="00B63B82" w:rsidTr="6BBBE758" w14:paraId="61E96645"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B63B82" w:rsidP="00B63B82" w:rsidRDefault="00B63B82" w14:paraId="55DB2666" w14:textId="77777777">
            <w:pPr>
              <w:spacing w:after="0" w:line="240" w:lineRule="auto"/>
              <w:jc w:val="center"/>
              <w:rPr>
                <w:b/>
              </w:rPr>
            </w:pPr>
            <w:r w:rsidRPr="0067092A">
              <w:rPr>
                <w:b/>
              </w:rPr>
              <w:t>Misconceptions</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B63B82" w:rsidP="00B63B82" w:rsidRDefault="00B63B82" w14:paraId="535CF7A3" w14:textId="77777777">
            <w:pPr>
              <w:widowControl w:val="0"/>
              <w:spacing w:after="0" w:line="240" w:lineRule="auto"/>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B63B82" w:rsidP="00B63B82" w:rsidRDefault="00B63B82" w14:paraId="3095073A" w14:textId="77777777">
            <w:pPr>
              <w:widowControl w:val="0"/>
              <w:pBdr>
                <w:top w:val="nil"/>
                <w:left w:val="nil"/>
                <w:bottom w:val="nil"/>
                <w:right w:val="nil"/>
                <w:between w:val="nil"/>
              </w:pBdr>
              <w:spacing w:after="0" w:line="240" w:lineRule="auto"/>
              <w:ind w:left="360" w:hanging="360"/>
            </w:pP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B63B82" w:rsidP="00B63B82" w:rsidRDefault="00B63B82" w14:paraId="6042FBD5"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B63B82" w:rsidP="00B63B82" w:rsidRDefault="00B63B82" w14:paraId="04C40A53"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B63B82" w:rsidP="00B63B82" w:rsidRDefault="00B63B82" w14:paraId="6FCCD3DD"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B63B82" w:rsidP="00B63B82" w:rsidRDefault="00B63B82" w14:paraId="1FE8AA97" w14:textId="77777777">
            <w:pPr>
              <w:widowControl w:val="0"/>
              <w:pBdr>
                <w:top w:val="nil"/>
                <w:left w:val="nil"/>
                <w:bottom w:val="nil"/>
                <w:right w:val="nil"/>
                <w:between w:val="nil"/>
              </w:pBdr>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B63B82" w:rsidP="00B63B82" w:rsidRDefault="00B63B82" w14:paraId="3BE52C83" w14:textId="77777777">
            <w:pPr>
              <w:widowControl w:val="0"/>
              <w:pBdr>
                <w:top w:val="nil"/>
                <w:left w:val="nil"/>
                <w:bottom w:val="nil"/>
                <w:right w:val="nil"/>
                <w:between w:val="nil"/>
              </w:pBdr>
              <w:spacing w:after="0" w:line="240" w:lineRule="auto"/>
            </w:pPr>
          </w:p>
        </w:tc>
      </w:tr>
      <w:tr w:rsidRPr="0094253C" w:rsidR="00B63B82" w:rsidTr="6BBBE758" w14:paraId="3AA30C85"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B63B82" w:rsidP="00B63B82" w:rsidRDefault="00B63B82" w14:paraId="5205463F" w14:textId="77777777">
            <w:pPr>
              <w:spacing w:after="0" w:line="240" w:lineRule="auto"/>
              <w:jc w:val="center"/>
              <w:rPr>
                <w:b/>
              </w:rPr>
            </w:pPr>
            <w:r w:rsidRPr="0067092A">
              <w:rPr>
                <w:b/>
                <w:lang w:val="en-US"/>
              </w:rPr>
              <w:t>Existing Product Reference, if any</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B63B82" w:rsidP="00B63B82" w:rsidRDefault="003F666C" w14:paraId="6777FBDF" w14:textId="713E6759">
            <w:pPr>
              <w:widowControl w:val="0"/>
              <w:pBdr>
                <w:top w:val="nil"/>
                <w:left w:val="nil"/>
                <w:bottom w:val="nil"/>
                <w:right w:val="nil"/>
                <w:between w:val="nil"/>
              </w:pBdr>
              <w:spacing w:after="0" w:line="240" w:lineRule="auto"/>
              <w:rPr>
                <w:lang w:val="en-US"/>
              </w:rPr>
            </w:pPr>
            <w:r>
              <w:rPr>
                <w:lang w:val="en-US"/>
              </w:rPr>
              <w:t>Grade 7 Module 6 Lesson 2</w:t>
            </w:r>
          </w:p>
          <w:p w:rsidR="00B63B82" w:rsidP="00B63B82" w:rsidRDefault="00B63B82" w14:paraId="02052A5A" w14:textId="77777777">
            <w:pPr>
              <w:widowControl w:val="0"/>
              <w:pBdr>
                <w:top w:val="nil"/>
                <w:left w:val="nil"/>
                <w:bottom w:val="nil"/>
                <w:right w:val="nil"/>
                <w:between w:val="nil"/>
              </w:pBdr>
              <w:spacing w:after="0" w:line="240" w:lineRule="auto"/>
              <w:rPr>
                <w:lang w:val="en-US"/>
              </w:rPr>
            </w:pPr>
          </w:p>
          <w:p w:rsidR="00B63B82" w:rsidP="00B63B82" w:rsidRDefault="00B63B82" w14:paraId="00DEBDB4" w14:textId="77777777">
            <w:pPr>
              <w:widowControl w:val="0"/>
              <w:pBdr>
                <w:top w:val="nil"/>
                <w:left w:val="nil"/>
                <w:bottom w:val="nil"/>
                <w:right w:val="nil"/>
                <w:between w:val="nil"/>
              </w:pBdr>
              <w:spacing w:after="0" w:line="240" w:lineRule="auto"/>
              <w:rPr>
                <w:lang w:val="en-US"/>
              </w:rPr>
            </w:pPr>
          </w:p>
          <w:p w:rsidR="00B63B82" w:rsidP="00B63B82" w:rsidRDefault="00B63B82" w14:paraId="66AF26B8" w14:textId="77777777">
            <w:pPr>
              <w:widowControl w:val="0"/>
              <w:pBdr>
                <w:top w:val="nil"/>
                <w:left w:val="nil"/>
                <w:bottom w:val="nil"/>
                <w:right w:val="nil"/>
                <w:between w:val="nil"/>
              </w:pBdr>
              <w:spacing w:after="0" w:line="240" w:lineRule="auto"/>
              <w:rPr>
                <w:lang w:val="en-US"/>
              </w:rPr>
            </w:pPr>
          </w:p>
          <w:p w:rsidR="00B63B82" w:rsidP="00B63B82" w:rsidRDefault="00B63B82" w14:paraId="42430ACF" w14:textId="77777777">
            <w:pPr>
              <w:widowControl w:val="0"/>
              <w:pBdr>
                <w:top w:val="nil"/>
                <w:left w:val="nil"/>
                <w:bottom w:val="nil"/>
                <w:right w:val="nil"/>
                <w:between w:val="nil"/>
              </w:pBdr>
              <w:spacing w:after="0" w:line="240" w:lineRule="auto"/>
              <w:rPr>
                <w:lang w:val="en-US"/>
              </w:rPr>
            </w:pPr>
          </w:p>
          <w:p w:rsidRPr="0066123A" w:rsidR="00B63B82" w:rsidP="00B63B82" w:rsidRDefault="00B63B82" w14:paraId="2F64CF48" w14:textId="10335785">
            <w:pPr>
              <w:widowControl w:val="0"/>
              <w:pBdr>
                <w:top w:val="nil"/>
                <w:left w:val="nil"/>
                <w:bottom w:val="nil"/>
                <w:right w:val="nil"/>
                <w:between w:val="nil"/>
              </w:pBdr>
              <w:spacing w:after="0" w:line="240" w:lineRule="auto"/>
              <w:rPr>
                <w:lang w:val="en-US"/>
              </w:rPr>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B63B82" w:rsidP="00B63B82" w:rsidRDefault="00D008C2" w14:paraId="4970C251" w14:textId="6334BA93">
            <w:pPr>
              <w:widowControl w:val="0"/>
              <w:spacing w:after="0" w:line="240" w:lineRule="auto"/>
            </w:pPr>
            <w:r>
              <w:t>Grade 7 Module 6 Lessons 9, 10</w:t>
            </w: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B63B82" w:rsidP="00B63B82" w:rsidRDefault="0094253C" w14:paraId="399DDDE8" w14:textId="77777777">
            <w:pPr>
              <w:widowControl w:val="0"/>
              <w:pBdr>
                <w:top w:val="nil"/>
                <w:left w:val="nil"/>
                <w:bottom w:val="nil"/>
                <w:right w:val="nil"/>
                <w:between w:val="nil"/>
              </w:pBdr>
              <w:spacing w:after="0" w:line="240" w:lineRule="auto"/>
              <w:rPr>
                <w:lang w:val="en-US"/>
              </w:rPr>
            </w:pPr>
            <w:r w:rsidRPr="0094253C">
              <w:rPr>
                <w:lang w:val="en-US"/>
              </w:rPr>
              <w:t>Grade 7 Module 6 Lesson 3 (predictions based on result</w:t>
            </w:r>
            <w:r>
              <w:rPr>
                <w:lang w:val="en-US"/>
              </w:rPr>
              <w:t>s of experiments)</w:t>
            </w:r>
          </w:p>
          <w:p w:rsidR="0022421B" w:rsidP="00B63B82" w:rsidRDefault="0022421B" w14:paraId="3A603140" w14:textId="77777777">
            <w:pPr>
              <w:widowControl w:val="0"/>
              <w:pBdr>
                <w:top w:val="nil"/>
                <w:left w:val="nil"/>
                <w:bottom w:val="nil"/>
                <w:right w:val="nil"/>
                <w:between w:val="nil"/>
              </w:pBdr>
              <w:spacing w:after="0" w:line="240" w:lineRule="auto"/>
              <w:rPr>
                <w:lang w:val="en-US"/>
              </w:rPr>
            </w:pPr>
          </w:p>
          <w:p w:rsidR="0022421B" w:rsidP="00B63B82" w:rsidRDefault="0022421B" w14:paraId="589F3524" w14:textId="51DD1616">
            <w:pPr>
              <w:widowControl w:val="0"/>
              <w:pBdr>
                <w:top w:val="nil"/>
                <w:left w:val="nil"/>
                <w:bottom w:val="nil"/>
                <w:right w:val="nil"/>
                <w:between w:val="nil"/>
              </w:pBdr>
              <w:spacing w:after="0" w:line="240" w:lineRule="auto"/>
              <w:rPr>
                <w:lang w:val="en-US"/>
              </w:rPr>
            </w:pPr>
            <w:r>
              <w:rPr>
                <w:lang w:val="en-US"/>
              </w:rPr>
              <w:t>Grade 7</w:t>
            </w:r>
            <w:r w:rsidR="008C4568">
              <w:rPr>
                <w:lang w:val="en-US"/>
              </w:rPr>
              <w:t xml:space="preserve"> Module 6</w:t>
            </w:r>
            <w:r>
              <w:rPr>
                <w:lang w:val="en-US"/>
              </w:rPr>
              <w:t xml:space="preserve"> Lesson 6 </w:t>
            </w:r>
            <w:r w:rsidR="00836E99">
              <w:rPr>
                <w:lang w:val="en-US"/>
              </w:rPr>
              <w:t>Learn 3</w:t>
            </w:r>
            <w:r w:rsidR="00BD38A8">
              <w:rPr>
                <w:lang w:val="en-US"/>
              </w:rPr>
              <w:t>, Lesson 8</w:t>
            </w:r>
            <w:r w:rsidR="00836E99">
              <w:rPr>
                <w:lang w:val="en-US"/>
              </w:rPr>
              <w:t xml:space="preserve"> (models based on empirical data)</w:t>
            </w:r>
          </w:p>
          <w:p w:rsidR="003B74CE" w:rsidP="00B63B82" w:rsidRDefault="003B74CE" w14:paraId="50A1C67B" w14:textId="77777777">
            <w:pPr>
              <w:widowControl w:val="0"/>
              <w:pBdr>
                <w:top w:val="nil"/>
                <w:left w:val="nil"/>
                <w:bottom w:val="nil"/>
                <w:right w:val="nil"/>
                <w:between w:val="nil"/>
              </w:pBdr>
              <w:spacing w:after="0" w:line="240" w:lineRule="auto"/>
              <w:rPr>
                <w:lang w:val="en-US"/>
              </w:rPr>
            </w:pPr>
          </w:p>
          <w:p w:rsidRPr="0094253C" w:rsidR="003B74CE" w:rsidP="00B63B82" w:rsidRDefault="003B74CE" w14:paraId="05DB6A02" w14:textId="424C8E6A">
            <w:pPr>
              <w:widowControl w:val="0"/>
              <w:pBdr>
                <w:top w:val="nil"/>
                <w:left w:val="nil"/>
                <w:bottom w:val="nil"/>
                <w:right w:val="nil"/>
                <w:between w:val="nil"/>
              </w:pBdr>
              <w:spacing w:after="0" w:line="240" w:lineRule="auto"/>
              <w:rPr>
                <w:lang w:val="en-US"/>
              </w:rPr>
            </w:pPr>
            <w:r>
              <w:rPr>
                <w:lang w:val="en-US"/>
              </w:rPr>
              <w:t>Grade 7 Module 6 Lesson 7 (law of large numbers)</w:t>
            </w:r>
          </w:p>
        </w:tc>
        <w:tc>
          <w:tcPr>
            <w:tcW w:w="4032" w:type="dxa"/>
            <w:tcBorders>
              <w:top w:val="single" w:color="auto" w:sz="4" w:space="0"/>
              <w:left w:val="single" w:color="auto" w:sz="4" w:space="0"/>
              <w:bottom w:val="single" w:color="auto" w:sz="4" w:space="0"/>
              <w:right w:val="single" w:color="auto" w:sz="4" w:space="0"/>
            </w:tcBorders>
            <w:tcMar/>
          </w:tcPr>
          <w:p w:rsidRPr="0094253C" w:rsidR="00B63B82" w:rsidP="00B63B82" w:rsidRDefault="00B63B82" w14:paraId="4D7E7444" w14:textId="77777777">
            <w:pPr>
              <w:widowControl w:val="0"/>
              <w:pBdr>
                <w:top w:val="nil"/>
                <w:left w:val="nil"/>
                <w:bottom w:val="nil"/>
                <w:right w:val="nil"/>
                <w:between w:val="nil"/>
              </w:pBdr>
              <w:spacing w:after="0" w:line="240" w:lineRule="auto"/>
              <w:rPr>
                <w:lang w:val="en-US"/>
              </w:rPr>
            </w:pPr>
          </w:p>
        </w:tc>
        <w:tc>
          <w:tcPr>
            <w:tcW w:w="4032" w:type="dxa"/>
            <w:tcBorders>
              <w:top w:val="single" w:color="auto" w:sz="4" w:space="0"/>
              <w:left w:val="single" w:color="auto" w:sz="4" w:space="0"/>
              <w:bottom w:val="single" w:color="auto" w:sz="4" w:space="0"/>
              <w:right w:val="single" w:color="auto" w:sz="4" w:space="0"/>
            </w:tcBorders>
            <w:tcMar/>
          </w:tcPr>
          <w:p w:rsidRPr="0094253C" w:rsidR="00B63B82" w:rsidP="00B63B82" w:rsidRDefault="00B63B82" w14:paraId="073F2E9F" w14:textId="77777777">
            <w:pPr>
              <w:widowControl w:val="0"/>
              <w:pBdr>
                <w:top w:val="nil"/>
                <w:left w:val="nil"/>
                <w:bottom w:val="nil"/>
                <w:right w:val="nil"/>
                <w:between w:val="nil"/>
              </w:pBdr>
              <w:spacing w:after="0" w:line="240" w:lineRule="auto"/>
              <w:rPr>
                <w:lang w:val="en-US"/>
              </w:rPr>
            </w:pPr>
          </w:p>
        </w:tc>
        <w:tc>
          <w:tcPr>
            <w:tcW w:w="4032" w:type="dxa"/>
            <w:tcBorders>
              <w:top w:val="single" w:color="auto" w:sz="4" w:space="0"/>
              <w:left w:val="single" w:color="auto" w:sz="4" w:space="0"/>
              <w:bottom w:val="single" w:color="auto" w:sz="4" w:space="0"/>
              <w:right w:val="single" w:color="auto" w:sz="4" w:space="0"/>
            </w:tcBorders>
            <w:tcMar/>
          </w:tcPr>
          <w:p w:rsidRPr="0094253C" w:rsidR="00B63B82" w:rsidP="00B63B82" w:rsidRDefault="00B63B82" w14:paraId="1DEC3C0A" w14:textId="77777777">
            <w:pPr>
              <w:widowControl w:val="0"/>
              <w:pBdr>
                <w:top w:val="nil"/>
                <w:left w:val="nil"/>
                <w:bottom w:val="nil"/>
                <w:right w:val="nil"/>
                <w:between w:val="nil"/>
              </w:pBdr>
              <w:spacing w:after="0" w:line="240" w:lineRule="auto"/>
              <w:rPr>
                <w:lang w:val="en-US"/>
              </w:rPr>
            </w:pPr>
          </w:p>
        </w:tc>
        <w:tc>
          <w:tcPr>
            <w:tcW w:w="4032" w:type="dxa"/>
            <w:gridSpan w:val="2"/>
            <w:tcBorders>
              <w:top w:val="single" w:color="auto" w:sz="4" w:space="0"/>
              <w:left w:val="single" w:color="auto" w:sz="4" w:space="0"/>
              <w:bottom w:val="single" w:color="auto" w:sz="4" w:space="0"/>
              <w:right w:val="single" w:color="auto" w:sz="4" w:space="0"/>
            </w:tcBorders>
            <w:tcMar/>
          </w:tcPr>
          <w:p w:rsidRPr="0094253C" w:rsidR="00B63B82" w:rsidP="00B63B82" w:rsidRDefault="00B63B82" w14:paraId="0AC820E8" w14:textId="77777777">
            <w:pPr>
              <w:widowControl w:val="0"/>
              <w:pBdr>
                <w:top w:val="nil"/>
                <w:left w:val="nil"/>
                <w:bottom w:val="nil"/>
                <w:right w:val="nil"/>
                <w:between w:val="nil"/>
              </w:pBdr>
              <w:spacing w:after="0" w:line="240" w:lineRule="auto"/>
              <w:rPr>
                <w:lang w:val="en-US"/>
              </w:rPr>
            </w:pPr>
          </w:p>
        </w:tc>
      </w:tr>
      <w:tr w:rsidR="00B63B82" w:rsidTr="6BBBE758" w14:paraId="2BE84F2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B63B82" w:rsidP="00B63B82" w:rsidRDefault="00B63B82" w14:paraId="1C24128D" w14:textId="77777777">
            <w:pPr>
              <w:spacing w:after="0" w:line="240" w:lineRule="auto"/>
              <w:jc w:val="center"/>
              <w:rPr>
                <w:b/>
                <w:lang w:val="en-US"/>
              </w:rPr>
            </w:pPr>
            <w:r w:rsidRPr="0067092A">
              <w:rPr>
                <w:b/>
                <w:lang w:val="en-US"/>
              </w:rPr>
              <w:t>Grade (or Leaf)</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B63B82" w:rsidP="00B63B82" w:rsidRDefault="00451B71" w14:paraId="2EE86299" w14:textId="4288E4EE">
            <w:pPr>
              <w:widowControl w:val="0"/>
              <w:pBdr>
                <w:top w:val="nil"/>
                <w:left w:val="nil"/>
                <w:bottom w:val="nil"/>
                <w:right w:val="nil"/>
                <w:between w:val="nil"/>
              </w:pBdr>
              <w:spacing w:after="0" w:line="240" w:lineRule="auto"/>
            </w:pPr>
            <w:r>
              <w:t>6 or 7</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B63B82" w:rsidP="00B63B82" w:rsidRDefault="00451B71" w14:paraId="241B43FA" w14:textId="14983BA0">
            <w:pPr>
              <w:widowControl w:val="0"/>
              <w:pBdr>
                <w:top w:val="nil"/>
                <w:left w:val="nil"/>
                <w:bottom w:val="nil"/>
                <w:right w:val="nil"/>
                <w:between w:val="nil"/>
              </w:pBdr>
              <w:spacing w:after="0" w:line="240" w:lineRule="auto"/>
            </w:pPr>
            <w:r>
              <w:t>6 or 7</w:t>
            </w: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B63B82" w:rsidP="00B63B82" w:rsidRDefault="00451B71" w14:paraId="450B90BB" w14:textId="24D543D0">
            <w:pPr>
              <w:widowControl w:val="0"/>
              <w:pBdr>
                <w:top w:val="nil"/>
                <w:left w:val="nil"/>
                <w:bottom w:val="nil"/>
                <w:right w:val="nil"/>
                <w:between w:val="nil"/>
              </w:pBdr>
              <w:spacing w:after="0" w:line="240" w:lineRule="auto"/>
            </w:pPr>
            <w:r>
              <w:t>6 or 7</w:t>
            </w:r>
          </w:p>
        </w:tc>
        <w:tc>
          <w:tcPr>
            <w:tcW w:w="4032" w:type="dxa"/>
            <w:tcBorders>
              <w:top w:val="single" w:color="auto" w:sz="4" w:space="0"/>
              <w:left w:val="single" w:color="auto" w:sz="4" w:space="0"/>
              <w:bottom w:val="single" w:color="auto" w:sz="4" w:space="0"/>
              <w:right w:val="single" w:color="auto" w:sz="4" w:space="0"/>
            </w:tcBorders>
            <w:tcMar/>
          </w:tcPr>
          <w:p w:rsidR="00B63B82" w:rsidP="00B63B82" w:rsidRDefault="00B63B82" w14:paraId="67BC37A3"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B63B82" w:rsidP="00B63B82" w:rsidRDefault="00B63B82" w14:paraId="3AAF6306"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B63B82" w:rsidP="00B63B82" w:rsidRDefault="00B63B82" w14:paraId="7576ABDA" w14:textId="77777777">
            <w:pPr>
              <w:widowControl w:val="0"/>
              <w:pBdr>
                <w:top w:val="nil"/>
                <w:left w:val="nil"/>
                <w:bottom w:val="nil"/>
                <w:right w:val="nil"/>
                <w:between w:val="nil"/>
              </w:pBdr>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B63B82" w:rsidP="00B63B82" w:rsidRDefault="00B63B82" w14:paraId="64ABBFC2" w14:textId="77777777">
            <w:pPr>
              <w:widowControl w:val="0"/>
              <w:pBdr>
                <w:top w:val="nil"/>
                <w:left w:val="nil"/>
                <w:bottom w:val="nil"/>
                <w:right w:val="nil"/>
                <w:between w:val="nil"/>
              </w:pBdr>
              <w:spacing w:after="0" w:line="240" w:lineRule="auto"/>
            </w:pPr>
          </w:p>
        </w:tc>
      </w:tr>
      <w:tr w:rsidRPr="00303A0B" w:rsidR="00B63B82" w:rsidTr="6BBBE758" w14:paraId="342899C7"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B63B82" w:rsidP="00B63B82" w:rsidRDefault="00B63B82" w14:paraId="0A31E85C" w14:textId="77777777">
            <w:pPr>
              <w:spacing w:after="0" w:line="240" w:lineRule="auto"/>
              <w:jc w:val="center"/>
              <w:rPr>
                <w:b/>
              </w:rPr>
            </w:pPr>
            <w:r w:rsidRPr="0067092A">
              <w:rPr>
                <w:b/>
              </w:rPr>
              <w:t>Notes related to Standards, Grade, or Leaf</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451B71" w:rsidP="00451B71" w:rsidRDefault="00451B71" w14:paraId="2C7C9686" w14:textId="77777777">
            <w:pPr>
              <w:widowControl w:val="0"/>
              <w:pBdr>
                <w:top w:val="nil"/>
                <w:left w:val="nil"/>
                <w:bottom w:val="nil"/>
                <w:right w:val="nil"/>
                <w:between w:val="nil"/>
              </w:pBdr>
              <w:spacing w:after="0" w:line="240" w:lineRule="auto"/>
              <w:rPr>
                <w:lang w:val="en-US"/>
              </w:rPr>
            </w:pPr>
            <w:r>
              <w:rPr>
                <w:lang w:val="en-US"/>
              </w:rPr>
              <w:t>Calculating probabilities from results of experiments</w:t>
            </w:r>
          </w:p>
          <w:p w:rsidR="00451B71" w:rsidP="00451B71" w:rsidRDefault="00451B71" w14:paraId="42A767A6" w14:textId="77777777">
            <w:pPr>
              <w:widowControl w:val="0"/>
              <w:pBdr>
                <w:top w:val="nil"/>
                <w:left w:val="nil"/>
                <w:bottom w:val="nil"/>
                <w:right w:val="nil"/>
                <w:between w:val="nil"/>
              </w:pBdr>
              <w:spacing w:after="0" w:line="240" w:lineRule="auto"/>
              <w:rPr>
                <w:lang w:val="en-US"/>
              </w:rPr>
            </w:pPr>
            <w:r>
              <w:rPr>
                <w:lang w:val="en-US"/>
              </w:rPr>
              <w:t>7.SP.C.7.b</w:t>
            </w:r>
          </w:p>
          <w:p w:rsidR="00451B71" w:rsidP="00451B71" w:rsidRDefault="00451B71" w14:paraId="2B402465" w14:textId="77777777">
            <w:pPr>
              <w:widowControl w:val="0"/>
              <w:pBdr>
                <w:top w:val="nil"/>
                <w:left w:val="nil"/>
                <w:bottom w:val="nil"/>
                <w:right w:val="nil"/>
                <w:between w:val="nil"/>
              </w:pBdr>
              <w:spacing w:after="0" w:line="240" w:lineRule="auto"/>
            </w:pPr>
            <w:r w:rsidRPr="00DD7FBA">
              <w:t>TX.7.6I</w:t>
            </w:r>
          </w:p>
          <w:p w:rsidRPr="008404A3" w:rsidR="00451B71" w:rsidP="00451B71" w:rsidRDefault="00451B71" w14:paraId="56C10F68" w14:textId="77777777">
            <w:pPr>
              <w:widowControl w:val="0"/>
              <w:pBdr>
                <w:top w:val="nil"/>
                <w:left w:val="nil"/>
                <w:bottom w:val="nil"/>
                <w:right w:val="nil"/>
                <w:between w:val="nil"/>
              </w:pBdr>
              <w:spacing w:after="0" w:line="240" w:lineRule="auto"/>
              <w:rPr>
                <w:lang w:val="en-US"/>
              </w:rPr>
            </w:pPr>
            <w:r w:rsidRPr="008404A3">
              <w:rPr>
                <w:lang w:val="en-US"/>
              </w:rPr>
              <w:t>MN.6.1.2.3</w:t>
            </w:r>
          </w:p>
          <w:p w:rsidRPr="008404A3" w:rsidR="00451B71" w:rsidP="00451B71" w:rsidRDefault="00451B71" w14:paraId="4778E505" w14:textId="77777777">
            <w:pPr>
              <w:widowControl w:val="0"/>
              <w:pBdr>
                <w:top w:val="nil"/>
                <w:left w:val="nil"/>
                <w:bottom w:val="nil"/>
                <w:right w:val="nil"/>
                <w:between w:val="nil"/>
              </w:pBdr>
              <w:spacing w:after="0" w:line="240" w:lineRule="auto"/>
              <w:rPr>
                <w:lang w:val="en-US"/>
              </w:rPr>
            </w:pPr>
            <w:r w:rsidRPr="008404A3">
              <w:rPr>
                <w:lang w:val="en-US"/>
              </w:rPr>
              <w:t>NE.6.D.3.d</w:t>
            </w:r>
          </w:p>
          <w:p w:rsidRPr="008404A3" w:rsidR="00451B71" w:rsidP="00451B71" w:rsidRDefault="00451B71" w14:paraId="03F6BB4D" w14:textId="77777777">
            <w:pPr>
              <w:widowControl w:val="0"/>
              <w:pBdr>
                <w:top w:val="nil"/>
                <w:left w:val="nil"/>
                <w:bottom w:val="nil"/>
                <w:right w:val="nil"/>
                <w:between w:val="nil"/>
              </w:pBdr>
              <w:spacing w:after="0" w:line="240" w:lineRule="auto"/>
              <w:rPr>
                <w:lang w:val="en-US"/>
              </w:rPr>
            </w:pPr>
            <w:r w:rsidRPr="008404A3">
              <w:rPr>
                <w:lang w:val="en-US"/>
              </w:rPr>
              <w:t>NY.6.SP.7</w:t>
            </w:r>
          </w:p>
          <w:p w:rsidRPr="008404A3" w:rsidR="00451B71" w:rsidP="00451B71" w:rsidRDefault="00451B71" w14:paraId="2B7C1B37" w14:textId="77777777">
            <w:pPr>
              <w:widowControl w:val="0"/>
              <w:pBdr>
                <w:top w:val="nil"/>
                <w:left w:val="nil"/>
                <w:bottom w:val="nil"/>
                <w:right w:val="nil"/>
                <w:between w:val="nil"/>
              </w:pBdr>
              <w:spacing w:after="0" w:line="240" w:lineRule="auto"/>
              <w:rPr>
                <w:lang w:val="en-US"/>
              </w:rPr>
            </w:pPr>
            <w:r w:rsidRPr="008404A3">
              <w:rPr>
                <w:lang w:val="en-US"/>
              </w:rPr>
              <w:t>OK.6.D.2.3</w:t>
            </w:r>
          </w:p>
          <w:p w:rsidR="00B63B82" w:rsidP="00B63B82" w:rsidRDefault="00B63B82" w14:paraId="37ABCCB1" w14:textId="77777777">
            <w:pPr>
              <w:widowControl w:val="0"/>
              <w:spacing w:after="0" w:line="240" w:lineRule="auto"/>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B63B82" w:rsidP="00B63B82" w:rsidRDefault="00B63B82" w14:paraId="54D86FC7" w14:textId="77777777">
            <w:pPr>
              <w:widowControl w:val="0"/>
              <w:spacing w:after="0" w:line="240" w:lineRule="auto"/>
            </w:pP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451B71" w:rsidP="00451B71" w:rsidRDefault="00451B71" w14:paraId="4533CF17" w14:textId="77777777">
            <w:pPr>
              <w:widowControl w:val="0"/>
              <w:pBdr>
                <w:top w:val="nil"/>
                <w:left w:val="nil"/>
                <w:bottom w:val="nil"/>
                <w:right w:val="nil"/>
                <w:between w:val="nil"/>
              </w:pBdr>
              <w:spacing w:after="0" w:line="240" w:lineRule="auto"/>
              <w:rPr>
                <w:lang w:val="en-US"/>
              </w:rPr>
            </w:pPr>
            <w:r>
              <w:rPr>
                <w:lang w:val="en-US"/>
              </w:rPr>
              <w:t>Comparing model to long-range relative frequencies</w:t>
            </w:r>
          </w:p>
          <w:p w:rsidR="00451B71" w:rsidP="00451B71" w:rsidRDefault="00451B71" w14:paraId="6F9C72D4" w14:textId="77777777">
            <w:pPr>
              <w:widowControl w:val="0"/>
              <w:pBdr>
                <w:top w:val="nil"/>
                <w:left w:val="nil"/>
                <w:bottom w:val="nil"/>
                <w:right w:val="nil"/>
                <w:between w:val="nil"/>
              </w:pBdr>
              <w:spacing w:after="0" w:line="240" w:lineRule="auto"/>
              <w:rPr>
                <w:lang w:val="en-US"/>
              </w:rPr>
            </w:pPr>
            <w:r>
              <w:rPr>
                <w:lang w:val="en-US"/>
              </w:rPr>
              <w:t>7.SP.C.7</w:t>
            </w:r>
          </w:p>
          <w:p w:rsidRPr="000A6278" w:rsidR="00451B71" w:rsidP="00451B71" w:rsidRDefault="00451B71" w14:paraId="5FEE282C" w14:textId="77777777">
            <w:pPr>
              <w:widowControl w:val="0"/>
              <w:pBdr>
                <w:top w:val="nil"/>
                <w:left w:val="nil"/>
                <w:bottom w:val="nil"/>
                <w:right w:val="nil"/>
                <w:between w:val="nil"/>
              </w:pBdr>
              <w:spacing w:after="0" w:line="240" w:lineRule="auto"/>
              <w:rPr>
                <w:lang w:val="en-US"/>
              </w:rPr>
            </w:pPr>
            <w:r w:rsidRPr="000A6278">
              <w:rPr>
                <w:lang w:val="en-US"/>
              </w:rPr>
              <w:t>FL.7.DP.2.4</w:t>
            </w:r>
          </w:p>
          <w:p w:rsidRPr="000A6278" w:rsidR="00451B71" w:rsidP="00451B71" w:rsidRDefault="00451B71" w14:paraId="4E88153F" w14:textId="77777777">
            <w:pPr>
              <w:widowControl w:val="0"/>
              <w:pBdr>
                <w:top w:val="nil"/>
                <w:left w:val="nil"/>
                <w:bottom w:val="nil"/>
                <w:right w:val="nil"/>
                <w:between w:val="nil"/>
              </w:pBdr>
              <w:spacing w:after="0" w:line="240" w:lineRule="auto"/>
              <w:rPr>
                <w:lang w:val="en-US"/>
              </w:rPr>
            </w:pPr>
            <w:r w:rsidRPr="000A6278">
              <w:rPr>
                <w:lang w:val="en-US"/>
              </w:rPr>
              <w:t>TX.7.6H</w:t>
            </w:r>
          </w:p>
          <w:p w:rsidRPr="002D2D4A" w:rsidR="00451B71" w:rsidP="00451B71" w:rsidRDefault="00451B71" w14:paraId="55A3F5FD" w14:textId="77777777">
            <w:pPr>
              <w:widowControl w:val="0"/>
              <w:pBdr>
                <w:top w:val="nil"/>
                <w:left w:val="nil"/>
                <w:bottom w:val="nil"/>
                <w:right w:val="nil"/>
                <w:between w:val="nil"/>
              </w:pBdr>
              <w:spacing w:after="0" w:line="240" w:lineRule="auto"/>
              <w:rPr>
                <w:lang w:val="en-US"/>
              </w:rPr>
            </w:pPr>
            <w:r w:rsidRPr="002D2D4A">
              <w:rPr>
                <w:lang w:val="en-US"/>
              </w:rPr>
              <w:t>MN.6.1.2.3</w:t>
            </w:r>
          </w:p>
          <w:p w:rsidRPr="002D2D4A" w:rsidR="00451B71" w:rsidP="00451B71" w:rsidRDefault="00451B71" w14:paraId="0E20DE87" w14:textId="77777777">
            <w:pPr>
              <w:widowControl w:val="0"/>
              <w:pBdr>
                <w:top w:val="nil"/>
                <w:left w:val="nil"/>
                <w:bottom w:val="nil"/>
                <w:right w:val="nil"/>
                <w:between w:val="nil"/>
              </w:pBdr>
              <w:spacing w:after="0" w:line="240" w:lineRule="auto"/>
              <w:rPr>
                <w:lang w:val="en-US"/>
              </w:rPr>
            </w:pPr>
            <w:r w:rsidRPr="002D2D4A">
              <w:rPr>
                <w:lang w:val="en-US"/>
              </w:rPr>
              <w:t>NE.6.D.3.d</w:t>
            </w:r>
          </w:p>
          <w:p w:rsidRPr="002D2D4A" w:rsidR="00451B71" w:rsidP="00451B71" w:rsidRDefault="00451B71" w14:paraId="1E059EF0" w14:textId="77777777">
            <w:pPr>
              <w:widowControl w:val="0"/>
              <w:pBdr>
                <w:top w:val="nil"/>
                <w:left w:val="nil"/>
                <w:bottom w:val="nil"/>
                <w:right w:val="nil"/>
                <w:between w:val="nil"/>
              </w:pBdr>
              <w:spacing w:after="0" w:line="240" w:lineRule="auto"/>
              <w:rPr>
                <w:lang w:val="en-US"/>
              </w:rPr>
            </w:pPr>
            <w:r w:rsidRPr="002D2D4A">
              <w:rPr>
                <w:lang w:val="en-US"/>
              </w:rPr>
              <w:t>NY.6.SP.8</w:t>
            </w:r>
          </w:p>
          <w:p w:rsidR="00451B71" w:rsidP="00451B71" w:rsidRDefault="00451B71" w14:paraId="58AF1203" w14:textId="77777777">
            <w:pPr>
              <w:widowControl w:val="0"/>
              <w:pBdr>
                <w:top w:val="nil"/>
                <w:left w:val="nil"/>
                <w:bottom w:val="nil"/>
                <w:right w:val="nil"/>
                <w:between w:val="nil"/>
              </w:pBdr>
              <w:spacing w:after="0" w:line="240" w:lineRule="auto"/>
              <w:rPr>
                <w:lang w:val="en-US"/>
              </w:rPr>
            </w:pPr>
            <w:r w:rsidRPr="002D2D4A">
              <w:rPr>
                <w:lang w:val="en-US"/>
              </w:rPr>
              <w:t>OK.6.D.2.3</w:t>
            </w:r>
          </w:p>
          <w:p w:rsidR="00451B71" w:rsidP="00451B71" w:rsidRDefault="00451B71" w14:paraId="4F52D91A" w14:textId="77777777">
            <w:pPr>
              <w:widowControl w:val="0"/>
              <w:pBdr>
                <w:top w:val="nil"/>
                <w:left w:val="nil"/>
                <w:bottom w:val="nil"/>
                <w:right w:val="nil"/>
                <w:between w:val="nil"/>
              </w:pBdr>
              <w:spacing w:after="0" w:line="240" w:lineRule="auto"/>
              <w:rPr>
                <w:lang w:val="en-US"/>
              </w:rPr>
            </w:pPr>
          </w:p>
          <w:p w:rsidR="00451B71" w:rsidP="00451B71" w:rsidRDefault="00451B71" w14:paraId="385F9662" w14:textId="77777777">
            <w:pPr>
              <w:widowControl w:val="0"/>
              <w:pBdr>
                <w:top w:val="nil"/>
                <w:left w:val="nil"/>
                <w:bottom w:val="nil"/>
                <w:right w:val="nil"/>
                <w:between w:val="nil"/>
              </w:pBdr>
              <w:spacing w:after="0" w:line="240" w:lineRule="auto"/>
              <w:rPr>
                <w:lang w:val="en-US"/>
              </w:rPr>
            </w:pPr>
            <w:r>
              <w:rPr>
                <w:lang w:val="en-US"/>
              </w:rPr>
              <w:t>Develop probability models based on results from chance experiments</w:t>
            </w:r>
          </w:p>
          <w:p w:rsidR="00451B71" w:rsidP="00451B71" w:rsidRDefault="00451B71" w14:paraId="46190292" w14:textId="77777777">
            <w:pPr>
              <w:widowControl w:val="0"/>
              <w:pBdr>
                <w:top w:val="nil"/>
                <w:left w:val="nil"/>
                <w:bottom w:val="nil"/>
                <w:right w:val="nil"/>
                <w:between w:val="nil"/>
              </w:pBdr>
              <w:spacing w:after="0" w:line="240" w:lineRule="auto"/>
              <w:rPr>
                <w:lang w:val="en-US"/>
              </w:rPr>
            </w:pPr>
            <w:r w:rsidRPr="00D56284">
              <w:lastRenderedPageBreak/>
              <w:t>7.SP.C.7.b</w:t>
            </w:r>
          </w:p>
          <w:p w:rsidRPr="000E5795" w:rsidR="00451B71" w:rsidP="00451B71" w:rsidRDefault="00451B71" w14:paraId="48847421" w14:textId="77777777">
            <w:pPr>
              <w:widowControl w:val="0"/>
              <w:pBdr>
                <w:top w:val="nil"/>
                <w:left w:val="nil"/>
                <w:bottom w:val="nil"/>
                <w:right w:val="nil"/>
                <w:between w:val="nil"/>
              </w:pBdr>
              <w:spacing w:after="0" w:line="240" w:lineRule="auto"/>
              <w:rPr>
                <w:lang w:val="en-US"/>
              </w:rPr>
            </w:pPr>
            <w:r w:rsidRPr="000E5795">
              <w:rPr>
                <w:lang w:val="en-US"/>
              </w:rPr>
              <w:t>NY.6.SP.8</w:t>
            </w:r>
          </w:p>
          <w:p w:rsidR="00451B71" w:rsidP="00451B71" w:rsidRDefault="00451B71" w14:paraId="1C67EEB5" w14:textId="77777777">
            <w:pPr>
              <w:widowControl w:val="0"/>
              <w:pBdr>
                <w:top w:val="nil"/>
                <w:left w:val="nil"/>
                <w:bottom w:val="nil"/>
                <w:right w:val="nil"/>
                <w:between w:val="nil"/>
              </w:pBdr>
              <w:spacing w:after="0" w:line="240" w:lineRule="auto"/>
              <w:rPr>
                <w:lang w:val="en-US"/>
              </w:rPr>
            </w:pPr>
            <w:r w:rsidRPr="000E5795">
              <w:rPr>
                <w:lang w:val="en-US"/>
              </w:rPr>
              <w:t>NY.6.SP.8b</w:t>
            </w:r>
          </w:p>
          <w:p w:rsidR="00451B71" w:rsidP="00451B71" w:rsidRDefault="00451B71" w14:paraId="5A3D4BA0" w14:textId="77777777">
            <w:pPr>
              <w:widowControl w:val="0"/>
              <w:pBdr>
                <w:top w:val="nil"/>
                <w:left w:val="nil"/>
                <w:bottom w:val="nil"/>
                <w:right w:val="nil"/>
                <w:between w:val="nil"/>
              </w:pBdr>
              <w:spacing w:after="0" w:line="240" w:lineRule="auto"/>
              <w:rPr>
                <w:lang w:val="en-US"/>
              </w:rPr>
            </w:pPr>
          </w:p>
          <w:p w:rsidR="00451B71" w:rsidP="00451B71" w:rsidRDefault="00451B71" w14:paraId="7C8B29F7" w14:textId="77777777">
            <w:pPr>
              <w:widowControl w:val="0"/>
              <w:pBdr>
                <w:top w:val="nil"/>
                <w:left w:val="nil"/>
                <w:bottom w:val="nil"/>
                <w:right w:val="nil"/>
                <w:between w:val="nil"/>
              </w:pBdr>
              <w:spacing w:after="0" w:line="240" w:lineRule="auto"/>
              <w:rPr>
                <w:lang w:val="en-US"/>
              </w:rPr>
            </w:pPr>
            <w:r>
              <w:rPr>
                <w:lang w:val="en-US"/>
              </w:rPr>
              <w:t>Make predictions based off of results of a chance experiment</w:t>
            </w:r>
          </w:p>
          <w:p w:rsidRPr="00303A0B" w:rsidR="00451B71" w:rsidP="00451B71" w:rsidRDefault="00451B71" w14:paraId="01D5D7B4" w14:textId="77777777">
            <w:pPr>
              <w:widowControl w:val="0"/>
              <w:pBdr>
                <w:top w:val="nil"/>
                <w:left w:val="nil"/>
                <w:bottom w:val="nil"/>
                <w:right w:val="nil"/>
                <w:between w:val="nil"/>
              </w:pBdr>
              <w:spacing w:after="0" w:line="240" w:lineRule="auto"/>
              <w:rPr>
                <w:lang w:val="en-US"/>
              </w:rPr>
            </w:pPr>
            <w:r w:rsidRPr="00303A0B">
              <w:rPr>
                <w:lang w:val="en-US"/>
              </w:rPr>
              <w:t>TX.7.6C</w:t>
            </w:r>
          </w:p>
          <w:p w:rsidRPr="00303A0B" w:rsidR="00451B71" w:rsidP="00451B71" w:rsidRDefault="00451B71" w14:paraId="03C0C852" w14:textId="77777777">
            <w:pPr>
              <w:widowControl w:val="0"/>
              <w:pBdr>
                <w:top w:val="nil"/>
                <w:left w:val="nil"/>
                <w:bottom w:val="nil"/>
                <w:right w:val="nil"/>
                <w:between w:val="nil"/>
              </w:pBdr>
              <w:spacing w:after="0" w:line="240" w:lineRule="auto"/>
              <w:rPr>
                <w:lang w:val="en-US"/>
              </w:rPr>
            </w:pPr>
            <w:r w:rsidRPr="00303A0B">
              <w:rPr>
                <w:lang w:val="en-US"/>
              </w:rPr>
              <w:t>TX.7.6H</w:t>
            </w:r>
          </w:p>
          <w:p w:rsidRPr="00303A0B" w:rsidR="00451B71" w:rsidP="00451B71" w:rsidRDefault="00451B71" w14:paraId="15D1A08D" w14:textId="77777777">
            <w:pPr>
              <w:widowControl w:val="0"/>
              <w:pBdr>
                <w:top w:val="nil"/>
                <w:left w:val="nil"/>
                <w:bottom w:val="nil"/>
                <w:right w:val="nil"/>
                <w:between w:val="nil"/>
              </w:pBdr>
              <w:spacing w:after="0" w:line="240" w:lineRule="auto"/>
              <w:rPr>
                <w:lang w:val="en-US"/>
              </w:rPr>
            </w:pPr>
            <w:r w:rsidRPr="00303A0B">
              <w:rPr>
                <w:lang w:val="en-US"/>
              </w:rPr>
              <w:t>OK.PA.D.2.1</w:t>
            </w:r>
          </w:p>
          <w:p w:rsidRPr="00303A0B" w:rsidR="00451B71" w:rsidP="00451B71" w:rsidRDefault="00451B71" w14:paraId="2608F285" w14:textId="77777777">
            <w:pPr>
              <w:widowControl w:val="0"/>
              <w:pBdr>
                <w:top w:val="nil"/>
                <w:left w:val="nil"/>
                <w:bottom w:val="nil"/>
                <w:right w:val="nil"/>
                <w:between w:val="nil"/>
              </w:pBdr>
              <w:spacing w:after="0" w:line="240" w:lineRule="auto"/>
              <w:rPr>
                <w:lang w:val="en-US"/>
              </w:rPr>
            </w:pPr>
          </w:p>
          <w:p w:rsidR="00451B71" w:rsidP="00451B71" w:rsidRDefault="00451B71" w14:paraId="404C907A" w14:textId="77777777">
            <w:pPr>
              <w:widowControl w:val="0"/>
              <w:pBdr>
                <w:top w:val="nil"/>
                <w:left w:val="nil"/>
                <w:bottom w:val="nil"/>
                <w:right w:val="nil"/>
                <w:between w:val="nil"/>
              </w:pBdr>
              <w:spacing w:after="0" w:line="240" w:lineRule="auto"/>
              <w:rPr>
                <w:lang w:val="en-US"/>
              </w:rPr>
            </w:pPr>
            <w:r w:rsidRPr="009030CF">
              <w:rPr>
                <w:lang w:val="en-US"/>
              </w:rPr>
              <w:t>Make predictions from probability m</w:t>
            </w:r>
            <w:r>
              <w:rPr>
                <w:lang w:val="en-US"/>
              </w:rPr>
              <w:t>odels</w:t>
            </w:r>
          </w:p>
          <w:p w:rsidRPr="00303A0B" w:rsidR="00451B71" w:rsidP="00451B71" w:rsidRDefault="00451B71" w14:paraId="544F6456" w14:textId="77777777">
            <w:pPr>
              <w:widowControl w:val="0"/>
              <w:pBdr>
                <w:top w:val="nil"/>
                <w:left w:val="nil"/>
                <w:bottom w:val="nil"/>
                <w:right w:val="nil"/>
                <w:between w:val="nil"/>
              </w:pBdr>
              <w:spacing w:after="0" w:line="240" w:lineRule="auto"/>
              <w:rPr>
                <w:lang w:val="pt-BR"/>
              </w:rPr>
            </w:pPr>
            <w:r w:rsidRPr="00303A0B">
              <w:rPr>
                <w:lang w:val="pt-BR"/>
              </w:rPr>
              <w:t>FL.8.DP.2.3</w:t>
            </w:r>
          </w:p>
          <w:p w:rsidRPr="0043131B" w:rsidR="00451B71" w:rsidP="00451B71" w:rsidRDefault="00451B71" w14:paraId="04C90878" w14:textId="77777777">
            <w:pPr>
              <w:widowControl w:val="0"/>
              <w:pBdr>
                <w:top w:val="nil"/>
                <w:left w:val="nil"/>
                <w:bottom w:val="nil"/>
                <w:right w:val="nil"/>
                <w:between w:val="nil"/>
              </w:pBdr>
              <w:spacing w:after="0" w:line="240" w:lineRule="auto"/>
              <w:rPr>
                <w:lang w:val="pt-BR"/>
              </w:rPr>
            </w:pPr>
            <w:r w:rsidRPr="0043131B">
              <w:rPr>
                <w:lang w:val="pt-BR"/>
              </w:rPr>
              <w:t>TX.7.6D</w:t>
            </w:r>
          </w:p>
          <w:p w:rsidRPr="0043131B" w:rsidR="00B63B82" w:rsidP="00451B71" w:rsidRDefault="00451B71" w14:paraId="0E44F818" w14:textId="2F56932D">
            <w:pPr>
              <w:widowControl w:val="0"/>
              <w:pBdr>
                <w:top w:val="nil"/>
                <w:left w:val="nil"/>
                <w:bottom w:val="nil"/>
                <w:right w:val="nil"/>
                <w:between w:val="nil"/>
              </w:pBdr>
              <w:spacing w:after="0" w:line="240" w:lineRule="auto"/>
              <w:rPr>
                <w:lang w:val="pt-BR"/>
              </w:rPr>
            </w:pPr>
            <w:r w:rsidRPr="0043131B">
              <w:rPr>
                <w:lang w:val="pt-BR"/>
              </w:rPr>
              <w:t>TX.7.6H</w:t>
            </w:r>
          </w:p>
        </w:tc>
        <w:tc>
          <w:tcPr>
            <w:tcW w:w="4032" w:type="dxa"/>
            <w:tcBorders>
              <w:top w:val="single" w:color="auto" w:sz="4" w:space="0"/>
              <w:left w:val="single" w:color="auto" w:sz="4" w:space="0"/>
              <w:bottom w:val="single" w:color="auto" w:sz="4" w:space="0"/>
              <w:right w:val="single" w:color="auto" w:sz="4" w:space="0"/>
            </w:tcBorders>
            <w:tcMar/>
          </w:tcPr>
          <w:p w:rsidRPr="0043131B" w:rsidR="00B63B82" w:rsidP="00B63B82" w:rsidRDefault="00B63B82" w14:paraId="06EE592F" w14:textId="77777777">
            <w:pPr>
              <w:widowControl w:val="0"/>
              <w:pBdr>
                <w:top w:val="nil"/>
                <w:left w:val="nil"/>
                <w:bottom w:val="nil"/>
                <w:right w:val="nil"/>
                <w:between w:val="nil"/>
              </w:pBdr>
              <w:spacing w:after="0" w:line="240" w:lineRule="auto"/>
              <w:rPr>
                <w:lang w:val="pt-BR"/>
              </w:rPr>
            </w:pPr>
          </w:p>
        </w:tc>
        <w:tc>
          <w:tcPr>
            <w:tcW w:w="4032" w:type="dxa"/>
            <w:tcBorders>
              <w:top w:val="single" w:color="auto" w:sz="4" w:space="0"/>
              <w:left w:val="single" w:color="auto" w:sz="4" w:space="0"/>
              <w:bottom w:val="single" w:color="auto" w:sz="4" w:space="0"/>
              <w:right w:val="single" w:color="auto" w:sz="4" w:space="0"/>
            </w:tcBorders>
            <w:tcMar/>
          </w:tcPr>
          <w:p w:rsidRPr="0043131B" w:rsidR="00B63B82" w:rsidP="00B63B82" w:rsidRDefault="00B63B82" w14:paraId="00E016DA" w14:textId="77777777">
            <w:pPr>
              <w:widowControl w:val="0"/>
              <w:pBdr>
                <w:top w:val="nil"/>
                <w:left w:val="nil"/>
                <w:bottom w:val="nil"/>
                <w:right w:val="nil"/>
                <w:between w:val="nil"/>
              </w:pBdr>
              <w:spacing w:after="0" w:line="240" w:lineRule="auto"/>
              <w:rPr>
                <w:lang w:val="pt-BR"/>
              </w:rPr>
            </w:pPr>
          </w:p>
        </w:tc>
        <w:tc>
          <w:tcPr>
            <w:tcW w:w="4032" w:type="dxa"/>
            <w:tcBorders>
              <w:top w:val="single" w:color="auto" w:sz="4" w:space="0"/>
              <w:left w:val="single" w:color="auto" w:sz="4" w:space="0"/>
              <w:bottom w:val="single" w:color="auto" w:sz="4" w:space="0"/>
              <w:right w:val="single" w:color="auto" w:sz="4" w:space="0"/>
            </w:tcBorders>
            <w:tcMar/>
          </w:tcPr>
          <w:p w:rsidRPr="0043131B" w:rsidR="00B63B82" w:rsidP="00B63B82" w:rsidRDefault="00B63B82" w14:paraId="2FD95435" w14:textId="77777777">
            <w:pPr>
              <w:widowControl w:val="0"/>
              <w:pBdr>
                <w:top w:val="nil"/>
                <w:left w:val="nil"/>
                <w:bottom w:val="nil"/>
                <w:right w:val="nil"/>
                <w:between w:val="nil"/>
              </w:pBdr>
              <w:spacing w:after="0" w:line="240" w:lineRule="auto"/>
              <w:rPr>
                <w:lang w:val="pt-BR"/>
              </w:rPr>
            </w:pPr>
          </w:p>
        </w:tc>
        <w:tc>
          <w:tcPr>
            <w:tcW w:w="4032" w:type="dxa"/>
            <w:gridSpan w:val="2"/>
            <w:tcBorders>
              <w:top w:val="single" w:color="auto" w:sz="4" w:space="0"/>
              <w:left w:val="single" w:color="auto" w:sz="4" w:space="0"/>
              <w:bottom w:val="single" w:color="auto" w:sz="4" w:space="0"/>
              <w:right w:val="single" w:color="auto" w:sz="4" w:space="0"/>
            </w:tcBorders>
            <w:tcMar/>
          </w:tcPr>
          <w:p w:rsidRPr="0043131B" w:rsidR="00B63B82" w:rsidP="00B63B82" w:rsidRDefault="00B63B82" w14:paraId="3F8032C6" w14:textId="77777777">
            <w:pPr>
              <w:widowControl w:val="0"/>
              <w:pBdr>
                <w:top w:val="nil"/>
                <w:left w:val="nil"/>
                <w:bottom w:val="nil"/>
                <w:right w:val="nil"/>
                <w:between w:val="nil"/>
              </w:pBdr>
              <w:spacing w:after="0" w:line="240" w:lineRule="auto"/>
              <w:rPr>
                <w:lang w:val="pt-BR"/>
              </w:rPr>
            </w:pPr>
          </w:p>
        </w:tc>
      </w:tr>
      <w:tr w:rsidR="00B63B82" w:rsidTr="6BBBE758" w14:paraId="5FDE12B5"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B63B82" w:rsidP="00B63B82" w:rsidRDefault="00B63B82" w14:paraId="14A04029" w14:textId="77777777">
            <w:pPr>
              <w:spacing w:after="0" w:line="240" w:lineRule="auto"/>
              <w:jc w:val="center"/>
              <w:rPr>
                <w:b/>
              </w:rPr>
            </w:pPr>
            <w:r>
              <w:rPr>
                <w:b/>
              </w:rPr>
              <w:t>Notes for Intervention, Extension, or Optional Activities</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B63B82" w:rsidP="00B63B82" w:rsidRDefault="00B63B82" w14:paraId="62CA28B4" w14:textId="77777777">
            <w:pPr>
              <w:widowControl w:val="0"/>
              <w:spacing w:after="0" w:line="240" w:lineRule="auto"/>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Pr="6F7F2E7A" w:rsidR="00B63B82" w:rsidP="00B63B82" w:rsidRDefault="00B63B82" w14:paraId="008869FF" w14:textId="77777777">
            <w:pPr>
              <w:widowControl w:val="0"/>
              <w:spacing w:after="0" w:line="240" w:lineRule="auto"/>
              <w:rPr>
                <w:lang w:val="en-US"/>
              </w:rPr>
            </w:pP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B63B82" w:rsidP="00B63B82" w:rsidRDefault="00B63B82" w14:paraId="0C56FEA2"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B63B82" w:rsidP="00B63B82" w:rsidRDefault="00B63B82" w14:paraId="007339AA"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B63B82" w:rsidP="00B63B82" w:rsidRDefault="00B63B82" w14:paraId="5F77DF33"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B63B82" w:rsidP="00B63B82" w:rsidRDefault="00B63B82" w14:paraId="14BA7EB6" w14:textId="77777777">
            <w:pPr>
              <w:widowControl w:val="0"/>
              <w:pBdr>
                <w:top w:val="nil"/>
                <w:left w:val="nil"/>
                <w:bottom w:val="nil"/>
                <w:right w:val="nil"/>
                <w:between w:val="nil"/>
              </w:pBdr>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B63B82" w:rsidP="00B63B82" w:rsidRDefault="00B63B82" w14:paraId="519BC4E9" w14:textId="77777777">
            <w:pPr>
              <w:widowControl w:val="0"/>
              <w:pBdr>
                <w:top w:val="nil"/>
                <w:left w:val="nil"/>
                <w:bottom w:val="nil"/>
                <w:right w:val="nil"/>
                <w:between w:val="nil"/>
              </w:pBdr>
              <w:spacing w:after="0" w:line="240" w:lineRule="auto"/>
            </w:pPr>
          </w:p>
        </w:tc>
      </w:tr>
      <w:tr w:rsidR="00B63B82" w:rsidTr="6BBBE758" w14:paraId="642641A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B63B82" w:rsidP="00B63B82" w:rsidRDefault="00B63B82" w14:paraId="65809174" w14:textId="77777777">
            <w:pPr>
              <w:spacing w:after="0" w:line="240" w:lineRule="auto"/>
              <w:jc w:val="center"/>
              <w:rPr>
                <w:b/>
              </w:rPr>
            </w:pPr>
            <w:r w:rsidRPr="0067092A">
              <w:rPr>
                <w:b/>
              </w:rPr>
              <w:t>Additional Notes</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B63B82" w:rsidP="00B63B82" w:rsidRDefault="0081172B" w14:paraId="218F9FFF" w14:textId="299FFFC7">
            <w:pPr>
              <w:widowControl w:val="0"/>
              <w:spacing w:after="0" w:line="240" w:lineRule="auto"/>
            </w:pPr>
            <w:r>
              <w:t>2</w:t>
            </w:r>
            <w:r w:rsidR="0025538D">
              <w:t xml:space="preserve"> day</w:t>
            </w:r>
            <w:r>
              <w:t>s</w:t>
            </w:r>
          </w:p>
          <w:p w:rsidR="0081172B" w:rsidP="00B63B82" w:rsidRDefault="0081172B" w14:paraId="5D616401" w14:textId="17266EBF">
            <w:pPr>
              <w:widowControl w:val="0"/>
              <w:spacing w:after="0" w:line="240" w:lineRule="auto"/>
            </w:pPr>
            <w:r>
              <w:t>(1 day equally likely outcomes, 1 day for outcomes that are not equally likely)</w:t>
            </w:r>
          </w:p>
          <w:p w:rsidR="009C6FA2" w:rsidP="00B63B82" w:rsidRDefault="009C6FA2" w14:paraId="0F7E572F" w14:textId="77777777">
            <w:pPr>
              <w:widowControl w:val="0"/>
              <w:spacing w:after="0" w:line="240" w:lineRule="auto"/>
            </w:pPr>
          </w:p>
          <w:p w:rsidR="009C6FA2" w:rsidP="009C6FA2" w:rsidRDefault="009C6FA2" w14:paraId="7CE35979" w14:textId="77777777">
            <w:pPr>
              <w:widowControl w:val="0"/>
              <w:spacing w:after="0" w:line="240" w:lineRule="auto"/>
            </w:pPr>
            <w:r>
              <w:t>Perform repeated trials of single-stage chance experiments, record results</w:t>
            </w:r>
          </w:p>
          <w:p w:rsidR="009C6FA2" w:rsidP="00B63B82" w:rsidRDefault="009C6FA2" w14:paraId="04966E3C" w14:textId="77777777">
            <w:pPr>
              <w:widowControl w:val="0"/>
              <w:spacing w:after="0" w:line="240" w:lineRule="auto"/>
            </w:pPr>
          </w:p>
          <w:p w:rsidR="009C6FA2" w:rsidP="00B63B82" w:rsidRDefault="009C6FA2" w14:paraId="24FBD4CF" w14:textId="77777777">
            <w:pPr>
              <w:widowControl w:val="0"/>
              <w:spacing w:after="0" w:line="240" w:lineRule="auto"/>
            </w:pPr>
            <w:r>
              <w:t>Calculate probability of an event for various numbers of trials, noting relative frequency</w:t>
            </w:r>
          </w:p>
          <w:p w:rsidR="001906B5" w:rsidP="00B63B82" w:rsidRDefault="001906B5" w14:paraId="1D0E170D" w14:textId="77777777">
            <w:pPr>
              <w:widowControl w:val="0"/>
              <w:spacing w:after="0" w:line="240" w:lineRule="auto"/>
            </w:pPr>
          </w:p>
          <w:p w:rsidR="001906B5" w:rsidP="00B63B82" w:rsidRDefault="001906B5" w14:paraId="1058F7F8" w14:textId="0CECA246">
            <w:pPr>
              <w:widowControl w:val="0"/>
              <w:spacing w:after="0" w:line="240" w:lineRule="auto"/>
            </w:pPr>
            <w:r w:rsidRPr="6BBBE758" w:rsidR="152EED5A">
              <w:rPr>
                <w:lang w:val="en-US"/>
              </w:rPr>
              <w:t xml:space="preserve">Note: We need to be clearer about what a probability model is than we were in EM2. </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B63B82" w:rsidP="00B63B82" w:rsidRDefault="0025538D" w14:paraId="55C64D36" w14:textId="4B759937">
            <w:pPr>
              <w:widowControl w:val="0"/>
              <w:spacing w:after="0" w:line="240" w:lineRule="auto"/>
              <w:rPr>
                <w:lang w:val="en-US"/>
              </w:rPr>
            </w:pPr>
            <w:r>
              <w:rPr>
                <w:lang w:val="en-US"/>
              </w:rPr>
              <w:t>2 days</w:t>
            </w:r>
            <w:r w:rsidR="009B0548">
              <w:rPr>
                <w:lang w:val="en-US"/>
              </w:rPr>
              <w:t>:</w:t>
            </w:r>
          </w:p>
          <w:p w:rsidR="00F730D1" w:rsidP="00B63B82" w:rsidRDefault="00F730D1" w14:paraId="438888DA" w14:textId="77777777">
            <w:pPr>
              <w:widowControl w:val="0"/>
              <w:spacing w:after="0" w:line="240" w:lineRule="auto"/>
              <w:rPr>
                <w:lang w:val="en-US"/>
              </w:rPr>
            </w:pPr>
            <w:r>
              <w:rPr>
                <w:lang w:val="en-US"/>
              </w:rPr>
              <w:t>1 day simulations (general)</w:t>
            </w:r>
          </w:p>
          <w:p w:rsidR="00F730D1" w:rsidP="00B63B82" w:rsidRDefault="00F730D1" w14:paraId="7291E64C" w14:textId="77777777">
            <w:pPr>
              <w:widowControl w:val="0"/>
              <w:spacing w:after="0" w:line="240" w:lineRule="auto"/>
              <w:rPr>
                <w:lang w:val="en-US"/>
              </w:rPr>
            </w:pPr>
            <w:r>
              <w:rPr>
                <w:lang w:val="en-US"/>
              </w:rPr>
              <w:t>1 day simulations (RNT)</w:t>
            </w:r>
          </w:p>
          <w:p w:rsidR="00A27D46" w:rsidP="00B63B82" w:rsidRDefault="00A27D46" w14:paraId="55102196" w14:textId="77777777">
            <w:pPr>
              <w:widowControl w:val="0"/>
              <w:spacing w:after="0" w:line="240" w:lineRule="auto"/>
              <w:rPr>
                <w:lang w:val="en-US"/>
              </w:rPr>
            </w:pPr>
          </w:p>
          <w:p w:rsidR="00A27D46" w:rsidP="00A27D46" w:rsidRDefault="00A27D46" w14:paraId="66E564BC" w14:textId="77777777">
            <w:pPr>
              <w:widowControl w:val="0"/>
              <w:spacing w:after="0" w:line="240" w:lineRule="auto"/>
            </w:pPr>
            <w:r w:rsidRPr="6BBBE758" w:rsidR="0B9669EC">
              <w:rPr>
                <w:lang w:val="en-US"/>
              </w:rPr>
              <w:t>Define outcomes for simulation, e.g., using random digit table, 0-4 represents a coin landing on heads, 5-9 represents a coin landing on tails</w:t>
            </w:r>
          </w:p>
          <w:p w:rsidR="00A27D46" w:rsidP="00B63B82" w:rsidRDefault="00A27D46" w14:paraId="0D74718E" w14:textId="77777777">
            <w:pPr>
              <w:widowControl w:val="0"/>
              <w:spacing w:after="0" w:line="240" w:lineRule="auto"/>
            </w:pPr>
          </w:p>
          <w:p w:rsidR="00A27D46" w:rsidP="00A27D46" w:rsidRDefault="00A27D46" w14:paraId="47350776" w14:textId="77777777">
            <w:pPr>
              <w:widowControl w:val="0"/>
              <w:spacing w:after="0" w:line="240" w:lineRule="auto"/>
            </w:pPr>
            <w:r>
              <w:t>Calculate probability of an event for various numbers of trials, noting relative frequency</w:t>
            </w:r>
          </w:p>
          <w:p w:rsidRPr="00A27D46" w:rsidR="00A27D46" w:rsidP="00B63B82" w:rsidRDefault="00A27D46" w14:paraId="402D9CFE" w14:textId="0CCAC00F">
            <w:pPr>
              <w:widowControl w:val="0"/>
              <w:spacing w:after="0" w:line="240" w:lineRule="auto"/>
            </w:pPr>
          </w:p>
        </w:tc>
        <w:tc>
          <w:tcPr>
            <w:tcW w:w="4032" w:type="dxa"/>
            <w:tcBorders>
              <w:top w:val="single" w:color="000000" w:themeColor="text1" w:sz="8"/>
              <w:left w:val="single" w:color="000000" w:themeColor="text1" w:sz="8"/>
              <w:bottom w:val="single" w:color="000000" w:themeColor="text1" w:sz="8"/>
              <w:right w:val="single" w:color="auto" w:sz="4" w:space="0"/>
            </w:tcBorders>
            <w:tcMar>
              <w:top w:w="100" w:type="dxa"/>
              <w:left w:w="100" w:type="dxa"/>
              <w:bottom w:w="100" w:type="dxa"/>
              <w:right w:w="100" w:type="dxa"/>
            </w:tcMar>
          </w:tcPr>
          <w:p w:rsidR="00743524" w:rsidP="00743524" w:rsidRDefault="00743524" w14:paraId="1DF377FB" w14:textId="77777777">
            <w:pPr>
              <w:widowControl w:val="0"/>
              <w:spacing w:after="0" w:line="240" w:lineRule="auto"/>
            </w:pPr>
            <w:r w:rsidRPr="6BBBE758" w:rsidR="37985EA6">
              <w:rPr>
                <w:lang w:val="en-US"/>
              </w:rPr>
              <w:t>Use results from an experiment to develop a probability model (nonuniform) or to analyze established uniform model (e.g., based on the results, does it appear that a flipped coin is “fair”?)</w:t>
            </w:r>
          </w:p>
          <w:p w:rsidR="00743524" w:rsidP="00743524" w:rsidRDefault="00743524" w14:paraId="204EA2AA" w14:textId="77777777">
            <w:pPr>
              <w:widowControl w:val="0"/>
              <w:spacing w:after="0" w:line="240" w:lineRule="auto"/>
            </w:pPr>
          </w:p>
          <w:p w:rsidR="00743524" w:rsidP="00743524" w:rsidRDefault="00743524" w14:paraId="03C31C5E" w14:textId="77777777">
            <w:pPr>
              <w:widowControl w:val="0"/>
              <w:spacing w:after="0" w:line="240" w:lineRule="auto"/>
            </w:pPr>
            <w:r>
              <w:t>Use empirical data to develop a probability model</w:t>
            </w:r>
          </w:p>
          <w:p w:rsidR="00743524" w:rsidP="00743524" w:rsidRDefault="00743524" w14:paraId="6F23F5FF" w14:textId="77777777">
            <w:pPr>
              <w:widowControl w:val="0"/>
              <w:spacing w:after="0" w:line="240" w:lineRule="auto"/>
            </w:pPr>
          </w:p>
          <w:p w:rsidR="00743524" w:rsidP="00743524" w:rsidRDefault="00743524" w14:paraId="2A1378DE" w14:textId="77777777">
            <w:pPr>
              <w:widowControl w:val="0"/>
              <w:pBdr>
                <w:top w:val="nil"/>
                <w:left w:val="nil"/>
                <w:bottom w:val="nil"/>
                <w:right w:val="nil"/>
                <w:between w:val="nil"/>
              </w:pBdr>
              <w:spacing w:after="0" w:line="240" w:lineRule="auto"/>
            </w:pPr>
            <w:r>
              <w:t xml:space="preserve">Make predictions based on results of chance experiments and probability models. </w:t>
            </w:r>
          </w:p>
          <w:p w:rsidR="00743524" w:rsidP="00743524" w:rsidRDefault="00743524" w14:paraId="4064570E" w14:textId="77777777">
            <w:pPr>
              <w:widowControl w:val="0"/>
              <w:pBdr>
                <w:top w:val="nil"/>
                <w:left w:val="nil"/>
                <w:bottom w:val="nil"/>
                <w:right w:val="nil"/>
                <w:between w:val="nil"/>
              </w:pBdr>
              <w:spacing w:after="0" w:line="240" w:lineRule="auto"/>
            </w:pPr>
          </w:p>
          <w:p w:rsidR="009B0548" w:rsidP="00743524" w:rsidRDefault="009B0548" w14:paraId="30E78FD2" w14:textId="48109D03">
            <w:pPr>
              <w:widowControl w:val="0"/>
              <w:pBdr>
                <w:top w:val="nil"/>
                <w:left w:val="nil"/>
                <w:bottom w:val="nil"/>
                <w:right w:val="nil"/>
                <w:between w:val="nil"/>
              </w:pBdr>
              <w:spacing w:after="0" w:line="240" w:lineRule="auto"/>
            </w:pPr>
            <w:r>
              <w:t xml:space="preserve">3 days: </w:t>
            </w:r>
          </w:p>
          <w:p w:rsidR="00B63B82" w:rsidP="00B63B82" w:rsidRDefault="00C758AC" w14:paraId="4B9ABA86" w14:textId="51151586">
            <w:pPr>
              <w:widowControl w:val="0"/>
              <w:pBdr>
                <w:top w:val="nil"/>
                <w:left w:val="nil"/>
                <w:bottom w:val="nil"/>
                <w:right w:val="nil"/>
                <w:between w:val="nil"/>
              </w:pBdr>
              <w:spacing w:after="0" w:line="240" w:lineRule="auto"/>
            </w:pPr>
            <w:r>
              <w:t xml:space="preserve">1 day for long term frequency </w:t>
            </w:r>
          </w:p>
          <w:p w:rsidR="0073025A" w:rsidP="00B63B82" w:rsidRDefault="00886CD4" w14:paraId="47800EDB" w14:textId="77777777">
            <w:pPr>
              <w:widowControl w:val="0"/>
              <w:pBdr>
                <w:top w:val="nil"/>
                <w:left w:val="nil"/>
                <w:bottom w:val="nil"/>
                <w:right w:val="nil"/>
                <w:between w:val="nil"/>
              </w:pBdr>
              <w:spacing w:after="0" w:line="240" w:lineRule="auto"/>
            </w:pPr>
            <w:r>
              <w:t xml:space="preserve">1 day for developing </w:t>
            </w:r>
            <w:r w:rsidR="0073025A">
              <w:t>uniform mode</w:t>
            </w:r>
            <w:r w:rsidR="00FD69C2">
              <w:t>ls and making predictions</w:t>
            </w:r>
          </w:p>
          <w:p w:rsidR="00FD69C2" w:rsidP="00B63B82" w:rsidRDefault="00FD69C2" w14:paraId="30EC8315" w14:textId="037796D5">
            <w:pPr>
              <w:widowControl w:val="0"/>
              <w:pBdr>
                <w:top w:val="nil"/>
                <w:left w:val="nil"/>
                <w:bottom w:val="nil"/>
                <w:right w:val="nil"/>
                <w:between w:val="nil"/>
              </w:pBdr>
              <w:spacing w:after="0" w:line="240" w:lineRule="auto"/>
            </w:pPr>
            <w:r>
              <w:t>1 day for developing nonuniform models and making predictions (including empirical data)</w:t>
            </w:r>
          </w:p>
        </w:tc>
        <w:tc>
          <w:tcPr>
            <w:tcW w:w="4032" w:type="dxa"/>
            <w:tcBorders>
              <w:top w:val="single" w:color="auto" w:sz="4" w:space="0"/>
              <w:left w:val="single" w:color="auto" w:sz="4" w:space="0"/>
              <w:bottom w:val="single" w:color="auto" w:sz="4" w:space="0"/>
              <w:right w:val="single" w:color="auto" w:sz="4" w:space="0"/>
            </w:tcBorders>
            <w:tcMar/>
          </w:tcPr>
          <w:p w:rsidR="00B63B82" w:rsidP="00B63B82" w:rsidRDefault="00B63B82" w14:paraId="7C6D890D"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B63B82" w:rsidP="00B63B82" w:rsidRDefault="00B63B82" w14:paraId="112FC26B"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B63B82" w:rsidP="00B63B82" w:rsidRDefault="00B63B82" w14:paraId="70423EBC" w14:textId="77777777">
            <w:pPr>
              <w:widowControl w:val="0"/>
              <w:pBdr>
                <w:top w:val="nil"/>
                <w:left w:val="nil"/>
                <w:bottom w:val="nil"/>
                <w:right w:val="nil"/>
                <w:between w:val="nil"/>
              </w:pBdr>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B63B82" w:rsidP="00B63B82" w:rsidRDefault="00B63B82" w14:paraId="386DB785" w14:textId="77777777">
            <w:pPr>
              <w:widowControl w:val="0"/>
              <w:pBdr>
                <w:top w:val="nil"/>
                <w:left w:val="nil"/>
                <w:bottom w:val="nil"/>
                <w:right w:val="nil"/>
                <w:between w:val="nil"/>
              </w:pBdr>
              <w:spacing w:after="0" w:line="240" w:lineRule="auto"/>
            </w:pPr>
          </w:p>
        </w:tc>
      </w:tr>
    </w:tbl>
    <w:p w:rsidR="002347B9" w:rsidP="002347B9" w:rsidRDefault="002347B9" w14:paraId="2AB1A9CB" w14:textId="77777777"/>
    <w:p w:rsidR="009B0548" w:rsidP="009B0548" w:rsidRDefault="009B0548" w14:paraId="5A1C72AE" w14:textId="054571B4">
      <w:pPr>
        <w:pStyle w:val="Heading3"/>
        <w:rPr>
          <w:lang w:val="en-US"/>
        </w:rPr>
      </w:pPr>
      <w:r w:rsidRPr="6F7F2E7A">
        <w:rPr>
          <w:lang w:val="en-US"/>
        </w:rPr>
        <w:t>Concept/</w:t>
      </w:r>
      <w:commentRangeStart w:id="9"/>
      <w:r w:rsidRPr="6F7F2E7A">
        <w:rPr>
          <w:lang w:val="en-US"/>
        </w:rPr>
        <w:t>Skill</w:t>
      </w:r>
      <w:commentRangeEnd w:id="9"/>
      <w:r w:rsidRPr="6F7F2E7A" w:rsidR="000F0FEB">
        <w:rPr>
          <w:rStyle w:val="CommentReference"/>
          <w:sz w:val="28"/>
          <w:szCs w:val="28"/>
          <w:lang w:val="en-US"/>
        </w:rPr>
        <w:commentReference w:id="9"/>
      </w:r>
      <w:r w:rsidRPr="6F7F2E7A">
        <w:rPr>
          <w:lang w:val="en-US"/>
        </w:rPr>
        <w:t xml:space="preserve">: </w:t>
      </w:r>
      <w:r w:rsidR="006D7075">
        <w:t xml:space="preserve">Represent sample spaces and find or estimate probabilities of events in multi-stage chance experiments </w:t>
      </w:r>
    </w:p>
    <w:p w:rsidRPr="00913543" w:rsidR="009B0548" w:rsidP="009B0548" w:rsidRDefault="009B0548" w14:paraId="10687506" w14:textId="77777777">
      <w:pPr>
        <w:rPr>
          <w:lang w:val="en-US"/>
        </w:rPr>
      </w:pPr>
    </w:p>
    <w:tbl>
      <w:tblPr>
        <w:tblStyle w:val="a0"/>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9B0548" w:rsidTr="63EF45B5" w14:paraId="7BFA1EE8" w14:textId="77777777">
        <w:trPr>
          <w:gridAfter w:val="1"/>
          <w:wAfter w:w="69" w:type="dxa"/>
        </w:trPr>
        <w:tc>
          <w:tcPr>
            <w:tcW w:w="2160" w:type="dxa"/>
            <w:tcBorders>
              <w:top w:val="single" w:color="auto" w:sz="4" w:space="0"/>
              <w:left w:val="single" w:color="auto" w:sz="4" w:space="0"/>
              <w:bottom w:val="single" w:color="auto" w:sz="4" w:space="0"/>
              <w:right w:val="single" w:color="auto" w:sz="4" w:space="0"/>
            </w:tcBorders>
            <w:shd w:val="clear" w:color="auto" w:fill="DBE5F1" w:themeFill="accent1" w:themeFillTint="33"/>
            <w:tcMar/>
          </w:tcPr>
          <w:p w:rsidRPr="00B34128" w:rsidR="009B0548" w:rsidP="00666B6B" w:rsidRDefault="009B0548" w14:paraId="125E2BAB" w14:textId="77777777">
            <w:pPr>
              <w:jc w:val="center"/>
              <w:rPr>
                <w:b/>
                <w:bCs/>
                <w:lang w:val="en-US"/>
              </w:rPr>
            </w:pPr>
            <w:r w:rsidRPr="0067092A">
              <w:rPr>
                <w:b/>
                <w:bCs/>
                <w:lang w:val="en-US"/>
              </w:rPr>
              <w:t>Goal</w:t>
            </w:r>
          </w:p>
        </w:tc>
        <w:tc>
          <w:tcPr>
            <w:tcW w:w="28155" w:type="dxa"/>
            <w:gridSpan w:val="7"/>
            <w:tcBorders>
              <w:top w:val="single" w:color="auto" w:sz="4" w:space="0"/>
              <w:left w:val="single" w:color="auto" w:sz="4" w:space="0"/>
              <w:bottom w:val="single" w:color="auto" w:sz="4" w:space="0"/>
              <w:right w:val="single" w:color="auto" w:sz="4" w:space="0"/>
            </w:tcBorders>
            <w:tcMar/>
          </w:tcPr>
          <w:p w:rsidR="001B005C" w:rsidP="001B005C" w:rsidRDefault="001B005C" w14:paraId="756FC261" w14:textId="77777777">
            <w:r>
              <w:t xml:space="preserve">Perform multi-stage experiments. </w:t>
            </w:r>
          </w:p>
          <w:p w:rsidR="001B005C" w:rsidP="001B005C" w:rsidRDefault="001B005C" w14:paraId="5B8104A4" w14:textId="77777777">
            <w:r w:rsidRPr="6BBBE758" w:rsidR="1A37E5A2">
              <w:rPr>
                <w:lang w:val="en-US"/>
              </w:rPr>
              <w:t>Find sample space of a multistage experiment.</w:t>
            </w:r>
          </w:p>
          <w:p w:rsidR="001B005C" w:rsidP="001B005C" w:rsidRDefault="001B005C" w14:paraId="7F9BECA7" w14:textId="77777777">
            <w:r>
              <w:t xml:space="preserve">Understand independent events. </w:t>
            </w:r>
          </w:p>
          <w:p w:rsidRPr="001B005C" w:rsidR="009B0548" w:rsidP="001B005C" w:rsidRDefault="001B005C" w14:paraId="2F2D67F6" w14:textId="64502CC0">
            <w:r w:rsidRPr="6BBBE758" w:rsidR="1A37E5A2">
              <w:rPr>
                <w:lang w:val="en-US"/>
              </w:rPr>
              <w:t>Find probability of events from multi-stage experiment.</w:t>
            </w:r>
          </w:p>
        </w:tc>
      </w:tr>
      <w:tr w:rsidR="009B0548" w:rsidTr="63EF45B5" w14:paraId="49604574" w14:textId="77777777">
        <w:trPr>
          <w:gridAfter w:val="1"/>
          <w:wAfter w:w="69" w:type="dxa"/>
        </w:trPr>
        <w:tc>
          <w:tcPr>
            <w:tcW w:w="2160" w:type="dxa"/>
            <w:tcBorders>
              <w:top w:val="single" w:color="auto" w:sz="4" w:space="0"/>
              <w:left w:val="single" w:color="auto" w:sz="4" w:space="0"/>
              <w:bottom w:val="single" w:color="auto" w:sz="4" w:space="0"/>
              <w:right w:val="single" w:color="auto" w:sz="4" w:space="0"/>
            </w:tcBorders>
            <w:shd w:val="clear" w:color="auto" w:fill="DBE5F1" w:themeFill="accent1" w:themeFillTint="33"/>
            <w:tcMar/>
          </w:tcPr>
          <w:p w:rsidRPr="00B34128" w:rsidR="009B0548" w:rsidP="00666B6B" w:rsidRDefault="009B0548" w14:paraId="4580A29E" w14:textId="77777777">
            <w:pPr>
              <w:jc w:val="center"/>
              <w:rPr>
                <w:b/>
                <w:bCs/>
                <w:lang w:val="en-US"/>
              </w:rPr>
            </w:pPr>
            <w:r w:rsidRPr="0067092A">
              <w:rPr>
                <w:b/>
                <w:bCs/>
                <w:lang w:val="en-US"/>
              </w:rPr>
              <w:lastRenderedPageBreak/>
              <w:t>Student-Facing Example</w:t>
            </w:r>
          </w:p>
        </w:tc>
        <w:tc>
          <w:tcPr>
            <w:tcW w:w="28155" w:type="dxa"/>
            <w:gridSpan w:val="7"/>
            <w:tcBorders>
              <w:top w:val="single" w:color="auto" w:sz="4" w:space="0"/>
              <w:left w:val="single" w:color="auto" w:sz="4" w:space="0"/>
              <w:bottom w:val="single" w:color="auto" w:sz="4" w:space="0"/>
              <w:right w:val="single" w:color="auto" w:sz="4" w:space="0"/>
            </w:tcBorders>
            <w:tcMar/>
          </w:tcPr>
          <w:p w:rsidR="001F0313" w:rsidP="001F0313" w:rsidRDefault="001F0313" w14:paraId="27F32EAF" w14:textId="77777777">
            <w:r w:rsidRPr="00602CE2">
              <w:rPr>
                <w:noProof/>
              </w:rPr>
              <w:drawing>
                <wp:inline distT="0" distB="0" distL="0" distR="0" wp14:anchorId="3784D872" wp14:editId="07FEC6F4">
                  <wp:extent cx="2489200" cy="2882555"/>
                  <wp:effectExtent l="0" t="0" r="6350" b="0"/>
                  <wp:docPr id="1514009666" name="Picture 1">
                    <a:extLst xmlns:a="http://schemas.openxmlformats.org/drawingml/2006/main">
                      <a:ext uri="{FF2B5EF4-FFF2-40B4-BE49-F238E27FC236}">
                        <a16:creationId xmlns:a16="http://schemas.microsoft.com/office/drawing/2014/main" id="{4B315017-B4EA-48E4-8854-500DDC6BF7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09666" name=""/>
                          <pic:cNvPicPr/>
                        </pic:nvPicPr>
                        <pic:blipFill>
                          <a:blip r:embed="rId17"/>
                          <a:stretch>
                            <a:fillRect/>
                          </a:stretch>
                        </pic:blipFill>
                        <pic:spPr>
                          <a:xfrm>
                            <a:off x="0" y="0"/>
                            <a:ext cx="2501208" cy="2896460"/>
                          </a:xfrm>
                          <a:prstGeom prst="rect">
                            <a:avLst/>
                          </a:prstGeom>
                        </pic:spPr>
                      </pic:pic>
                    </a:graphicData>
                  </a:graphic>
                </wp:inline>
              </w:drawing>
            </w:r>
          </w:p>
          <w:p w:rsidR="001F0313" w:rsidP="001F0313" w:rsidRDefault="001F0313" w14:paraId="3752A8F8" w14:textId="77777777"/>
          <w:p w:rsidRPr="6F7F2E7A" w:rsidR="009B0548" w:rsidP="001F0313" w:rsidRDefault="001F0313" w14:paraId="72EB5672" w14:textId="7929112D">
            <w:pPr>
              <w:widowControl w:val="0"/>
              <w:pBdr>
                <w:top w:val="nil"/>
                <w:left w:val="nil"/>
                <w:bottom w:val="nil"/>
                <w:right w:val="nil"/>
                <w:between w:val="nil"/>
              </w:pBdr>
              <w:spacing w:after="0" w:line="240" w:lineRule="auto"/>
              <w:rPr>
                <w:lang w:val="en-US"/>
              </w:rPr>
            </w:pPr>
            <w:r>
              <w:t>What is the probability that if ingredients are chosen at random that the sandwich will contain tofu?</w:t>
            </w:r>
          </w:p>
        </w:tc>
      </w:tr>
      <w:tr w:rsidR="00900C93" w:rsidTr="63EF45B5" w14:paraId="6AD71EC5"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900C93" w:rsidP="00900C93" w:rsidRDefault="00900C93" w14:paraId="0D555EAB" w14:textId="7D7163A7">
            <w:pPr>
              <w:spacing w:after="0" w:line="240" w:lineRule="auto"/>
              <w:jc w:val="center"/>
              <w:rPr>
                <w:b/>
              </w:rPr>
            </w:pPr>
            <w:commentRangeStart w:id="10"/>
            <w:r>
              <w:rPr>
                <w:b/>
              </w:rPr>
              <w:t xml:space="preserve">Knowledge </w:t>
            </w:r>
            <w:commentRangeEnd w:id="10"/>
            <w:r w:rsidR="00DC201E">
              <w:rPr>
                <w:rStyle w:val="CommentReference"/>
                <w:b/>
                <w:sz w:val="22"/>
                <w:szCs w:val="22"/>
              </w:rPr>
              <w:commentReference w:id="10"/>
            </w:r>
            <w:r>
              <w:rPr>
                <w:b/>
              </w:rPr>
              <w:t>Graph Notes</w:t>
            </w:r>
          </w:p>
        </w:tc>
        <w:tc>
          <w:tcPr>
            <w:tcW w:w="4032" w:type="dxa"/>
            <w:tcBorders>
              <w:top w:val="single" w:color="000000" w:themeColor="text1" w:sz="8"/>
              <w:left w:val="single" w:color="000000" w:themeColor="text1" w:sz="8"/>
              <w:bottom w:val="single" w:color="000000" w:themeColor="text1" w:sz="8"/>
              <w:right w:val="single" w:color="000000" w:themeColor="text1" w:sz="8"/>
            </w:tcBorders>
            <w:shd w:val="clear" w:color="auto" w:fill="B8CCE4" w:themeFill="accent1" w:themeFillTint="66"/>
            <w:tcMar>
              <w:top w:w="100" w:type="dxa"/>
              <w:left w:w="100" w:type="dxa"/>
              <w:bottom w:w="100" w:type="dxa"/>
              <w:right w:w="100" w:type="dxa"/>
            </w:tcMar>
          </w:tcPr>
          <w:p w:rsidR="00900C93" w:rsidP="63EF45B5" w:rsidRDefault="00900C93" w14:paraId="1F1D6C56" w14:textId="217180D5">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pPr>
            <w:r w:rsidR="00900C93">
              <w:rPr/>
              <w:t xml:space="preserve">Represent the sample space of a multi-stage chance </w:t>
            </w:r>
            <w:r w:rsidR="00900C93">
              <w:rPr/>
              <w:t xml:space="preserve">experiment </w:t>
            </w:r>
            <w:r w:rsidR="00900C93">
              <w:rPr/>
              <w:t>using an organized list, table, or tree diagram.</w:t>
            </w:r>
          </w:p>
        </w:tc>
        <w:tc>
          <w:tcPr>
            <w:tcW w:w="4032" w:type="dxa"/>
            <w:tcBorders>
              <w:top w:val="single" w:color="000000" w:themeColor="text1" w:sz="8"/>
              <w:left w:val="single" w:color="000000" w:themeColor="text1" w:sz="8"/>
              <w:bottom w:val="single" w:color="000000" w:themeColor="text1" w:sz="8"/>
              <w:right w:val="single" w:color="000000" w:themeColor="text1" w:sz="8"/>
            </w:tcBorders>
            <w:shd w:val="clear" w:color="auto" w:fill="B8CCE4" w:themeFill="accent1" w:themeFillTint="66"/>
            <w:tcMar>
              <w:top w:w="100" w:type="dxa"/>
              <w:left w:w="100" w:type="dxa"/>
              <w:bottom w:w="100" w:type="dxa"/>
              <w:right w:w="100" w:type="dxa"/>
            </w:tcMar>
          </w:tcPr>
          <w:p w:rsidR="00900C93" w:rsidP="6BBBE758" w:rsidRDefault="00900C93" w14:paraId="46D1EB25" w14:textId="28B29C01">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pPr>
            <w:r w:rsidRPr="6BBBE758" w:rsidR="18DAADB7">
              <w:rPr>
                <w:lang w:val="en-US"/>
              </w:rPr>
              <w:t xml:space="preserve">Calculate the probability of an event by using the results of a multi-stage chance experiments. </w:t>
            </w:r>
          </w:p>
        </w:tc>
        <w:tc>
          <w:tcPr>
            <w:tcW w:w="4032" w:type="dxa"/>
            <w:tcBorders>
              <w:top w:val="single" w:color="000000" w:themeColor="text1" w:sz="8"/>
              <w:left w:val="single" w:color="000000" w:themeColor="text1" w:sz="8"/>
              <w:bottom w:val="single" w:color="000000" w:themeColor="text1" w:sz="8"/>
              <w:right w:val="single" w:color="auto" w:sz="4" w:space="0"/>
            </w:tcBorders>
            <w:shd w:val="clear" w:color="auto" w:fill="B8CCE4" w:themeFill="accent1" w:themeFillTint="66"/>
            <w:tcMar>
              <w:top w:w="100" w:type="dxa"/>
              <w:left w:w="100" w:type="dxa"/>
              <w:bottom w:w="100" w:type="dxa"/>
              <w:right w:w="100" w:type="dxa"/>
            </w:tcMar>
          </w:tcPr>
          <w:p w:rsidR="00900C93" w:rsidP="6BBBE758" w:rsidRDefault="00900C93" w14:paraId="7E36C45A" w14:textId="38265FC1">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pPr>
            <w:r w:rsidRPr="6BBBE758" w:rsidR="18DAADB7">
              <w:rPr>
                <w:lang w:val="en-US"/>
              </w:rPr>
              <w:t>Infer the probability of an event by using relative frequencies from a simulation of a multi-stage chance experiment.</w:t>
            </w:r>
          </w:p>
        </w:tc>
        <w:tc>
          <w:tcPr>
            <w:tcW w:w="4032" w:type="dxa"/>
            <w:tcBorders>
              <w:top w:val="single" w:color="auto" w:sz="4" w:space="0"/>
              <w:left w:val="single" w:color="auto" w:sz="4" w:space="0"/>
              <w:bottom w:val="single" w:color="auto" w:sz="4" w:space="0"/>
              <w:right w:val="single" w:color="auto" w:sz="4" w:space="0"/>
            </w:tcBorders>
            <w:shd w:val="clear" w:color="auto" w:fill="FDE9D9" w:themeFill="accent6" w:themeFillTint="33"/>
            <w:tcMar/>
          </w:tcPr>
          <w:p w:rsidRPr="6F7F2E7A" w:rsidR="00900C93" w:rsidP="00900C93" w:rsidRDefault="00900C93" w14:paraId="1617AFB4" w14:textId="77777777">
            <w:pPr>
              <w:widowControl w:val="0"/>
              <w:pBdr>
                <w:top w:val="nil"/>
                <w:left w:val="nil"/>
                <w:bottom w:val="nil"/>
                <w:right w:val="nil"/>
                <w:between w:val="nil"/>
              </w:pBdr>
              <w:spacing w:after="0" w:line="240" w:lineRule="auto"/>
              <w:rPr>
                <w:lang w:val="en-US"/>
              </w:rPr>
            </w:pPr>
          </w:p>
        </w:tc>
        <w:tc>
          <w:tcPr>
            <w:tcW w:w="4032" w:type="dxa"/>
            <w:tcBorders>
              <w:top w:val="single" w:color="auto" w:sz="4" w:space="0"/>
              <w:left w:val="single" w:color="auto" w:sz="4" w:space="0"/>
              <w:bottom w:val="single" w:color="auto" w:sz="4" w:space="0"/>
              <w:right w:val="single" w:color="auto" w:sz="4" w:space="0"/>
            </w:tcBorders>
            <w:shd w:val="clear" w:color="auto" w:fill="FDE9D9" w:themeFill="accent6" w:themeFillTint="33"/>
            <w:tcMar/>
          </w:tcPr>
          <w:p w:rsidRPr="6F7F2E7A" w:rsidR="00900C93" w:rsidP="00900C93" w:rsidRDefault="00900C93" w14:paraId="25BC3B5F" w14:textId="77777777">
            <w:pPr>
              <w:widowControl w:val="0"/>
              <w:pBdr>
                <w:top w:val="nil"/>
                <w:left w:val="nil"/>
                <w:bottom w:val="nil"/>
                <w:right w:val="nil"/>
                <w:between w:val="nil"/>
              </w:pBdr>
              <w:spacing w:after="0" w:line="240" w:lineRule="auto"/>
              <w:rPr>
                <w:lang w:val="en-US"/>
              </w:rPr>
            </w:pPr>
          </w:p>
        </w:tc>
        <w:tc>
          <w:tcPr>
            <w:tcW w:w="4032" w:type="dxa"/>
            <w:tcBorders>
              <w:top w:val="single" w:color="auto" w:sz="4" w:space="0"/>
              <w:left w:val="single" w:color="auto" w:sz="4" w:space="0"/>
              <w:bottom w:val="single" w:color="auto" w:sz="4" w:space="0"/>
              <w:right w:val="single" w:color="auto" w:sz="4" w:space="0"/>
            </w:tcBorders>
            <w:shd w:val="clear" w:color="auto" w:fill="FDE9D9" w:themeFill="accent6" w:themeFillTint="33"/>
            <w:tcMar/>
          </w:tcPr>
          <w:p w:rsidRPr="6F7F2E7A" w:rsidR="00900C93" w:rsidP="00900C93" w:rsidRDefault="00900C93" w14:paraId="413E8115" w14:textId="77777777">
            <w:pPr>
              <w:widowControl w:val="0"/>
              <w:pBdr>
                <w:top w:val="nil"/>
                <w:left w:val="nil"/>
                <w:bottom w:val="nil"/>
                <w:right w:val="nil"/>
                <w:between w:val="nil"/>
              </w:pBdr>
              <w:spacing w:after="0" w:line="240" w:lineRule="auto"/>
              <w:rPr>
                <w:lang w:val="en-US"/>
              </w:rPr>
            </w:pPr>
          </w:p>
        </w:tc>
        <w:tc>
          <w:tcPr>
            <w:tcW w:w="4032" w:type="dxa"/>
            <w:gridSpan w:val="2"/>
            <w:tcBorders>
              <w:top w:val="single" w:color="auto" w:sz="4" w:space="0"/>
              <w:left w:val="single" w:color="auto" w:sz="4" w:space="0"/>
              <w:bottom w:val="single" w:color="auto" w:sz="4" w:space="0"/>
              <w:right w:val="single" w:color="auto" w:sz="4" w:space="0"/>
            </w:tcBorders>
            <w:shd w:val="clear" w:color="auto" w:fill="FDE9D9" w:themeFill="accent6" w:themeFillTint="33"/>
            <w:tcMar/>
          </w:tcPr>
          <w:p w:rsidRPr="6F7F2E7A" w:rsidR="00900C93" w:rsidP="00900C93" w:rsidRDefault="00900C93" w14:paraId="15EAC6BE" w14:textId="77777777">
            <w:pPr>
              <w:widowControl w:val="0"/>
              <w:pBdr>
                <w:top w:val="nil"/>
                <w:left w:val="nil"/>
                <w:bottom w:val="nil"/>
                <w:right w:val="nil"/>
                <w:between w:val="nil"/>
              </w:pBdr>
              <w:spacing w:after="0" w:line="240" w:lineRule="auto"/>
              <w:rPr>
                <w:lang w:val="en-US"/>
              </w:rPr>
            </w:pPr>
          </w:p>
        </w:tc>
      </w:tr>
      <w:tr w:rsidR="00900C93" w:rsidTr="63EF45B5" w14:paraId="5B627932"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900C93" w:rsidP="00900C93" w:rsidRDefault="00900C93" w14:paraId="59C44ACD" w14:textId="77777777">
            <w:pPr>
              <w:spacing w:after="0" w:line="240" w:lineRule="auto"/>
              <w:jc w:val="center"/>
              <w:rPr>
                <w:b/>
              </w:rPr>
            </w:pPr>
            <w:r w:rsidRPr="0067092A">
              <w:rPr>
                <w:b/>
              </w:rPr>
              <w:t>Terminology</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Pr="000D3E7D" w:rsidR="00900C93" w:rsidP="00900C93" w:rsidRDefault="00900C93" w14:paraId="5A766F37" w14:textId="77777777">
            <w:pPr>
              <w:rPr>
                <w:color w:val="1D1C1D"/>
              </w:rPr>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900C93" w:rsidP="00900C93" w:rsidRDefault="00900C93" w14:paraId="0C957B88" w14:textId="77777777">
            <w:pPr>
              <w:widowControl w:val="0"/>
              <w:pBdr>
                <w:top w:val="nil"/>
                <w:left w:val="nil"/>
                <w:bottom w:val="nil"/>
                <w:right w:val="nil"/>
                <w:between w:val="nil"/>
              </w:pBdr>
              <w:spacing w:after="0" w:line="240" w:lineRule="auto"/>
            </w:pPr>
          </w:p>
        </w:tc>
        <w:tc>
          <w:tcPr>
            <w:tcW w:w="4032" w:type="dxa"/>
            <w:tcBorders>
              <w:top w:val="single" w:color="000000" w:themeColor="text1" w:sz="8"/>
              <w:left w:val="single" w:color="000000" w:themeColor="text1" w:sz="8"/>
              <w:bottom w:val="single" w:color="000000" w:themeColor="text1" w:sz="8"/>
              <w:right w:val="single" w:color="auto" w:sz="4" w:space="0"/>
            </w:tcBorders>
            <w:shd w:val="clear" w:color="auto" w:fill="D9D9D9" w:themeFill="background1" w:themeFillShade="D9"/>
            <w:tcMar>
              <w:top w:w="100" w:type="dxa"/>
              <w:left w:w="100" w:type="dxa"/>
              <w:bottom w:w="100" w:type="dxa"/>
              <w:right w:w="100" w:type="dxa"/>
            </w:tcMar>
          </w:tcPr>
          <w:p w:rsidR="00900C93" w:rsidP="00900C93" w:rsidRDefault="00900C93" w14:paraId="5DB0CF1F"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900C93" w:rsidP="00900C93" w:rsidRDefault="00900C93" w14:paraId="6306B35F" w14:textId="77777777">
            <w:pPr>
              <w:widowControl w:val="0"/>
              <w:pBdr>
                <w:top w:val="nil"/>
                <w:left w:val="nil"/>
                <w:bottom w:val="nil"/>
                <w:right w:val="nil"/>
                <w:between w:val="nil"/>
              </w:pBdr>
              <w:spacing w:after="0" w:line="240" w:lineRule="auto"/>
              <w:rPr>
                <w:color w:val="FF0000"/>
                <w:lang w:val="en-US"/>
              </w:rPr>
            </w:pPr>
          </w:p>
        </w:tc>
        <w:tc>
          <w:tcPr>
            <w:tcW w:w="4032" w:type="dxa"/>
            <w:tcBorders>
              <w:top w:val="single" w:color="auto" w:sz="4" w:space="0"/>
              <w:left w:val="single" w:color="auto" w:sz="4" w:space="0"/>
              <w:bottom w:val="single" w:color="auto" w:sz="4" w:space="0"/>
              <w:right w:val="single" w:color="auto" w:sz="4" w:space="0"/>
            </w:tcBorders>
            <w:tcMar/>
          </w:tcPr>
          <w:p w:rsidRPr="7BD64134" w:rsidR="00900C93" w:rsidP="00900C93" w:rsidRDefault="00900C93" w14:paraId="131C3EEC" w14:textId="77777777">
            <w:pPr>
              <w:widowControl w:val="0"/>
              <w:pBdr>
                <w:top w:val="nil"/>
                <w:left w:val="nil"/>
                <w:bottom w:val="nil"/>
                <w:right w:val="nil"/>
                <w:between w:val="nil"/>
              </w:pBdr>
              <w:spacing w:after="0" w:line="240" w:lineRule="auto"/>
              <w:rPr>
                <w:color w:val="FF0000"/>
                <w:lang w:val="en-US"/>
              </w:rPr>
            </w:pPr>
          </w:p>
        </w:tc>
        <w:tc>
          <w:tcPr>
            <w:tcW w:w="4032" w:type="dxa"/>
            <w:tcBorders>
              <w:top w:val="single" w:color="auto" w:sz="4" w:space="0"/>
              <w:left w:val="single" w:color="auto" w:sz="4" w:space="0"/>
              <w:bottom w:val="single" w:color="auto" w:sz="4" w:space="0"/>
              <w:right w:val="single" w:color="auto" w:sz="4" w:space="0"/>
            </w:tcBorders>
            <w:tcMar/>
          </w:tcPr>
          <w:p w:rsidRPr="7BD64134" w:rsidR="00900C93" w:rsidP="00900C93" w:rsidRDefault="00900C93" w14:paraId="3DA69D6E" w14:textId="77777777">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color="auto" w:sz="4" w:space="0"/>
              <w:left w:val="single" w:color="auto" w:sz="4" w:space="0"/>
              <w:bottom w:val="single" w:color="auto" w:sz="4" w:space="0"/>
              <w:right w:val="single" w:color="auto" w:sz="4" w:space="0"/>
            </w:tcBorders>
            <w:tcMar/>
          </w:tcPr>
          <w:p w:rsidRPr="7BD64134" w:rsidR="00900C93" w:rsidP="00900C93" w:rsidRDefault="00900C93" w14:paraId="3BF2598E" w14:textId="77777777">
            <w:pPr>
              <w:widowControl w:val="0"/>
              <w:pBdr>
                <w:top w:val="nil"/>
                <w:left w:val="nil"/>
                <w:bottom w:val="nil"/>
                <w:right w:val="nil"/>
                <w:between w:val="nil"/>
              </w:pBdr>
              <w:spacing w:after="0" w:line="240" w:lineRule="auto"/>
              <w:rPr>
                <w:color w:val="FF0000"/>
                <w:lang w:val="en-US"/>
              </w:rPr>
            </w:pPr>
          </w:p>
        </w:tc>
      </w:tr>
      <w:tr w:rsidR="00900C93" w:rsidTr="63EF45B5" w14:paraId="15DFEDCD"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900C93" w:rsidP="00900C93" w:rsidRDefault="00900C93" w14:paraId="6BD0607B" w14:textId="77777777">
            <w:pPr>
              <w:spacing w:after="0" w:line="240" w:lineRule="auto"/>
              <w:jc w:val="center"/>
              <w:rPr>
                <w:b/>
              </w:rPr>
            </w:pPr>
            <w:r w:rsidRPr="0067092A">
              <w:rPr>
                <w:b/>
              </w:rPr>
              <w:t xml:space="preserve">Mathematical Models </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900C93" w:rsidP="00900C93" w:rsidRDefault="00900C93" w14:paraId="5005034A" w14:textId="7DEA7FAD">
            <w:r>
              <w:t>Venn Diagrams (optional)</w:t>
            </w:r>
          </w:p>
          <w:p w:rsidR="00900C93" w:rsidP="00900C93" w:rsidRDefault="00900C93" w14:paraId="6B5C125C" w14:textId="77777777">
            <w:r>
              <w:t>Tree Diagrams</w:t>
            </w:r>
          </w:p>
          <w:p w:rsidR="00900C93" w:rsidP="00900C93" w:rsidRDefault="00900C93" w14:paraId="34124F69" w14:textId="46394384">
            <w:pPr>
              <w:widowControl w:val="0"/>
              <w:pBdr>
                <w:top w:val="nil"/>
                <w:left w:val="nil"/>
                <w:bottom w:val="nil"/>
                <w:right w:val="nil"/>
                <w:between w:val="nil"/>
              </w:pBdr>
              <w:spacing w:after="0" w:line="240" w:lineRule="auto"/>
            </w:pPr>
            <w:r>
              <w:t>Organized lists/tables</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900C93" w:rsidP="00900C93" w:rsidRDefault="00900C93" w14:paraId="446842E3" w14:textId="77777777">
            <w:r>
              <w:t>Venn Diagrams (optional)</w:t>
            </w:r>
          </w:p>
          <w:p w:rsidR="00900C93" w:rsidP="00900C93" w:rsidRDefault="00900C93" w14:paraId="464C0C1B" w14:textId="77777777">
            <w:r>
              <w:t>Tree Diagrams</w:t>
            </w:r>
          </w:p>
          <w:p w:rsidR="00900C93" w:rsidP="00900C93" w:rsidRDefault="00900C93" w14:paraId="3D7D4B62" w14:textId="6E795427">
            <w:pPr>
              <w:widowControl w:val="0"/>
              <w:spacing w:after="0" w:line="240" w:lineRule="auto"/>
            </w:pPr>
            <w:r>
              <w:t>Organized lists/tables</w:t>
            </w:r>
          </w:p>
        </w:tc>
        <w:tc>
          <w:tcPr>
            <w:tcW w:w="4032" w:type="dxa"/>
            <w:tcBorders>
              <w:top w:val="single" w:color="000000" w:themeColor="text1" w:sz="8"/>
              <w:left w:val="single" w:color="000000" w:themeColor="text1" w:sz="8"/>
              <w:bottom w:val="single" w:color="000000" w:themeColor="text1" w:sz="8"/>
              <w:right w:val="single" w:color="auto" w:sz="4" w:space="0"/>
            </w:tcBorders>
            <w:shd w:val="clear" w:color="auto" w:fill="D9D9D9" w:themeFill="background1" w:themeFillShade="D9"/>
            <w:tcMar>
              <w:top w:w="100" w:type="dxa"/>
              <w:left w:w="100" w:type="dxa"/>
              <w:bottom w:w="100" w:type="dxa"/>
              <w:right w:w="100" w:type="dxa"/>
            </w:tcMar>
          </w:tcPr>
          <w:p w:rsidR="00900C93" w:rsidP="00900C93" w:rsidRDefault="00900C93" w14:paraId="0AC1B915"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900C93" w:rsidP="00900C93" w:rsidRDefault="00900C93" w14:paraId="44E6233C"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900C93" w:rsidP="00900C93" w:rsidRDefault="00900C93" w14:paraId="4BE28F03"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900C93" w:rsidP="00900C93" w:rsidRDefault="00900C93" w14:paraId="4D95343D" w14:textId="77777777">
            <w:pPr>
              <w:widowControl w:val="0"/>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900C93" w:rsidP="00900C93" w:rsidRDefault="00900C93" w14:paraId="7001F34E" w14:textId="77777777">
            <w:pPr>
              <w:widowControl w:val="0"/>
              <w:spacing w:after="0" w:line="240" w:lineRule="auto"/>
            </w:pPr>
          </w:p>
        </w:tc>
      </w:tr>
      <w:tr w:rsidR="00900C93" w:rsidTr="63EF45B5" w14:paraId="4BE2E1C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900C93" w:rsidP="00900C93" w:rsidRDefault="00900C93" w14:paraId="4AB28BB1" w14:textId="77777777">
            <w:pPr>
              <w:spacing w:after="0" w:line="240" w:lineRule="auto"/>
              <w:jc w:val="center"/>
              <w:rPr>
                <w:b/>
              </w:rPr>
            </w:pPr>
            <w:r w:rsidRPr="0067092A">
              <w:rPr>
                <w:b/>
              </w:rPr>
              <w:t>Strategies</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900C93" w:rsidP="00900C93" w:rsidRDefault="00900C93" w14:paraId="3EA5E44F" w14:textId="77777777">
            <w:pPr>
              <w:widowControl w:val="0"/>
              <w:pBdr>
                <w:top w:val="nil"/>
                <w:left w:val="nil"/>
                <w:bottom w:val="nil"/>
                <w:right w:val="nil"/>
                <w:between w:val="nil"/>
              </w:pBdr>
              <w:spacing w:after="0" w:line="240" w:lineRule="auto"/>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900C93" w:rsidP="00900C93" w:rsidRDefault="00900C93" w14:paraId="7D3490D3" w14:textId="77777777">
            <w:pPr>
              <w:widowControl w:val="0"/>
              <w:spacing w:after="0" w:line="240" w:lineRule="auto"/>
            </w:pPr>
          </w:p>
        </w:tc>
        <w:tc>
          <w:tcPr>
            <w:tcW w:w="4032" w:type="dxa"/>
            <w:tcBorders>
              <w:top w:val="single" w:color="000000" w:themeColor="text1" w:sz="8"/>
              <w:left w:val="single" w:color="000000" w:themeColor="text1" w:sz="8"/>
              <w:bottom w:val="single" w:color="000000" w:themeColor="text1" w:sz="8"/>
              <w:right w:val="single" w:color="auto" w:sz="4" w:space="0"/>
            </w:tcBorders>
            <w:shd w:val="clear" w:color="auto" w:fill="D9D9D9" w:themeFill="background1" w:themeFillShade="D9"/>
            <w:tcMar>
              <w:top w:w="100" w:type="dxa"/>
              <w:left w:w="100" w:type="dxa"/>
              <w:bottom w:w="100" w:type="dxa"/>
              <w:right w:w="100" w:type="dxa"/>
            </w:tcMar>
          </w:tcPr>
          <w:p w:rsidR="00900C93" w:rsidP="00900C93" w:rsidRDefault="00900C93" w14:paraId="64A4DE98"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900C93" w:rsidP="00900C93" w:rsidRDefault="00900C93" w14:paraId="23FC5572"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900C93" w:rsidP="00900C93" w:rsidRDefault="00900C93" w14:paraId="2266C34B"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900C93" w:rsidP="00900C93" w:rsidRDefault="00900C93" w14:paraId="5B5ED5A8" w14:textId="77777777">
            <w:pPr>
              <w:widowControl w:val="0"/>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900C93" w:rsidP="00900C93" w:rsidRDefault="00900C93" w14:paraId="60377DD3" w14:textId="77777777">
            <w:pPr>
              <w:widowControl w:val="0"/>
              <w:spacing w:after="0" w:line="240" w:lineRule="auto"/>
            </w:pPr>
          </w:p>
        </w:tc>
      </w:tr>
      <w:tr w:rsidR="00900C93" w:rsidTr="63EF45B5" w14:paraId="5E22711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2347B9" w:rsidR="00900C93" w:rsidP="00900C93" w:rsidRDefault="00900C93" w14:paraId="59FCEFED" w14:textId="77777777">
            <w:pPr>
              <w:spacing w:after="0" w:line="240" w:lineRule="auto"/>
              <w:jc w:val="center"/>
              <w:rPr>
                <w:b/>
              </w:rPr>
            </w:pPr>
            <w:r w:rsidRPr="0067092A">
              <w:rPr>
                <w:b/>
              </w:rPr>
              <w:t>Specifications</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900C93" w:rsidP="00900C93" w:rsidRDefault="00900C93" w14:paraId="578D465D" w14:textId="2E4E1996">
            <w:pPr>
              <w:widowControl w:val="0"/>
              <w:pBdr>
                <w:top w:val="nil"/>
                <w:left w:val="nil"/>
                <w:bottom w:val="nil"/>
                <w:right w:val="nil"/>
                <w:between w:val="nil"/>
              </w:pBdr>
              <w:spacing w:after="0" w:line="240" w:lineRule="auto"/>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900C93" w:rsidP="00900C93" w:rsidRDefault="00900C93" w14:paraId="3F9E4F09" w14:textId="77777777">
            <w:pPr>
              <w:widowControl w:val="0"/>
              <w:pBdr>
                <w:top w:val="nil"/>
                <w:left w:val="nil"/>
                <w:bottom w:val="nil"/>
                <w:right w:val="nil"/>
                <w:between w:val="nil"/>
              </w:pBdr>
              <w:spacing w:after="0" w:line="240" w:lineRule="auto"/>
            </w:pPr>
            <w:r>
              <w:t>Based on uniform probability models only</w:t>
            </w:r>
          </w:p>
          <w:p w:rsidR="00900C93" w:rsidP="00900C93" w:rsidRDefault="00900C93" w14:paraId="374AD148" w14:textId="77777777">
            <w:pPr>
              <w:widowControl w:val="0"/>
              <w:pBdr>
                <w:top w:val="nil"/>
                <w:left w:val="nil"/>
                <w:bottom w:val="nil"/>
                <w:right w:val="nil"/>
                <w:between w:val="nil"/>
              </w:pBdr>
              <w:spacing w:after="0" w:line="240" w:lineRule="auto"/>
            </w:pPr>
          </w:p>
          <w:p w:rsidR="00900C93" w:rsidP="6BBBE758" w:rsidRDefault="00900C93" w14:paraId="61D153DF" w14:textId="4C4B75CC">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pPr>
            <w:r w:rsidRPr="6BBBE758" w:rsidR="18DAADB7">
              <w:rPr>
                <w:lang w:val="en-US"/>
              </w:rPr>
              <w:t>Determine sample space</w:t>
            </w:r>
          </w:p>
        </w:tc>
        <w:tc>
          <w:tcPr>
            <w:tcW w:w="4032" w:type="dxa"/>
            <w:tcBorders>
              <w:top w:val="single" w:color="000000" w:themeColor="text1" w:sz="8"/>
              <w:left w:val="single" w:color="000000" w:themeColor="text1" w:sz="8"/>
              <w:bottom w:val="single" w:color="000000" w:themeColor="text1" w:sz="8"/>
              <w:right w:val="single" w:color="auto" w:sz="4" w:space="0"/>
            </w:tcBorders>
            <w:shd w:val="clear" w:color="auto" w:fill="D9D9D9" w:themeFill="background1" w:themeFillShade="D9"/>
            <w:tcMar>
              <w:top w:w="100" w:type="dxa"/>
              <w:left w:w="100" w:type="dxa"/>
              <w:bottom w:w="100" w:type="dxa"/>
              <w:right w:w="100" w:type="dxa"/>
            </w:tcMar>
          </w:tcPr>
          <w:p w:rsidR="00900C93" w:rsidP="00900C93" w:rsidRDefault="00900C93" w14:paraId="368B760B" w14:textId="799D427D">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900C93" w:rsidP="00900C93" w:rsidRDefault="00900C93" w14:paraId="1F3C4A48"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900C93" w:rsidP="00900C93" w:rsidRDefault="00900C93" w14:paraId="66FA6E2B"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900C93" w:rsidP="00900C93" w:rsidRDefault="00900C93" w14:paraId="3061426F" w14:textId="77777777">
            <w:pPr>
              <w:widowControl w:val="0"/>
              <w:pBdr>
                <w:top w:val="nil"/>
                <w:left w:val="nil"/>
                <w:bottom w:val="nil"/>
                <w:right w:val="nil"/>
                <w:between w:val="nil"/>
              </w:pBdr>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900C93" w:rsidP="00900C93" w:rsidRDefault="00900C93" w14:paraId="1E3E7BDC" w14:textId="77777777">
            <w:pPr>
              <w:widowControl w:val="0"/>
              <w:pBdr>
                <w:top w:val="nil"/>
                <w:left w:val="nil"/>
                <w:bottom w:val="nil"/>
                <w:right w:val="nil"/>
                <w:between w:val="nil"/>
              </w:pBdr>
              <w:spacing w:after="0" w:line="240" w:lineRule="auto"/>
            </w:pPr>
          </w:p>
        </w:tc>
      </w:tr>
      <w:tr w:rsidR="00900C93" w:rsidTr="63EF45B5" w14:paraId="609A0C87"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900C93" w:rsidP="00900C93" w:rsidRDefault="00900C93" w14:paraId="6A59C58A" w14:textId="77777777">
            <w:pPr>
              <w:spacing w:after="0" w:line="240" w:lineRule="auto"/>
              <w:jc w:val="center"/>
              <w:rPr>
                <w:b/>
              </w:rPr>
            </w:pPr>
            <w:r w:rsidRPr="0067092A">
              <w:rPr>
                <w:b/>
              </w:rPr>
              <w:t>Leaves to Include</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900C93" w:rsidP="00900C93" w:rsidRDefault="00900C93" w14:paraId="10FC29D5" w14:textId="77777777">
            <w:pPr>
              <w:widowControl w:val="0"/>
              <w:pBdr>
                <w:top w:val="nil"/>
                <w:left w:val="nil"/>
                <w:bottom w:val="nil"/>
                <w:right w:val="nil"/>
                <w:between w:val="nil"/>
              </w:pBdr>
              <w:spacing w:after="0" w:line="240" w:lineRule="auto"/>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900C93" w:rsidP="00900C93" w:rsidRDefault="00900C93" w14:paraId="34DD9D08" w14:textId="77777777">
            <w:pPr>
              <w:widowControl w:val="0"/>
              <w:spacing w:after="0" w:line="240" w:lineRule="auto"/>
            </w:pPr>
          </w:p>
        </w:tc>
        <w:tc>
          <w:tcPr>
            <w:tcW w:w="4032" w:type="dxa"/>
            <w:tcBorders>
              <w:top w:val="single" w:color="000000" w:themeColor="text1" w:sz="8"/>
              <w:left w:val="single" w:color="000000" w:themeColor="text1" w:sz="8"/>
              <w:bottom w:val="single" w:color="000000" w:themeColor="text1" w:sz="8"/>
              <w:right w:val="single" w:color="auto" w:sz="4" w:space="0"/>
            </w:tcBorders>
            <w:shd w:val="clear" w:color="auto" w:fill="D9D9D9" w:themeFill="background1" w:themeFillShade="D9"/>
            <w:tcMar>
              <w:top w:w="100" w:type="dxa"/>
              <w:left w:w="100" w:type="dxa"/>
              <w:bottom w:w="100" w:type="dxa"/>
              <w:right w:w="100" w:type="dxa"/>
            </w:tcMar>
          </w:tcPr>
          <w:p w:rsidR="00900C93" w:rsidP="00900C93" w:rsidRDefault="00900C93" w14:paraId="34DE0EC7"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900C93" w:rsidP="00900C93" w:rsidRDefault="00900C93" w14:paraId="45E9BE16"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900C93" w:rsidP="00900C93" w:rsidRDefault="00900C93" w14:paraId="332E2B02"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900C93" w:rsidP="00900C93" w:rsidRDefault="00900C93" w14:paraId="0D34BD7A" w14:textId="77777777">
            <w:pPr>
              <w:widowControl w:val="0"/>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900C93" w:rsidP="00900C93" w:rsidRDefault="00900C93" w14:paraId="3B55AB51" w14:textId="77777777">
            <w:pPr>
              <w:widowControl w:val="0"/>
              <w:spacing w:after="0" w:line="240" w:lineRule="auto"/>
            </w:pPr>
          </w:p>
        </w:tc>
      </w:tr>
      <w:tr w:rsidR="00900C93" w:rsidTr="63EF45B5" w14:paraId="37D6452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900C93" w:rsidP="00900C93" w:rsidRDefault="00900C93" w14:paraId="10DF8989" w14:textId="77777777">
            <w:pPr>
              <w:spacing w:after="0" w:line="240" w:lineRule="auto"/>
              <w:jc w:val="center"/>
              <w:rPr>
                <w:b/>
              </w:rPr>
            </w:pPr>
            <w:r w:rsidRPr="0067092A">
              <w:rPr>
                <w:b/>
              </w:rPr>
              <w:t>Considerations</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900C93" w:rsidP="00900C93" w:rsidRDefault="00900C93" w14:paraId="1A1412BA" w14:textId="053866F0">
            <w:pPr>
              <w:numPr>
                <w:ilvl w:val="0"/>
                <w:numId w:val="14"/>
              </w:numPr>
              <w:tabs>
                <w:tab w:val="clear" w:pos="720"/>
                <w:tab w:val="num" w:pos="404"/>
              </w:tabs>
              <w:spacing w:line="278" w:lineRule="auto"/>
              <w:ind w:left="314"/>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900C93" w:rsidP="00900C93" w:rsidRDefault="00900C93" w14:paraId="05F2E742" w14:textId="77777777">
            <w:pPr>
              <w:numPr>
                <w:ilvl w:val="0"/>
                <w:numId w:val="14"/>
              </w:numPr>
              <w:tabs>
                <w:tab w:val="clear" w:pos="720"/>
                <w:tab w:val="num" w:pos="404"/>
              </w:tabs>
              <w:spacing w:after="0" w:line="240" w:lineRule="auto"/>
              <w:ind w:left="314"/>
              <w:rPr/>
            </w:pPr>
            <w:r w:rsidRPr="6BBBE758" w:rsidR="18DAADB7">
              <w:rPr>
                <w:lang w:val="en-US"/>
              </w:rPr>
              <w:t>Avoid any emphasis on single/multistage and simple/compound. The distinction between simple/compound gets really funky at this level and several states and CCSS make this confusion worse. Only use the words if absolutely necessary.</w:t>
            </w:r>
          </w:p>
          <w:p w:rsidR="00900C93" w:rsidP="00900C93" w:rsidRDefault="00900C93" w14:paraId="529E81C7" w14:textId="77777777">
            <w:pPr>
              <w:numPr>
                <w:ilvl w:val="0"/>
                <w:numId w:val="14"/>
              </w:numPr>
              <w:tabs>
                <w:tab w:val="clear" w:pos="720"/>
                <w:tab w:val="num" w:pos="404"/>
              </w:tabs>
              <w:spacing w:line="278" w:lineRule="auto"/>
              <w:ind w:left="314"/>
              <w:rPr/>
            </w:pPr>
            <w:r w:rsidRPr="6BBBE758" w:rsidR="18DAADB7">
              <w:rPr>
                <w:lang w:val="en-US"/>
              </w:rPr>
              <w:t xml:space="preserve">For multistage, only consider uniform. They can list the sample space and </w:t>
            </w:r>
            <w:r w:rsidRPr="6BBBE758" w:rsidR="18DAADB7">
              <w:rPr>
                <w:lang w:val="en-US"/>
              </w:rPr>
              <w:t>count, but we are not yet using general multiplication rule.</w:t>
            </w:r>
          </w:p>
          <w:p w:rsidR="00900C93" w:rsidP="00900C93" w:rsidRDefault="00900C93" w14:paraId="0F1F2D9C" w14:textId="25E58EFA">
            <w:pPr>
              <w:widowControl w:val="0"/>
              <w:spacing w:after="0" w:line="240" w:lineRule="auto"/>
            </w:pPr>
            <w:r w:rsidRPr="00F347EB">
              <w:rPr>
                <w:lang w:val="en-US"/>
              </w:rPr>
              <w:t>If the results are given from an experiment, it doesn’t have to be uniform. If we want students to list sample space and outcomes, it does. We aren’t doing multiplication of probabilities here. Just counting. So, if we want to know the probability of getting blue 3 times in a row on a spinner with different size parts and have the results of 100 trials, that’s ok. But we don’t want them to list out the results when it’s not uniform and try to do P(E)/P(S)</w:t>
            </w:r>
          </w:p>
        </w:tc>
        <w:tc>
          <w:tcPr>
            <w:tcW w:w="4032" w:type="dxa"/>
            <w:tcBorders>
              <w:top w:val="single" w:color="000000" w:themeColor="text1" w:sz="8"/>
              <w:left w:val="single" w:color="000000" w:themeColor="text1" w:sz="8"/>
              <w:bottom w:val="single" w:color="000000" w:themeColor="text1" w:sz="8"/>
              <w:right w:val="single" w:color="auto" w:sz="4" w:space="0"/>
            </w:tcBorders>
            <w:shd w:val="clear" w:color="auto" w:fill="D9D9D9" w:themeFill="background1" w:themeFillShade="D9"/>
            <w:tcMar>
              <w:top w:w="100" w:type="dxa"/>
              <w:left w:w="100" w:type="dxa"/>
              <w:bottom w:w="100" w:type="dxa"/>
              <w:right w:w="100" w:type="dxa"/>
            </w:tcMar>
          </w:tcPr>
          <w:p w:rsidR="00900C93" w:rsidP="00900C93" w:rsidRDefault="00900C93" w14:paraId="7DC4C60A" w14:textId="463577BA">
            <w:pPr>
              <w:spacing w:line="278" w:lineRule="auto"/>
              <w:ind w:left="314"/>
            </w:pPr>
          </w:p>
        </w:tc>
        <w:tc>
          <w:tcPr>
            <w:tcW w:w="4032" w:type="dxa"/>
            <w:tcBorders>
              <w:top w:val="single" w:color="auto" w:sz="4" w:space="0"/>
              <w:left w:val="single" w:color="auto" w:sz="4" w:space="0"/>
              <w:bottom w:val="single" w:color="auto" w:sz="4" w:space="0"/>
              <w:right w:val="single" w:color="auto" w:sz="4" w:space="0"/>
            </w:tcBorders>
            <w:tcMar/>
          </w:tcPr>
          <w:p w:rsidR="00900C93" w:rsidP="00900C93" w:rsidRDefault="00900C93" w14:paraId="00EE6B71" w14:textId="77777777">
            <w:pP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900C93" w:rsidP="00900C93" w:rsidRDefault="00900C93" w14:paraId="559C80A0" w14:textId="77777777">
            <w:pP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900C93" w:rsidP="00900C93" w:rsidRDefault="00900C93" w14:paraId="6FFF6B44" w14:textId="77777777">
            <w:pPr>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900C93" w:rsidP="00900C93" w:rsidRDefault="00900C93" w14:paraId="34C2FFA6" w14:textId="77777777">
            <w:pPr>
              <w:spacing w:after="0" w:line="240" w:lineRule="auto"/>
            </w:pPr>
          </w:p>
        </w:tc>
      </w:tr>
      <w:tr w:rsidR="00900C93" w:rsidTr="63EF45B5" w14:paraId="4928B313"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900C93" w:rsidP="00900C93" w:rsidRDefault="00900C93" w14:paraId="32284F80" w14:textId="77777777">
            <w:pPr>
              <w:spacing w:after="0" w:line="240" w:lineRule="auto"/>
              <w:jc w:val="center"/>
              <w:rPr>
                <w:b/>
                <w:i/>
              </w:rPr>
            </w:pPr>
            <w:r w:rsidRPr="0067092A">
              <w:rPr>
                <w:b/>
              </w:rPr>
              <w:t>Required Skills/Cases</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Pr="00BE4AA3" w:rsidR="00900C93" w:rsidP="00900C93" w:rsidRDefault="00900C93" w14:paraId="119E2843" w14:textId="0B80C51D">
            <w:pPr>
              <w:widowControl w:val="0"/>
              <w:spacing w:after="0" w:line="240" w:lineRule="auto"/>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900C93" w:rsidP="00900C93" w:rsidRDefault="00900C93" w14:paraId="72AAE4EF" w14:textId="77777777">
            <w:pPr>
              <w:widowControl w:val="0"/>
              <w:spacing w:after="0" w:line="240" w:lineRule="auto"/>
            </w:pPr>
            <w:r w:rsidRPr="6BBBE758" w:rsidR="18DAADB7">
              <w:rPr>
                <w:lang w:val="en-US"/>
              </w:rPr>
              <w:t>Calculate probability based off of results from experiment</w:t>
            </w:r>
          </w:p>
          <w:p w:rsidR="00900C93" w:rsidP="00900C93" w:rsidRDefault="00900C93" w14:paraId="211D960B" w14:textId="77777777">
            <w:pPr>
              <w:widowControl w:val="0"/>
              <w:spacing w:after="0" w:line="240" w:lineRule="auto"/>
            </w:pPr>
          </w:p>
          <w:p w:rsidR="00900C93" w:rsidP="00900C93" w:rsidRDefault="00900C93" w14:paraId="0711E929" w14:textId="77777777">
            <w:pPr>
              <w:widowControl w:val="0"/>
              <w:spacing w:after="0" w:line="240" w:lineRule="auto"/>
            </w:pPr>
            <w:r>
              <w:t>Calculating probability from a model:</w:t>
            </w:r>
          </w:p>
          <w:p w:rsidR="00900C93" w:rsidP="00900C93" w:rsidRDefault="00900C93" w14:paraId="552A701B" w14:textId="77777777">
            <w:pPr>
              <w:widowControl w:val="0"/>
              <w:spacing w:after="0" w:line="240" w:lineRule="auto"/>
            </w:pPr>
          </w:p>
          <w:p w:rsidR="00900C93" w:rsidP="00900C93" w:rsidRDefault="00900C93" w14:paraId="581BAE13" w14:textId="77777777">
            <w:pPr>
              <w:widowControl w:val="0"/>
              <w:spacing w:after="0" w:line="240" w:lineRule="auto"/>
            </w:pPr>
            <w:r>
              <w:t>Stages are identical (e.g., flip a coin 3 times, record results)</w:t>
            </w:r>
          </w:p>
          <w:p w:rsidR="00900C93" w:rsidP="00900C93" w:rsidRDefault="00900C93" w14:paraId="38F1E8D1" w14:textId="77777777">
            <w:pPr>
              <w:widowControl w:val="0"/>
              <w:spacing w:after="0" w:line="240" w:lineRule="auto"/>
            </w:pPr>
          </w:p>
          <w:p w:rsidR="00900C93" w:rsidP="00900C93" w:rsidRDefault="00900C93" w14:paraId="337D7291" w14:textId="77777777">
            <w:pPr>
              <w:widowControl w:val="0"/>
              <w:spacing w:after="0" w:line="240" w:lineRule="auto"/>
            </w:pPr>
            <w:r>
              <w:t>Stages are identical, results from stages are combined (e.g., roll a standard die twice, record the total of the two rolls)</w:t>
            </w:r>
          </w:p>
          <w:p w:rsidR="00900C93" w:rsidP="00900C93" w:rsidRDefault="00900C93" w14:paraId="6EA0F9F1" w14:textId="77777777">
            <w:pPr>
              <w:widowControl w:val="0"/>
              <w:spacing w:after="0" w:line="240" w:lineRule="auto"/>
            </w:pPr>
          </w:p>
          <w:p w:rsidRPr="00BE4AA3" w:rsidR="00900C93" w:rsidP="00900C93" w:rsidRDefault="00900C93" w14:paraId="1C00DCAB" w14:textId="30A18784">
            <w:pPr>
              <w:widowControl w:val="0"/>
              <w:spacing w:after="0" w:line="240" w:lineRule="auto"/>
            </w:pPr>
            <w:r>
              <w:t>Stages are different (e.g., choose a meat, type of bread, cheese for sandwich)</w:t>
            </w:r>
          </w:p>
        </w:tc>
        <w:tc>
          <w:tcPr>
            <w:tcW w:w="4032" w:type="dxa"/>
            <w:tcBorders>
              <w:top w:val="single" w:color="000000" w:themeColor="text1" w:sz="8"/>
              <w:left w:val="single" w:color="000000" w:themeColor="text1" w:sz="8"/>
              <w:bottom w:val="single" w:color="000000" w:themeColor="text1" w:sz="8"/>
              <w:right w:val="single" w:color="auto" w:sz="4" w:space="0"/>
            </w:tcBorders>
            <w:shd w:val="clear" w:color="auto" w:fill="D9D9D9" w:themeFill="background1" w:themeFillShade="D9"/>
            <w:tcMar>
              <w:top w:w="100" w:type="dxa"/>
              <w:left w:w="100" w:type="dxa"/>
              <w:bottom w:w="100" w:type="dxa"/>
              <w:right w:w="100" w:type="dxa"/>
            </w:tcMar>
          </w:tcPr>
          <w:p w:rsidR="00900C93" w:rsidP="00900C93" w:rsidRDefault="00900C93" w14:paraId="3FD89B42" w14:textId="77777777">
            <w:pPr>
              <w:widowControl w:val="0"/>
              <w:spacing w:after="0" w:line="240" w:lineRule="auto"/>
            </w:pPr>
            <w:r>
              <w:t xml:space="preserve">Given empirical data, design a simulation. </w:t>
            </w:r>
          </w:p>
          <w:p w:rsidR="00900C93" w:rsidP="00900C93" w:rsidRDefault="00900C93" w14:paraId="73C917AD" w14:textId="77777777">
            <w:pPr>
              <w:widowControl w:val="0"/>
              <w:spacing w:after="0" w:line="240" w:lineRule="auto"/>
            </w:pPr>
          </w:p>
          <w:p w:rsidRPr="00BE4AA3" w:rsidR="00900C93" w:rsidP="00900C93" w:rsidRDefault="00900C93" w14:paraId="6D1199FC" w14:textId="049E4CD9">
            <w:pPr>
              <w:widowControl w:val="0"/>
              <w:spacing w:after="0" w:line="240" w:lineRule="auto"/>
            </w:pPr>
            <w:r w:rsidRPr="6BBBE758" w:rsidR="18DAADB7">
              <w:rPr>
                <w:lang w:val="en-US"/>
              </w:rPr>
              <w:t xml:space="preserve">Conduct simulation, determine relative frequency. </w:t>
            </w:r>
          </w:p>
        </w:tc>
        <w:tc>
          <w:tcPr>
            <w:tcW w:w="4032" w:type="dxa"/>
            <w:tcBorders>
              <w:top w:val="single" w:color="auto" w:sz="4" w:space="0"/>
              <w:left w:val="single" w:color="auto" w:sz="4" w:space="0"/>
              <w:bottom w:val="single" w:color="auto" w:sz="4" w:space="0"/>
              <w:right w:val="single" w:color="auto" w:sz="4" w:space="0"/>
            </w:tcBorders>
            <w:tcMar/>
          </w:tcPr>
          <w:p w:rsidR="00900C93" w:rsidP="00900C93" w:rsidRDefault="00900C93" w14:paraId="574D3F6C" w14:textId="77777777">
            <w:pPr>
              <w:widowControl w:val="0"/>
              <w:spacing w:after="0" w:line="240" w:lineRule="auto"/>
            </w:pPr>
          </w:p>
          <w:p w:rsidRPr="00EA1745" w:rsidR="00900C93" w:rsidP="00900C93" w:rsidRDefault="00900C93" w14:paraId="4986FB35" w14:textId="77777777"/>
          <w:p w:rsidRPr="00EA1745" w:rsidR="00900C93" w:rsidP="00900C93" w:rsidRDefault="00900C93" w14:paraId="5A600C73" w14:textId="77777777"/>
          <w:p w:rsidRPr="00EA1745" w:rsidR="00900C93" w:rsidP="00900C93" w:rsidRDefault="00900C93" w14:paraId="31CA7CB5" w14:textId="77777777"/>
          <w:p w:rsidRPr="00EA1745" w:rsidR="00900C93" w:rsidP="00900C93" w:rsidRDefault="00900C93" w14:paraId="401EF8EE" w14:textId="77777777"/>
          <w:p w:rsidRPr="00EA1745" w:rsidR="00900C93" w:rsidP="00900C93" w:rsidRDefault="00900C93" w14:paraId="7F409FBE" w14:textId="77777777"/>
          <w:p w:rsidR="00900C93" w:rsidP="00900C93" w:rsidRDefault="00900C93" w14:paraId="6D3D41B1" w14:textId="77777777"/>
          <w:p w:rsidRPr="00EA1745" w:rsidR="00900C93" w:rsidP="00900C93" w:rsidRDefault="00900C93" w14:paraId="620E254D" w14:textId="77777777">
            <w:pPr>
              <w:jc w:val="center"/>
            </w:pPr>
          </w:p>
        </w:tc>
        <w:tc>
          <w:tcPr>
            <w:tcW w:w="4032" w:type="dxa"/>
            <w:tcBorders>
              <w:top w:val="single" w:color="auto" w:sz="4" w:space="0"/>
              <w:left w:val="single" w:color="auto" w:sz="4" w:space="0"/>
              <w:bottom w:val="single" w:color="auto" w:sz="4" w:space="0"/>
              <w:right w:val="single" w:color="auto" w:sz="4" w:space="0"/>
            </w:tcBorders>
            <w:tcMar/>
          </w:tcPr>
          <w:p w:rsidR="00900C93" w:rsidP="00900C93" w:rsidRDefault="00900C93" w14:paraId="53B9DA81"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900C93" w:rsidP="00900C93" w:rsidRDefault="00900C93" w14:paraId="1C007768" w14:textId="77777777">
            <w:pPr>
              <w:widowControl w:val="0"/>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900C93" w:rsidP="00900C93" w:rsidRDefault="00900C93" w14:paraId="58F1A3E0" w14:textId="77777777">
            <w:pPr>
              <w:widowControl w:val="0"/>
              <w:spacing w:after="0" w:line="240" w:lineRule="auto"/>
            </w:pPr>
          </w:p>
        </w:tc>
      </w:tr>
      <w:tr w:rsidR="00900C93" w:rsidTr="63EF45B5" w14:paraId="6C11E87F"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900C93" w:rsidP="00900C93" w:rsidRDefault="00900C93" w14:paraId="396AAC8E" w14:textId="77777777">
            <w:pPr>
              <w:spacing w:after="0" w:line="240" w:lineRule="auto"/>
              <w:jc w:val="center"/>
              <w:rPr>
                <w:b/>
              </w:rPr>
            </w:pPr>
            <w:r w:rsidRPr="0067092A">
              <w:rPr>
                <w:b/>
              </w:rPr>
              <w:t>Misconceptions</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900C93" w:rsidP="00900C93" w:rsidRDefault="00900C93" w14:paraId="4C6A9675" w14:textId="77777777">
            <w:pPr>
              <w:widowControl w:val="0"/>
              <w:spacing w:after="0" w:line="240" w:lineRule="auto"/>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900C93" w:rsidP="00900C93" w:rsidRDefault="00900C93" w14:paraId="301ADC4C" w14:textId="77777777">
            <w:pPr>
              <w:widowControl w:val="0"/>
              <w:pBdr>
                <w:top w:val="nil"/>
                <w:left w:val="nil"/>
                <w:bottom w:val="nil"/>
                <w:right w:val="nil"/>
                <w:between w:val="nil"/>
              </w:pBdr>
              <w:spacing w:after="0" w:line="240" w:lineRule="auto"/>
              <w:ind w:left="360" w:hanging="360"/>
            </w:pPr>
          </w:p>
        </w:tc>
        <w:tc>
          <w:tcPr>
            <w:tcW w:w="4032" w:type="dxa"/>
            <w:tcBorders>
              <w:top w:val="single" w:color="000000" w:themeColor="text1" w:sz="8"/>
              <w:left w:val="single" w:color="000000" w:themeColor="text1" w:sz="8"/>
              <w:bottom w:val="single" w:color="000000" w:themeColor="text1" w:sz="8"/>
              <w:right w:val="single" w:color="auto" w:sz="4" w:space="0"/>
            </w:tcBorders>
            <w:shd w:val="clear" w:color="auto" w:fill="D9D9D9" w:themeFill="background1" w:themeFillShade="D9"/>
            <w:tcMar>
              <w:top w:w="100" w:type="dxa"/>
              <w:left w:w="100" w:type="dxa"/>
              <w:bottom w:w="100" w:type="dxa"/>
              <w:right w:w="100" w:type="dxa"/>
            </w:tcMar>
          </w:tcPr>
          <w:p w:rsidR="00900C93" w:rsidP="00900C93" w:rsidRDefault="00900C93" w14:paraId="118228A1"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900C93" w:rsidP="00900C93" w:rsidRDefault="00900C93" w14:paraId="495D53DF"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900C93" w:rsidP="00900C93" w:rsidRDefault="00900C93" w14:paraId="1C67725F"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900C93" w:rsidP="00900C93" w:rsidRDefault="00900C93" w14:paraId="479B709E" w14:textId="77777777">
            <w:pPr>
              <w:widowControl w:val="0"/>
              <w:pBdr>
                <w:top w:val="nil"/>
                <w:left w:val="nil"/>
                <w:bottom w:val="nil"/>
                <w:right w:val="nil"/>
                <w:between w:val="nil"/>
              </w:pBdr>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900C93" w:rsidP="00900C93" w:rsidRDefault="00900C93" w14:paraId="313C2987" w14:textId="77777777">
            <w:pPr>
              <w:widowControl w:val="0"/>
              <w:pBdr>
                <w:top w:val="nil"/>
                <w:left w:val="nil"/>
                <w:bottom w:val="nil"/>
                <w:right w:val="nil"/>
                <w:between w:val="nil"/>
              </w:pBdr>
              <w:spacing w:after="0" w:line="240" w:lineRule="auto"/>
            </w:pPr>
          </w:p>
        </w:tc>
      </w:tr>
      <w:tr w:rsidRPr="0094253C" w:rsidR="00900C93" w:rsidTr="63EF45B5" w14:paraId="7E400AB7"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900C93" w:rsidP="00900C93" w:rsidRDefault="00900C93" w14:paraId="061142C8" w14:textId="77777777">
            <w:pPr>
              <w:spacing w:after="0" w:line="240" w:lineRule="auto"/>
              <w:jc w:val="center"/>
              <w:rPr>
                <w:b/>
              </w:rPr>
            </w:pPr>
            <w:r w:rsidRPr="0067092A">
              <w:rPr>
                <w:b/>
                <w:lang w:val="en-US"/>
              </w:rPr>
              <w:t>Existing Product Reference, if any</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Pr="0066123A" w:rsidR="00900C93" w:rsidP="00900C93" w:rsidRDefault="00900C93" w14:paraId="711E3A98" w14:textId="77777777">
            <w:pPr>
              <w:widowControl w:val="0"/>
              <w:pBdr>
                <w:top w:val="nil"/>
                <w:left w:val="nil"/>
                <w:bottom w:val="nil"/>
                <w:right w:val="nil"/>
                <w:between w:val="nil"/>
              </w:pBdr>
              <w:spacing w:after="0" w:line="240" w:lineRule="auto"/>
              <w:rPr>
                <w:lang w:val="en-US"/>
              </w:rPr>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900C93" w:rsidP="00900C93" w:rsidRDefault="00900C93" w14:paraId="47F6E431" w14:textId="77777777">
            <w:pPr>
              <w:widowControl w:val="0"/>
              <w:pBdr>
                <w:top w:val="nil"/>
                <w:left w:val="nil"/>
                <w:bottom w:val="nil"/>
                <w:right w:val="nil"/>
                <w:between w:val="nil"/>
              </w:pBdr>
              <w:spacing w:after="0" w:line="240" w:lineRule="auto"/>
              <w:rPr>
                <w:lang w:val="en-US"/>
              </w:rPr>
            </w:pPr>
          </w:p>
          <w:p w:rsidR="00900C93" w:rsidP="00900C93" w:rsidRDefault="00900C93" w14:paraId="659D10F4" w14:textId="77777777">
            <w:pPr>
              <w:widowControl w:val="0"/>
              <w:pBdr>
                <w:top w:val="nil"/>
                <w:left w:val="nil"/>
                <w:bottom w:val="nil"/>
                <w:right w:val="nil"/>
                <w:between w:val="nil"/>
              </w:pBdr>
              <w:spacing w:after="0" w:line="240" w:lineRule="auto"/>
              <w:rPr>
                <w:lang w:val="en-US"/>
              </w:rPr>
            </w:pPr>
            <w:r>
              <w:rPr>
                <w:lang w:val="en-US"/>
              </w:rPr>
              <w:t>Grade 7 Module 6 Lesson 2 Launch, Learn 1 (relative frequency)</w:t>
            </w:r>
          </w:p>
          <w:p w:rsidR="00900C93" w:rsidP="00900C93" w:rsidRDefault="00900C93" w14:paraId="55A042B9" w14:textId="77777777">
            <w:pPr>
              <w:widowControl w:val="0"/>
              <w:pBdr>
                <w:top w:val="nil"/>
                <w:left w:val="nil"/>
                <w:bottom w:val="nil"/>
                <w:right w:val="nil"/>
                <w:between w:val="nil"/>
              </w:pBdr>
              <w:spacing w:after="0" w:line="240" w:lineRule="auto"/>
              <w:rPr>
                <w:lang w:val="en-US"/>
              </w:rPr>
            </w:pPr>
            <w:r>
              <w:rPr>
                <w:lang w:val="en-US"/>
              </w:rPr>
              <w:t>Grade 7 Module 6 Lesson 4 Learn 2 (using model)</w:t>
            </w:r>
          </w:p>
          <w:p w:rsidR="00900C93" w:rsidP="00900C93" w:rsidRDefault="00900C93" w14:paraId="002C8422" w14:textId="77777777">
            <w:pPr>
              <w:widowControl w:val="0"/>
              <w:pBdr>
                <w:top w:val="nil"/>
                <w:left w:val="nil"/>
                <w:bottom w:val="nil"/>
                <w:right w:val="nil"/>
                <w:between w:val="nil"/>
              </w:pBdr>
              <w:spacing w:after="0" w:line="240" w:lineRule="auto"/>
              <w:rPr>
                <w:lang w:val="en-US"/>
              </w:rPr>
            </w:pPr>
          </w:p>
          <w:p w:rsidR="00900C93" w:rsidP="00900C93" w:rsidRDefault="00900C93" w14:paraId="46D5C66C" w14:textId="77777777">
            <w:pPr>
              <w:widowControl w:val="0"/>
              <w:pBdr>
                <w:top w:val="nil"/>
                <w:left w:val="nil"/>
                <w:bottom w:val="nil"/>
                <w:right w:val="nil"/>
                <w:between w:val="nil"/>
              </w:pBdr>
              <w:spacing w:after="0" w:line="240" w:lineRule="auto"/>
              <w:rPr>
                <w:lang w:val="en-US"/>
              </w:rPr>
            </w:pPr>
            <w:r>
              <w:rPr>
                <w:lang w:val="en-US"/>
              </w:rPr>
              <w:t>Grade 7 Module 6 Lesson 5 (representing outcomes with tree diagrams)</w:t>
            </w:r>
          </w:p>
          <w:p w:rsidR="00900C93" w:rsidP="00900C93" w:rsidRDefault="00900C93" w14:paraId="1229EE50" w14:textId="77777777">
            <w:pPr>
              <w:widowControl w:val="0"/>
              <w:pBdr>
                <w:top w:val="nil"/>
                <w:left w:val="nil"/>
                <w:bottom w:val="nil"/>
                <w:right w:val="nil"/>
                <w:between w:val="nil"/>
              </w:pBdr>
              <w:spacing w:after="0" w:line="240" w:lineRule="auto"/>
              <w:rPr>
                <w:lang w:val="en-US"/>
              </w:rPr>
            </w:pPr>
          </w:p>
          <w:p w:rsidR="00900C93" w:rsidP="00900C93" w:rsidRDefault="00900C93" w14:paraId="2FBADAC5" w14:textId="6616ABC5">
            <w:pPr>
              <w:widowControl w:val="0"/>
              <w:spacing w:after="0" w:line="240" w:lineRule="auto"/>
            </w:pPr>
          </w:p>
        </w:tc>
        <w:tc>
          <w:tcPr>
            <w:tcW w:w="4032" w:type="dxa"/>
            <w:tcBorders>
              <w:top w:val="single" w:color="000000" w:themeColor="text1" w:sz="8"/>
              <w:left w:val="single" w:color="000000" w:themeColor="text1" w:sz="8"/>
              <w:bottom w:val="single" w:color="000000" w:themeColor="text1" w:sz="8"/>
              <w:right w:val="single" w:color="auto" w:sz="4" w:space="0"/>
            </w:tcBorders>
            <w:shd w:val="clear" w:color="auto" w:fill="D9D9D9" w:themeFill="background1" w:themeFillShade="D9"/>
            <w:tcMar>
              <w:top w:w="100" w:type="dxa"/>
              <w:left w:w="100" w:type="dxa"/>
              <w:bottom w:w="100" w:type="dxa"/>
              <w:right w:w="100" w:type="dxa"/>
            </w:tcMar>
          </w:tcPr>
          <w:p w:rsidRPr="0094253C" w:rsidR="00900C93" w:rsidP="00900C93" w:rsidRDefault="00900C93" w14:paraId="163C19AD" w14:textId="6DA82317">
            <w:pPr>
              <w:widowControl w:val="0"/>
              <w:pBdr>
                <w:top w:val="nil"/>
                <w:left w:val="nil"/>
                <w:bottom w:val="nil"/>
                <w:right w:val="nil"/>
                <w:between w:val="nil"/>
              </w:pBdr>
              <w:spacing w:after="0" w:line="240" w:lineRule="auto"/>
              <w:rPr>
                <w:lang w:val="en-US"/>
              </w:rPr>
            </w:pPr>
            <w:r>
              <w:t>Grade 7 Module 6 Lessons 9 and 10 (examples with multiple stages)</w:t>
            </w:r>
          </w:p>
        </w:tc>
        <w:tc>
          <w:tcPr>
            <w:tcW w:w="4032" w:type="dxa"/>
            <w:tcBorders>
              <w:top w:val="single" w:color="auto" w:sz="4" w:space="0"/>
              <w:left w:val="single" w:color="auto" w:sz="4" w:space="0"/>
              <w:bottom w:val="single" w:color="auto" w:sz="4" w:space="0"/>
              <w:right w:val="single" w:color="auto" w:sz="4" w:space="0"/>
            </w:tcBorders>
            <w:tcMar/>
          </w:tcPr>
          <w:p w:rsidRPr="0094253C" w:rsidR="00900C93" w:rsidP="00900C93" w:rsidRDefault="00900C93" w14:paraId="1AB1C97B" w14:textId="77777777">
            <w:pPr>
              <w:widowControl w:val="0"/>
              <w:pBdr>
                <w:top w:val="nil"/>
                <w:left w:val="nil"/>
                <w:bottom w:val="nil"/>
                <w:right w:val="nil"/>
                <w:between w:val="nil"/>
              </w:pBdr>
              <w:spacing w:after="0" w:line="240" w:lineRule="auto"/>
              <w:rPr>
                <w:lang w:val="en-US"/>
              </w:rPr>
            </w:pPr>
          </w:p>
        </w:tc>
        <w:tc>
          <w:tcPr>
            <w:tcW w:w="4032" w:type="dxa"/>
            <w:tcBorders>
              <w:top w:val="single" w:color="auto" w:sz="4" w:space="0"/>
              <w:left w:val="single" w:color="auto" w:sz="4" w:space="0"/>
              <w:bottom w:val="single" w:color="auto" w:sz="4" w:space="0"/>
              <w:right w:val="single" w:color="auto" w:sz="4" w:space="0"/>
            </w:tcBorders>
            <w:tcMar/>
          </w:tcPr>
          <w:p w:rsidRPr="0094253C" w:rsidR="00900C93" w:rsidP="00900C93" w:rsidRDefault="00900C93" w14:paraId="318B4009" w14:textId="77777777">
            <w:pPr>
              <w:widowControl w:val="0"/>
              <w:pBdr>
                <w:top w:val="nil"/>
                <w:left w:val="nil"/>
                <w:bottom w:val="nil"/>
                <w:right w:val="nil"/>
                <w:between w:val="nil"/>
              </w:pBdr>
              <w:spacing w:after="0" w:line="240" w:lineRule="auto"/>
              <w:rPr>
                <w:lang w:val="en-US"/>
              </w:rPr>
            </w:pPr>
          </w:p>
        </w:tc>
        <w:tc>
          <w:tcPr>
            <w:tcW w:w="4032" w:type="dxa"/>
            <w:tcBorders>
              <w:top w:val="single" w:color="auto" w:sz="4" w:space="0"/>
              <w:left w:val="single" w:color="auto" w:sz="4" w:space="0"/>
              <w:bottom w:val="single" w:color="auto" w:sz="4" w:space="0"/>
              <w:right w:val="single" w:color="auto" w:sz="4" w:space="0"/>
            </w:tcBorders>
            <w:tcMar/>
          </w:tcPr>
          <w:p w:rsidRPr="0094253C" w:rsidR="00900C93" w:rsidP="00900C93" w:rsidRDefault="00900C93" w14:paraId="462476A1" w14:textId="77777777">
            <w:pPr>
              <w:widowControl w:val="0"/>
              <w:pBdr>
                <w:top w:val="nil"/>
                <w:left w:val="nil"/>
                <w:bottom w:val="nil"/>
                <w:right w:val="nil"/>
                <w:between w:val="nil"/>
              </w:pBdr>
              <w:spacing w:after="0" w:line="240" w:lineRule="auto"/>
              <w:rPr>
                <w:lang w:val="en-US"/>
              </w:rPr>
            </w:pPr>
          </w:p>
        </w:tc>
        <w:tc>
          <w:tcPr>
            <w:tcW w:w="4032" w:type="dxa"/>
            <w:gridSpan w:val="2"/>
            <w:tcBorders>
              <w:top w:val="single" w:color="auto" w:sz="4" w:space="0"/>
              <w:left w:val="single" w:color="auto" w:sz="4" w:space="0"/>
              <w:bottom w:val="single" w:color="auto" w:sz="4" w:space="0"/>
              <w:right w:val="single" w:color="auto" w:sz="4" w:space="0"/>
            </w:tcBorders>
            <w:tcMar/>
          </w:tcPr>
          <w:p w:rsidRPr="0094253C" w:rsidR="00900C93" w:rsidP="00900C93" w:rsidRDefault="00900C93" w14:paraId="7FE7E4C3" w14:textId="77777777">
            <w:pPr>
              <w:widowControl w:val="0"/>
              <w:pBdr>
                <w:top w:val="nil"/>
                <w:left w:val="nil"/>
                <w:bottom w:val="nil"/>
                <w:right w:val="nil"/>
                <w:between w:val="nil"/>
              </w:pBdr>
              <w:spacing w:after="0" w:line="240" w:lineRule="auto"/>
              <w:rPr>
                <w:lang w:val="en-US"/>
              </w:rPr>
            </w:pPr>
          </w:p>
        </w:tc>
      </w:tr>
      <w:tr w:rsidR="00900C93" w:rsidTr="63EF45B5" w14:paraId="1462E58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900C93" w:rsidP="00900C93" w:rsidRDefault="00900C93" w14:paraId="79E814AD" w14:textId="77777777">
            <w:pPr>
              <w:spacing w:after="0" w:line="240" w:lineRule="auto"/>
              <w:jc w:val="center"/>
              <w:rPr>
                <w:b/>
                <w:lang w:val="en-US"/>
              </w:rPr>
            </w:pPr>
            <w:r w:rsidRPr="0067092A">
              <w:rPr>
                <w:b/>
                <w:lang w:val="en-US"/>
              </w:rPr>
              <w:t>Grade (or Leaf)</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900C93" w:rsidP="00900C93" w:rsidRDefault="00900C93" w14:paraId="576E16F9" w14:textId="3FED87B1">
            <w:pPr>
              <w:widowControl w:val="0"/>
              <w:pBdr>
                <w:top w:val="nil"/>
                <w:left w:val="nil"/>
                <w:bottom w:val="nil"/>
                <w:right w:val="nil"/>
                <w:between w:val="nil"/>
              </w:pBdr>
              <w:spacing w:after="0" w:line="240" w:lineRule="auto"/>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900C93" w:rsidP="00900C93" w:rsidRDefault="00900C93" w14:paraId="35743E7A" w14:textId="665713C0">
            <w:pPr>
              <w:widowControl w:val="0"/>
              <w:pBdr>
                <w:top w:val="nil"/>
                <w:left w:val="nil"/>
                <w:bottom w:val="nil"/>
                <w:right w:val="nil"/>
                <w:between w:val="nil"/>
              </w:pBdr>
              <w:spacing w:after="0" w:line="240" w:lineRule="auto"/>
            </w:pPr>
            <w:r>
              <w:t>6 or 7</w:t>
            </w:r>
          </w:p>
        </w:tc>
        <w:tc>
          <w:tcPr>
            <w:tcW w:w="4032" w:type="dxa"/>
            <w:tcBorders>
              <w:top w:val="single" w:color="000000" w:themeColor="text1" w:sz="8"/>
              <w:left w:val="single" w:color="000000" w:themeColor="text1" w:sz="8"/>
              <w:bottom w:val="single" w:color="000000" w:themeColor="text1" w:sz="8"/>
              <w:right w:val="single" w:color="auto" w:sz="4" w:space="0"/>
            </w:tcBorders>
            <w:shd w:val="clear" w:color="auto" w:fill="D9D9D9" w:themeFill="background1" w:themeFillShade="D9"/>
            <w:tcMar>
              <w:top w:w="100" w:type="dxa"/>
              <w:left w:w="100" w:type="dxa"/>
              <w:bottom w:w="100" w:type="dxa"/>
              <w:right w:w="100" w:type="dxa"/>
            </w:tcMar>
          </w:tcPr>
          <w:p w:rsidR="00900C93" w:rsidP="00900C93" w:rsidRDefault="00900C93" w14:paraId="478D9700" w14:textId="359DAA41">
            <w:pPr>
              <w:widowControl w:val="0"/>
              <w:pBdr>
                <w:top w:val="nil"/>
                <w:left w:val="nil"/>
                <w:bottom w:val="nil"/>
                <w:right w:val="nil"/>
                <w:between w:val="nil"/>
              </w:pBdr>
              <w:spacing w:after="0" w:line="240" w:lineRule="auto"/>
            </w:pPr>
            <w:r>
              <w:t>Leaf</w:t>
            </w:r>
          </w:p>
        </w:tc>
        <w:tc>
          <w:tcPr>
            <w:tcW w:w="4032" w:type="dxa"/>
            <w:tcBorders>
              <w:top w:val="single" w:color="auto" w:sz="4" w:space="0"/>
              <w:left w:val="single" w:color="auto" w:sz="4" w:space="0"/>
              <w:bottom w:val="single" w:color="auto" w:sz="4" w:space="0"/>
              <w:right w:val="single" w:color="auto" w:sz="4" w:space="0"/>
            </w:tcBorders>
            <w:tcMar/>
          </w:tcPr>
          <w:p w:rsidR="00900C93" w:rsidP="00900C93" w:rsidRDefault="00900C93" w14:paraId="1DE6BC2F"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900C93" w:rsidP="00900C93" w:rsidRDefault="00900C93" w14:paraId="37CE211B"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900C93" w:rsidP="00900C93" w:rsidRDefault="00900C93" w14:paraId="79D8CDF7" w14:textId="77777777">
            <w:pPr>
              <w:widowControl w:val="0"/>
              <w:pBdr>
                <w:top w:val="nil"/>
                <w:left w:val="nil"/>
                <w:bottom w:val="nil"/>
                <w:right w:val="nil"/>
                <w:between w:val="nil"/>
              </w:pBdr>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900C93" w:rsidP="00900C93" w:rsidRDefault="00900C93" w14:paraId="0D626FAD" w14:textId="77777777">
            <w:pPr>
              <w:widowControl w:val="0"/>
              <w:pBdr>
                <w:top w:val="nil"/>
                <w:left w:val="nil"/>
                <w:bottom w:val="nil"/>
                <w:right w:val="nil"/>
                <w:between w:val="nil"/>
              </w:pBdr>
              <w:spacing w:after="0" w:line="240" w:lineRule="auto"/>
            </w:pPr>
          </w:p>
        </w:tc>
      </w:tr>
      <w:tr w:rsidRPr="00303A0B" w:rsidR="00900C93" w:rsidTr="63EF45B5" w14:paraId="4FE7902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900C93" w:rsidP="00900C93" w:rsidRDefault="00900C93" w14:paraId="310CA09F" w14:textId="77777777">
            <w:pPr>
              <w:spacing w:after="0" w:line="240" w:lineRule="auto"/>
              <w:jc w:val="center"/>
              <w:rPr>
                <w:b/>
              </w:rPr>
            </w:pPr>
            <w:r w:rsidRPr="0067092A">
              <w:rPr>
                <w:b/>
              </w:rPr>
              <w:t>Notes related to Standards, Grade, or Leaf</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Pr="00BE4153" w:rsidR="00900C93" w:rsidP="00900C93" w:rsidRDefault="00900C93" w14:paraId="0ABE74BB" w14:textId="33482F11">
            <w:pPr>
              <w:widowControl w:val="0"/>
              <w:pBdr>
                <w:top w:val="nil"/>
                <w:left w:val="nil"/>
                <w:bottom w:val="nil"/>
                <w:right w:val="nil"/>
                <w:between w:val="nil"/>
              </w:pBdr>
              <w:spacing w:after="0" w:line="240" w:lineRule="auto"/>
              <w:rPr>
                <w:lang w:val="pt-BR"/>
              </w:rPr>
            </w:pPr>
            <w:r>
              <w:t>7.SP.C.8.b</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900C93" w:rsidP="00900C93" w:rsidRDefault="00900C93" w14:paraId="7C9962F7" w14:textId="77777777">
            <w:pPr>
              <w:widowControl w:val="0"/>
              <w:pBdr>
                <w:top w:val="nil"/>
                <w:left w:val="nil"/>
                <w:bottom w:val="nil"/>
                <w:right w:val="nil"/>
                <w:between w:val="nil"/>
              </w:pBdr>
              <w:spacing w:after="0" w:line="240" w:lineRule="auto"/>
              <w:rPr>
                <w:lang w:val="en-US"/>
              </w:rPr>
            </w:pPr>
            <w:r w:rsidRPr="00870989">
              <w:rPr>
                <w:lang w:val="en-US"/>
              </w:rPr>
              <w:t>7.SP.C.8</w:t>
            </w:r>
            <w:r>
              <w:rPr>
                <w:lang w:val="en-US"/>
              </w:rPr>
              <w:t xml:space="preserve">, </w:t>
            </w:r>
            <w:r w:rsidRPr="00870989">
              <w:rPr>
                <w:lang w:val="en-US"/>
              </w:rPr>
              <w:t>7.SP.C.8.a</w:t>
            </w:r>
            <w:r>
              <w:rPr>
                <w:lang w:val="en-US"/>
              </w:rPr>
              <w:t xml:space="preserve">, </w:t>
            </w:r>
            <w:r w:rsidRPr="00870989">
              <w:rPr>
                <w:lang w:val="en-US"/>
              </w:rPr>
              <w:t>7.SP.C.8.b</w:t>
            </w:r>
          </w:p>
          <w:p w:rsidRPr="00C51958" w:rsidR="00900C93" w:rsidP="00900C93" w:rsidRDefault="00900C93" w14:paraId="23769864" w14:textId="77777777">
            <w:pPr>
              <w:widowControl w:val="0"/>
              <w:pBdr>
                <w:top w:val="nil"/>
                <w:left w:val="nil"/>
                <w:bottom w:val="nil"/>
                <w:right w:val="nil"/>
                <w:between w:val="nil"/>
              </w:pBdr>
              <w:spacing w:after="0" w:line="240" w:lineRule="auto"/>
              <w:rPr>
                <w:lang w:val="pt-BR"/>
              </w:rPr>
            </w:pPr>
            <w:r w:rsidRPr="00C51958">
              <w:rPr>
                <w:lang w:val="pt-BR"/>
              </w:rPr>
              <w:t>FL.8.DP.2.2, TX.7.6I</w:t>
            </w:r>
          </w:p>
          <w:p w:rsidRPr="0039685C" w:rsidR="00900C93" w:rsidP="00900C93" w:rsidRDefault="00900C93" w14:paraId="17C0F525" w14:textId="77777777">
            <w:pPr>
              <w:widowControl w:val="0"/>
              <w:pBdr>
                <w:top w:val="nil"/>
                <w:left w:val="nil"/>
                <w:bottom w:val="nil"/>
                <w:right w:val="nil"/>
                <w:between w:val="nil"/>
              </w:pBdr>
              <w:spacing w:after="0" w:line="240" w:lineRule="auto"/>
              <w:rPr>
                <w:lang w:val="pt-BR"/>
              </w:rPr>
            </w:pPr>
            <w:r w:rsidRPr="0039685C">
              <w:rPr>
                <w:lang w:val="pt-BR"/>
              </w:rPr>
              <w:t>AK.6.SP.7, AZ.8.SP.B.5ª, AR.8.SP.4</w:t>
            </w:r>
          </w:p>
          <w:p w:rsidRPr="0039685C" w:rsidR="00900C93" w:rsidP="00900C93" w:rsidRDefault="00900C93" w14:paraId="6089447C" w14:textId="77777777">
            <w:pPr>
              <w:widowControl w:val="0"/>
              <w:pBdr>
                <w:top w:val="nil"/>
                <w:left w:val="nil"/>
                <w:bottom w:val="nil"/>
                <w:right w:val="nil"/>
                <w:between w:val="nil"/>
              </w:pBdr>
              <w:spacing w:after="0" w:line="240" w:lineRule="auto"/>
              <w:rPr>
                <w:lang w:val="en-US"/>
              </w:rPr>
            </w:pPr>
            <w:r w:rsidRPr="0039685C">
              <w:rPr>
                <w:lang w:val="en-US"/>
              </w:rPr>
              <w:t>AR.8.SP.5</w:t>
            </w:r>
            <w:r>
              <w:rPr>
                <w:lang w:val="en-US"/>
              </w:rPr>
              <w:t xml:space="preserve">, </w:t>
            </w:r>
            <w:r w:rsidRPr="0039685C">
              <w:rPr>
                <w:lang w:val="en-US"/>
              </w:rPr>
              <w:t>IN.8.DSP.4</w:t>
            </w:r>
          </w:p>
          <w:p w:rsidRPr="0043131B" w:rsidR="00900C93" w:rsidP="00900C93" w:rsidRDefault="00900C93" w14:paraId="0D154428" w14:textId="77777777">
            <w:pPr>
              <w:widowControl w:val="0"/>
              <w:pBdr>
                <w:top w:val="nil"/>
                <w:left w:val="nil"/>
                <w:bottom w:val="nil"/>
                <w:right w:val="nil"/>
                <w:between w:val="nil"/>
              </w:pBdr>
              <w:spacing w:after="0" w:line="240" w:lineRule="auto"/>
              <w:rPr>
                <w:lang w:val="en-US"/>
              </w:rPr>
            </w:pPr>
            <w:r w:rsidRPr="0043131B">
              <w:rPr>
                <w:lang w:val="en-US"/>
              </w:rPr>
              <w:t>MD.8.DS.C.6.b, NE.7.D.3.a</w:t>
            </w:r>
          </w:p>
          <w:p w:rsidR="00900C93" w:rsidP="00900C93" w:rsidRDefault="00900C93" w14:paraId="03E476B8" w14:textId="77777777">
            <w:pPr>
              <w:widowControl w:val="0"/>
              <w:pBdr>
                <w:top w:val="nil"/>
                <w:left w:val="nil"/>
                <w:bottom w:val="nil"/>
                <w:right w:val="nil"/>
                <w:between w:val="nil"/>
              </w:pBdr>
              <w:spacing w:after="0" w:line="240" w:lineRule="auto"/>
              <w:rPr>
                <w:lang w:val="en-US"/>
              </w:rPr>
            </w:pPr>
            <w:r w:rsidRPr="0039685C">
              <w:rPr>
                <w:lang w:val="en-US"/>
              </w:rPr>
              <w:t>PA.CC.2.4.HS.B.7, TN.8.SP.B.4</w:t>
            </w:r>
            <w:r>
              <w:rPr>
                <w:lang w:val="en-US"/>
              </w:rPr>
              <w:t xml:space="preserve">, </w:t>
            </w:r>
            <w:r w:rsidRPr="0039685C">
              <w:rPr>
                <w:lang w:val="en-US"/>
              </w:rPr>
              <w:t>TN.8.SP.B.4a</w:t>
            </w:r>
          </w:p>
          <w:p w:rsidR="00900C93" w:rsidP="00900C93" w:rsidRDefault="00900C93" w14:paraId="6EAB2F8E" w14:textId="77777777">
            <w:pPr>
              <w:widowControl w:val="0"/>
              <w:pBdr>
                <w:top w:val="nil"/>
                <w:left w:val="nil"/>
                <w:bottom w:val="nil"/>
                <w:right w:val="nil"/>
                <w:between w:val="nil"/>
              </w:pBdr>
              <w:spacing w:after="0" w:line="240" w:lineRule="auto"/>
              <w:rPr>
                <w:lang w:val="en-US"/>
              </w:rPr>
            </w:pPr>
          </w:p>
          <w:p w:rsidR="00900C93" w:rsidP="00900C93" w:rsidRDefault="00900C93" w14:paraId="384C5C10" w14:textId="77777777">
            <w:pPr>
              <w:widowControl w:val="0"/>
              <w:pBdr>
                <w:top w:val="nil"/>
                <w:left w:val="nil"/>
                <w:bottom w:val="nil"/>
                <w:right w:val="nil"/>
                <w:between w:val="nil"/>
              </w:pBdr>
              <w:spacing w:after="0" w:line="240" w:lineRule="auto"/>
              <w:rPr>
                <w:lang w:val="en-US"/>
              </w:rPr>
            </w:pPr>
            <w:r>
              <w:rPr>
                <w:lang w:val="en-US"/>
              </w:rPr>
              <w:t>Focus on representing sample space:</w:t>
            </w:r>
          </w:p>
          <w:p w:rsidRPr="00C51958" w:rsidR="00900C93" w:rsidP="00900C93" w:rsidRDefault="00900C93" w14:paraId="6474A6DB" w14:textId="77777777">
            <w:pPr>
              <w:widowControl w:val="0"/>
              <w:pBdr>
                <w:top w:val="nil"/>
                <w:left w:val="nil"/>
                <w:bottom w:val="nil"/>
                <w:right w:val="nil"/>
                <w:between w:val="nil"/>
              </w:pBdr>
              <w:spacing w:after="0" w:line="240" w:lineRule="auto"/>
              <w:rPr>
                <w:lang w:val="pt-BR"/>
              </w:rPr>
            </w:pPr>
            <w:r w:rsidRPr="00C51958">
              <w:rPr>
                <w:lang w:val="pt-BR"/>
              </w:rPr>
              <w:t>FL.8.DP.2.1, TX.7.6A</w:t>
            </w:r>
          </w:p>
          <w:p w:rsidRPr="00BB1CFE" w:rsidR="00900C93" w:rsidP="00900C93" w:rsidRDefault="00900C93" w14:paraId="6A31FF9D" w14:textId="77777777">
            <w:pPr>
              <w:widowControl w:val="0"/>
              <w:pBdr>
                <w:top w:val="nil"/>
                <w:left w:val="nil"/>
                <w:bottom w:val="nil"/>
                <w:right w:val="nil"/>
                <w:between w:val="nil"/>
              </w:pBdr>
              <w:spacing w:after="0" w:line="240" w:lineRule="auto"/>
              <w:rPr>
                <w:lang w:val="pt-BR"/>
              </w:rPr>
            </w:pPr>
            <w:r w:rsidRPr="00BB1CFE">
              <w:rPr>
                <w:lang w:val="pt-BR"/>
              </w:rPr>
              <w:t>AZ.8.SP.B.5b</w:t>
            </w:r>
            <w:r>
              <w:rPr>
                <w:lang w:val="pt-BR"/>
              </w:rPr>
              <w:t xml:space="preserve">, </w:t>
            </w:r>
            <w:r w:rsidRPr="00BB1CFE">
              <w:rPr>
                <w:lang w:val="pt-BR"/>
              </w:rPr>
              <w:t>AR.8.SP.4</w:t>
            </w:r>
          </w:p>
          <w:p w:rsidRPr="00BB1CFE" w:rsidR="00900C93" w:rsidP="00900C93" w:rsidRDefault="00900C93" w14:paraId="1B2824FF" w14:textId="77777777">
            <w:pPr>
              <w:widowControl w:val="0"/>
              <w:pBdr>
                <w:top w:val="nil"/>
                <w:left w:val="nil"/>
                <w:bottom w:val="nil"/>
                <w:right w:val="nil"/>
                <w:between w:val="nil"/>
              </w:pBdr>
              <w:spacing w:after="0" w:line="240" w:lineRule="auto"/>
              <w:rPr>
                <w:lang w:val="en-US"/>
              </w:rPr>
            </w:pPr>
            <w:r w:rsidRPr="00BB1CFE">
              <w:rPr>
                <w:lang w:val="en-US"/>
              </w:rPr>
              <w:t>IN.8.DSP.3</w:t>
            </w:r>
            <w:r>
              <w:rPr>
                <w:lang w:val="en-US"/>
              </w:rPr>
              <w:t xml:space="preserve">, </w:t>
            </w:r>
            <w:r w:rsidRPr="00BB1CFE">
              <w:rPr>
                <w:lang w:val="en-US"/>
              </w:rPr>
              <w:t>MD.8.DS.C.6.a</w:t>
            </w:r>
          </w:p>
          <w:p w:rsidRPr="00BB1CFE" w:rsidR="00900C93" w:rsidP="00900C93" w:rsidRDefault="00900C93" w14:paraId="6E2000E2" w14:textId="77777777">
            <w:pPr>
              <w:widowControl w:val="0"/>
              <w:pBdr>
                <w:top w:val="nil"/>
                <w:left w:val="nil"/>
                <w:bottom w:val="nil"/>
                <w:right w:val="nil"/>
                <w:between w:val="nil"/>
              </w:pBdr>
              <w:spacing w:after="0" w:line="240" w:lineRule="auto"/>
              <w:rPr>
                <w:lang w:val="en-US"/>
              </w:rPr>
            </w:pPr>
            <w:r w:rsidRPr="00BB1CFE">
              <w:rPr>
                <w:lang w:val="en-US"/>
              </w:rPr>
              <w:t>OK.6.D.2.2</w:t>
            </w:r>
            <w:r>
              <w:rPr>
                <w:lang w:val="en-US"/>
              </w:rPr>
              <w:t xml:space="preserve">, </w:t>
            </w:r>
            <w:r w:rsidRPr="00BB1CFE">
              <w:rPr>
                <w:lang w:val="en-US"/>
              </w:rPr>
              <w:t>SC.8.DPSR.2.1</w:t>
            </w:r>
          </w:p>
          <w:p w:rsidRPr="00BB1CFE" w:rsidR="00900C93" w:rsidP="00900C93" w:rsidRDefault="00900C93" w14:paraId="5CCECB6C" w14:textId="77777777">
            <w:pPr>
              <w:widowControl w:val="0"/>
              <w:pBdr>
                <w:top w:val="nil"/>
                <w:left w:val="nil"/>
                <w:bottom w:val="nil"/>
                <w:right w:val="nil"/>
                <w:between w:val="nil"/>
              </w:pBdr>
              <w:spacing w:after="0" w:line="240" w:lineRule="auto"/>
              <w:rPr>
                <w:lang w:val="en-US"/>
              </w:rPr>
            </w:pPr>
            <w:r w:rsidRPr="00BB1CFE">
              <w:rPr>
                <w:lang w:val="en-US"/>
              </w:rPr>
              <w:t>TN.8.SP.B.4</w:t>
            </w:r>
            <w:r>
              <w:rPr>
                <w:lang w:val="en-US"/>
              </w:rPr>
              <w:t xml:space="preserve">, </w:t>
            </w:r>
            <w:r w:rsidRPr="00BB1CFE">
              <w:rPr>
                <w:lang w:val="en-US"/>
              </w:rPr>
              <w:t>TN.8.SP.B.4b</w:t>
            </w:r>
          </w:p>
          <w:p w:rsidR="00900C93" w:rsidP="00900C93" w:rsidRDefault="00900C93" w14:paraId="045EC8AD" w14:textId="77777777">
            <w:pPr>
              <w:widowControl w:val="0"/>
              <w:pBdr>
                <w:top w:val="nil"/>
                <w:left w:val="nil"/>
                <w:bottom w:val="nil"/>
                <w:right w:val="nil"/>
                <w:between w:val="nil"/>
              </w:pBdr>
              <w:spacing w:after="0" w:line="240" w:lineRule="auto"/>
              <w:rPr>
                <w:lang w:val="en-US"/>
              </w:rPr>
            </w:pPr>
          </w:p>
          <w:p w:rsidR="00900C93" w:rsidP="00900C93" w:rsidRDefault="00900C93" w14:paraId="4345518A" w14:textId="77777777">
            <w:pPr>
              <w:widowControl w:val="0"/>
              <w:pBdr>
                <w:top w:val="nil"/>
                <w:left w:val="nil"/>
                <w:bottom w:val="nil"/>
                <w:right w:val="nil"/>
                <w:between w:val="nil"/>
              </w:pBdr>
              <w:spacing w:after="0" w:line="240" w:lineRule="auto"/>
              <w:rPr>
                <w:lang w:val="en-US"/>
              </w:rPr>
            </w:pPr>
            <w:r>
              <w:rPr>
                <w:lang w:val="en-US"/>
              </w:rPr>
              <w:t>Predictions based on relative frequencies:</w:t>
            </w:r>
          </w:p>
          <w:p w:rsidR="00900C93" w:rsidP="00900C93" w:rsidRDefault="00900C93" w14:paraId="5555F9EB" w14:textId="77777777">
            <w:pPr>
              <w:widowControl w:val="0"/>
              <w:pBdr>
                <w:top w:val="nil"/>
                <w:left w:val="nil"/>
                <w:bottom w:val="nil"/>
                <w:right w:val="nil"/>
                <w:between w:val="nil"/>
              </w:pBdr>
              <w:spacing w:after="0" w:line="240" w:lineRule="auto"/>
            </w:pPr>
            <w:r w:rsidRPr="00457941">
              <w:t>TX.7.6C</w:t>
            </w:r>
          </w:p>
          <w:p w:rsidR="00900C93" w:rsidP="6BBBE758" w:rsidRDefault="00900C93" w14:paraId="5E617D98"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pPr>
            <w:r w:rsidRPr="6BBBE758" w:rsidR="18DAADB7">
              <w:rPr>
                <w:lang w:val="en-US"/>
              </w:rPr>
              <w:t>OK.PA.D.2.1</w:t>
            </w:r>
          </w:p>
          <w:p w:rsidR="00900C93" w:rsidP="00900C93" w:rsidRDefault="00900C93" w14:paraId="5D1C0629" w14:textId="77777777">
            <w:pPr>
              <w:widowControl w:val="0"/>
              <w:pBdr>
                <w:top w:val="nil"/>
                <w:left w:val="nil"/>
                <w:bottom w:val="nil"/>
                <w:right w:val="nil"/>
                <w:between w:val="nil"/>
              </w:pBdr>
              <w:spacing w:after="0" w:line="240" w:lineRule="auto"/>
            </w:pPr>
          </w:p>
          <w:p w:rsidR="00900C93" w:rsidP="00900C93" w:rsidRDefault="00900C93" w14:paraId="172539D9" w14:textId="77777777">
            <w:pPr>
              <w:widowControl w:val="0"/>
              <w:pBdr>
                <w:top w:val="nil"/>
                <w:left w:val="nil"/>
                <w:bottom w:val="nil"/>
                <w:right w:val="nil"/>
                <w:between w:val="nil"/>
              </w:pBdr>
              <w:spacing w:after="0" w:line="240" w:lineRule="auto"/>
            </w:pPr>
            <w:r>
              <w:t>Predictions based on probability models:</w:t>
            </w:r>
          </w:p>
          <w:p w:rsidRPr="00BE4153" w:rsidR="00900C93" w:rsidP="00900C93" w:rsidRDefault="00900C93" w14:paraId="0A290357" w14:textId="77777777">
            <w:pPr>
              <w:widowControl w:val="0"/>
              <w:pBdr>
                <w:top w:val="nil"/>
                <w:left w:val="nil"/>
                <w:bottom w:val="nil"/>
                <w:right w:val="nil"/>
                <w:between w:val="nil"/>
              </w:pBdr>
              <w:spacing w:after="0" w:line="240" w:lineRule="auto"/>
              <w:rPr>
                <w:lang w:val="pt-BR"/>
              </w:rPr>
            </w:pPr>
            <w:r w:rsidRPr="00BE4153">
              <w:rPr>
                <w:lang w:val="pt-BR"/>
              </w:rPr>
              <w:t>FL.8.DP.2.3, TX.7.6D</w:t>
            </w:r>
          </w:p>
          <w:p w:rsidRPr="00303A0B" w:rsidR="00900C93" w:rsidP="00900C93" w:rsidRDefault="00900C93" w14:paraId="4790E7C0" w14:textId="6271DB59">
            <w:pPr>
              <w:widowControl w:val="0"/>
              <w:spacing w:after="0" w:line="240" w:lineRule="auto"/>
              <w:rPr>
                <w:lang w:val="pt-BR"/>
              </w:rPr>
            </w:pPr>
            <w:r w:rsidRPr="00BE4153">
              <w:rPr>
                <w:lang w:val="pt-BR"/>
              </w:rPr>
              <w:t>AR.8.SP.6</w:t>
            </w:r>
          </w:p>
        </w:tc>
        <w:tc>
          <w:tcPr>
            <w:tcW w:w="4032" w:type="dxa"/>
            <w:tcBorders>
              <w:top w:val="single" w:color="000000" w:themeColor="text1" w:sz="8"/>
              <w:left w:val="single" w:color="000000" w:themeColor="text1" w:sz="8"/>
              <w:bottom w:val="single" w:color="000000" w:themeColor="text1" w:sz="8"/>
              <w:right w:val="single" w:color="auto" w:sz="4" w:space="0"/>
            </w:tcBorders>
            <w:shd w:val="clear" w:color="auto" w:fill="D9D9D9" w:themeFill="background1" w:themeFillShade="D9"/>
            <w:tcMar>
              <w:top w:w="100" w:type="dxa"/>
              <w:left w:w="100" w:type="dxa"/>
              <w:bottom w:w="100" w:type="dxa"/>
              <w:right w:w="100" w:type="dxa"/>
            </w:tcMar>
          </w:tcPr>
          <w:p w:rsidRPr="00C51958" w:rsidR="00900C93" w:rsidP="00900C93" w:rsidRDefault="00900C93" w14:paraId="44F8CEC2" w14:textId="77777777">
            <w:pPr>
              <w:widowControl w:val="0"/>
              <w:spacing w:after="0" w:line="240" w:lineRule="auto"/>
              <w:rPr>
                <w:lang w:val="pt-BR"/>
              </w:rPr>
            </w:pPr>
            <w:r w:rsidRPr="00C51958">
              <w:rPr>
                <w:lang w:val="pt-BR"/>
              </w:rPr>
              <w:lastRenderedPageBreak/>
              <w:t>7.SP.C.8.c</w:t>
            </w:r>
          </w:p>
          <w:p w:rsidRPr="00C51958" w:rsidR="00900C93" w:rsidP="00900C93" w:rsidRDefault="00900C93" w14:paraId="1820B1C2" w14:textId="77777777">
            <w:pPr>
              <w:widowControl w:val="0"/>
              <w:spacing w:after="0" w:line="240" w:lineRule="auto"/>
              <w:rPr>
                <w:lang w:val="pt-BR"/>
              </w:rPr>
            </w:pPr>
            <w:r w:rsidRPr="00C51958">
              <w:rPr>
                <w:lang w:val="pt-BR"/>
              </w:rPr>
              <w:t>TX.7.6B</w:t>
            </w:r>
          </w:p>
          <w:p w:rsidRPr="00C51958" w:rsidR="00900C93" w:rsidP="00900C93" w:rsidRDefault="00900C93" w14:paraId="39502BAE" w14:textId="77777777">
            <w:pPr>
              <w:widowControl w:val="0"/>
              <w:spacing w:after="0" w:line="240" w:lineRule="auto"/>
              <w:rPr>
                <w:lang w:val="pt-BR"/>
              </w:rPr>
            </w:pPr>
            <w:r w:rsidRPr="00C51958">
              <w:rPr>
                <w:lang w:val="pt-BR"/>
              </w:rPr>
              <w:t>AZ.8.SP.B.5c</w:t>
            </w:r>
          </w:p>
          <w:p w:rsidRPr="00303A0B" w:rsidR="00900C93" w:rsidP="00900C93" w:rsidRDefault="00900C93" w14:paraId="53A881A2" w14:textId="77777777">
            <w:pPr>
              <w:widowControl w:val="0"/>
              <w:spacing w:after="0" w:line="240" w:lineRule="auto"/>
              <w:rPr>
                <w:lang w:val="pt-BR"/>
              </w:rPr>
            </w:pPr>
            <w:r w:rsidRPr="00303A0B">
              <w:rPr>
                <w:lang w:val="pt-BR"/>
              </w:rPr>
              <w:t>OK.A1.D.2.3</w:t>
            </w:r>
          </w:p>
          <w:p w:rsidRPr="00303A0B" w:rsidR="00900C93" w:rsidP="00900C93" w:rsidRDefault="00900C93" w14:paraId="41E8C168" w14:textId="1AB63A7F">
            <w:pPr>
              <w:widowControl w:val="0"/>
              <w:pBdr>
                <w:top w:val="nil"/>
                <w:left w:val="nil"/>
                <w:bottom w:val="nil"/>
                <w:right w:val="nil"/>
                <w:between w:val="nil"/>
              </w:pBdr>
              <w:spacing w:after="0" w:line="240" w:lineRule="auto"/>
              <w:rPr>
                <w:lang w:val="pt-BR"/>
              </w:rPr>
            </w:pPr>
          </w:p>
        </w:tc>
        <w:tc>
          <w:tcPr>
            <w:tcW w:w="4032" w:type="dxa"/>
            <w:tcBorders>
              <w:top w:val="single" w:color="auto" w:sz="4" w:space="0"/>
              <w:left w:val="single" w:color="auto" w:sz="4" w:space="0"/>
              <w:bottom w:val="single" w:color="auto" w:sz="4" w:space="0"/>
              <w:right w:val="single" w:color="auto" w:sz="4" w:space="0"/>
            </w:tcBorders>
            <w:tcMar/>
          </w:tcPr>
          <w:p w:rsidRPr="00303A0B" w:rsidR="00900C93" w:rsidP="00900C93" w:rsidRDefault="00900C93" w14:paraId="19509A8F" w14:textId="77777777">
            <w:pPr>
              <w:widowControl w:val="0"/>
              <w:pBdr>
                <w:top w:val="nil"/>
                <w:left w:val="nil"/>
                <w:bottom w:val="nil"/>
                <w:right w:val="nil"/>
                <w:between w:val="nil"/>
              </w:pBdr>
              <w:spacing w:after="0" w:line="240" w:lineRule="auto"/>
              <w:rPr>
                <w:lang w:val="pt-BR"/>
              </w:rPr>
            </w:pPr>
          </w:p>
        </w:tc>
        <w:tc>
          <w:tcPr>
            <w:tcW w:w="4032" w:type="dxa"/>
            <w:tcBorders>
              <w:top w:val="single" w:color="auto" w:sz="4" w:space="0"/>
              <w:left w:val="single" w:color="auto" w:sz="4" w:space="0"/>
              <w:bottom w:val="single" w:color="auto" w:sz="4" w:space="0"/>
              <w:right w:val="single" w:color="auto" w:sz="4" w:space="0"/>
            </w:tcBorders>
            <w:tcMar/>
          </w:tcPr>
          <w:p w:rsidRPr="00303A0B" w:rsidR="00900C93" w:rsidP="00900C93" w:rsidRDefault="00900C93" w14:paraId="44462961" w14:textId="77777777">
            <w:pPr>
              <w:widowControl w:val="0"/>
              <w:pBdr>
                <w:top w:val="nil"/>
                <w:left w:val="nil"/>
                <w:bottom w:val="nil"/>
                <w:right w:val="nil"/>
                <w:between w:val="nil"/>
              </w:pBdr>
              <w:spacing w:after="0" w:line="240" w:lineRule="auto"/>
              <w:rPr>
                <w:lang w:val="pt-BR"/>
              </w:rPr>
            </w:pPr>
          </w:p>
        </w:tc>
        <w:tc>
          <w:tcPr>
            <w:tcW w:w="4032" w:type="dxa"/>
            <w:tcBorders>
              <w:top w:val="single" w:color="auto" w:sz="4" w:space="0"/>
              <w:left w:val="single" w:color="auto" w:sz="4" w:space="0"/>
              <w:bottom w:val="single" w:color="auto" w:sz="4" w:space="0"/>
              <w:right w:val="single" w:color="auto" w:sz="4" w:space="0"/>
            </w:tcBorders>
            <w:tcMar/>
          </w:tcPr>
          <w:p w:rsidRPr="00303A0B" w:rsidR="00900C93" w:rsidP="00900C93" w:rsidRDefault="00900C93" w14:paraId="52AE4860" w14:textId="77777777">
            <w:pPr>
              <w:widowControl w:val="0"/>
              <w:pBdr>
                <w:top w:val="nil"/>
                <w:left w:val="nil"/>
                <w:bottom w:val="nil"/>
                <w:right w:val="nil"/>
                <w:between w:val="nil"/>
              </w:pBdr>
              <w:spacing w:after="0" w:line="240" w:lineRule="auto"/>
              <w:rPr>
                <w:lang w:val="pt-BR"/>
              </w:rPr>
            </w:pPr>
          </w:p>
        </w:tc>
        <w:tc>
          <w:tcPr>
            <w:tcW w:w="4032" w:type="dxa"/>
            <w:gridSpan w:val="2"/>
            <w:tcBorders>
              <w:top w:val="single" w:color="auto" w:sz="4" w:space="0"/>
              <w:left w:val="single" w:color="auto" w:sz="4" w:space="0"/>
              <w:bottom w:val="single" w:color="auto" w:sz="4" w:space="0"/>
              <w:right w:val="single" w:color="auto" w:sz="4" w:space="0"/>
            </w:tcBorders>
            <w:tcMar/>
          </w:tcPr>
          <w:p w:rsidRPr="00303A0B" w:rsidR="00900C93" w:rsidP="00900C93" w:rsidRDefault="00900C93" w14:paraId="031B786D" w14:textId="77777777">
            <w:pPr>
              <w:widowControl w:val="0"/>
              <w:pBdr>
                <w:top w:val="nil"/>
                <w:left w:val="nil"/>
                <w:bottom w:val="nil"/>
                <w:right w:val="nil"/>
                <w:between w:val="nil"/>
              </w:pBdr>
              <w:spacing w:after="0" w:line="240" w:lineRule="auto"/>
              <w:rPr>
                <w:lang w:val="pt-BR"/>
              </w:rPr>
            </w:pPr>
          </w:p>
        </w:tc>
      </w:tr>
      <w:tr w:rsidR="00900C93" w:rsidTr="63EF45B5" w14:paraId="4FCC1BA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900C93" w:rsidP="00900C93" w:rsidRDefault="00900C93" w14:paraId="019184CF" w14:textId="77777777">
            <w:pPr>
              <w:spacing w:after="0" w:line="240" w:lineRule="auto"/>
              <w:jc w:val="center"/>
              <w:rPr>
                <w:b/>
              </w:rPr>
            </w:pPr>
            <w:r>
              <w:rPr>
                <w:b/>
              </w:rPr>
              <w:t>Notes for Intervention, Extension, or Optional Activities</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900C93" w:rsidP="00900C93" w:rsidRDefault="00900C93" w14:paraId="46A0A781" w14:textId="77777777">
            <w:pPr>
              <w:widowControl w:val="0"/>
              <w:spacing w:after="0" w:line="240" w:lineRule="auto"/>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Pr="6F7F2E7A" w:rsidR="00900C93" w:rsidP="00900C93" w:rsidRDefault="00900C93" w14:paraId="1C46E372" w14:textId="77777777">
            <w:pPr>
              <w:widowControl w:val="0"/>
              <w:spacing w:after="0" w:line="240" w:lineRule="auto"/>
              <w:rPr>
                <w:lang w:val="en-US"/>
              </w:rPr>
            </w:pPr>
          </w:p>
        </w:tc>
        <w:tc>
          <w:tcPr>
            <w:tcW w:w="4032" w:type="dxa"/>
            <w:tcBorders>
              <w:top w:val="single" w:color="000000" w:themeColor="text1" w:sz="8"/>
              <w:left w:val="single" w:color="000000" w:themeColor="text1" w:sz="8"/>
              <w:bottom w:val="single" w:color="000000" w:themeColor="text1" w:sz="8"/>
              <w:right w:val="single" w:color="auto" w:sz="4" w:space="0"/>
            </w:tcBorders>
            <w:shd w:val="clear" w:color="auto" w:fill="D9D9D9" w:themeFill="background1" w:themeFillShade="D9"/>
            <w:tcMar>
              <w:top w:w="100" w:type="dxa"/>
              <w:left w:w="100" w:type="dxa"/>
              <w:bottom w:w="100" w:type="dxa"/>
              <w:right w:w="100" w:type="dxa"/>
            </w:tcMar>
          </w:tcPr>
          <w:p w:rsidR="00900C93" w:rsidP="00900C93" w:rsidRDefault="00900C93" w14:paraId="66905AB6"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900C93" w:rsidP="00900C93" w:rsidRDefault="00900C93" w14:paraId="4AF4F133"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900C93" w:rsidP="00900C93" w:rsidRDefault="00900C93" w14:paraId="31D61FC0"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900C93" w:rsidP="00900C93" w:rsidRDefault="00900C93" w14:paraId="7E8CC3A4" w14:textId="77777777">
            <w:pPr>
              <w:widowControl w:val="0"/>
              <w:pBdr>
                <w:top w:val="nil"/>
                <w:left w:val="nil"/>
                <w:bottom w:val="nil"/>
                <w:right w:val="nil"/>
                <w:between w:val="nil"/>
              </w:pBdr>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900C93" w:rsidP="00900C93" w:rsidRDefault="00900C93" w14:paraId="793A61F0" w14:textId="77777777">
            <w:pPr>
              <w:widowControl w:val="0"/>
              <w:pBdr>
                <w:top w:val="nil"/>
                <w:left w:val="nil"/>
                <w:bottom w:val="nil"/>
                <w:right w:val="nil"/>
                <w:between w:val="nil"/>
              </w:pBdr>
              <w:spacing w:after="0" w:line="240" w:lineRule="auto"/>
            </w:pPr>
          </w:p>
        </w:tc>
      </w:tr>
      <w:tr w:rsidR="00900C93" w:rsidTr="63EF45B5" w14:paraId="3CC08C6D"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left w:val="single" w:color="000000" w:themeColor="text1" w:sz="8"/>
              <w:bottom w:val="single" w:color="000000" w:themeColor="text1" w:sz="8"/>
              <w:right w:val="single" w:color="000000" w:themeColor="text1" w:sz="8"/>
            </w:tcBorders>
            <w:shd w:val="clear" w:color="auto" w:fill="DEEBF6"/>
            <w:tcMar>
              <w:top w:w="100" w:type="dxa"/>
              <w:left w:w="100" w:type="dxa"/>
              <w:bottom w:w="100" w:type="dxa"/>
              <w:right w:w="100" w:type="dxa"/>
            </w:tcMar>
          </w:tcPr>
          <w:p w:rsidRPr="0067092A" w:rsidR="00900C93" w:rsidP="00900C93" w:rsidRDefault="00900C93" w14:paraId="644E1CC0" w14:textId="77777777">
            <w:pPr>
              <w:spacing w:after="0" w:line="240" w:lineRule="auto"/>
              <w:jc w:val="center"/>
              <w:rPr>
                <w:b/>
              </w:rPr>
            </w:pPr>
            <w:r w:rsidRPr="0067092A">
              <w:rPr>
                <w:b/>
              </w:rPr>
              <w:t>Additional Notes</w:t>
            </w: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900C93" w:rsidP="00900C93" w:rsidRDefault="00900C93" w14:paraId="23B1E358" w14:textId="2D55015A">
            <w:pPr>
              <w:widowControl w:val="0"/>
              <w:spacing w:after="0" w:line="240" w:lineRule="auto"/>
            </w:pPr>
          </w:p>
        </w:tc>
        <w:tc>
          <w:tcPr>
            <w:tcW w:w="403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0900C93" w:rsidP="00900C93" w:rsidRDefault="00900C93" w14:paraId="02821260" w14:textId="77777777">
            <w:pPr>
              <w:widowControl w:val="0"/>
              <w:spacing w:after="0" w:line="240" w:lineRule="auto"/>
            </w:pPr>
            <w:r>
              <w:t>3 days total:</w:t>
            </w:r>
          </w:p>
          <w:p w:rsidR="00900C93" w:rsidP="00900C93" w:rsidRDefault="00900C93" w14:paraId="53079D47" w14:textId="77777777">
            <w:pPr>
              <w:widowControl w:val="0"/>
              <w:spacing w:after="0" w:line="240" w:lineRule="auto"/>
            </w:pPr>
            <w:r>
              <w:t>Relative frequency (1 day)</w:t>
            </w:r>
          </w:p>
          <w:p w:rsidR="00900C93" w:rsidP="00900C93" w:rsidRDefault="00900C93" w14:paraId="662993AB" w14:textId="77777777">
            <w:pPr>
              <w:widowControl w:val="0"/>
              <w:spacing w:after="0" w:line="240" w:lineRule="auto"/>
            </w:pPr>
            <w:r>
              <w:t>Using tables to record sample size and counting (1 day)</w:t>
            </w:r>
          </w:p>
          <w:p w:rsidRPr="6F7F2E7A" w:rsidR="00900C93" w:rsidP="00900C93" w:rsidRDefault="00900C93" w14:paraId="66A87DF9" w14:textId="64130706">
            <w:pPr>
              <w:widowControl w:val="0"/>
              <w:spacing w:after="0" w:line="240" w:lineRule="auto"/>
              <w:rPr>
                <w:lang w:val="en-US"/>
              </w:rPr>
            </w:pPr>
            <w:r>
              <w:t>Using tree diagrams to represent multiple stages (1 day)</w:t>
            </w:r>
          </w:p>
        </w:tc>
        <w:tc>
          <w:tcPr>
            <w:tcW w:w="4032" w:type="dxa"/>
            <w:tcBorders>
              <w:top w:val="single" w:color="000000" w:themeColor="text1" w:sz="8"/>
              <w:left w:val="single" w:color="000000" w:themeColor="text1" w:sz="8"/>
              <w:bottom w:val="single" w:color="000000" w:themeColor="text1" w:sz="8"/>
              <w:right w:val="single" w:color="auto" w:sz="4" w:space="0"/>
            </w:tcBorders>
            <w:shd w:val="clear" w:color="auto" w:fill="D9D9D9" w:themeFill="background1" w:themeFillShade="D9"/>
            <w:tcMar>
              <w:top w:w="100" w:type="dxa"/>
              <w:left w:w="100" w:type="dxa"/>
              <w:bottom w:w="100" w:type="dxa"/>
              <w:right w:w="100" w:type="dxa"/>
            </w:tcMar>
          </w:tcPr>
          <w:p w:rsidR="00900C93" w:rsidP="00900C93" w:rsidRDefault="00900C93" w14:paraId="1F844928" w14:textId="49014D57">
            <w:pPr>
              <w:widowControl w:val="0"/>
              <w:pBdr>
                <w:top w:val="nil"/>
                <w:left w:val="nil"/>
                <w:bottom w:val="nil"/>
                <w:right w:val="nil"/>
                <w:between w:val="nil"/>
              </w:pBdr>
              <w:spacing w:after="0" w:line="240" w:lineRule="auto"/>
            </w:pPr>
            <w:r>
              <w:rPr>
                <w:lang w:val="en-US"/>
              </w:rPr>
              <w:t>Using RNT (1 day)</w:t>
            </w:r>
          </w:p>
        </w:tc>
        <w:tc>
          <w:tcPr>
            <w:tcW w:w="4032" w:type="dxa"/>
            <w:tcBorders>
              <w:top w:val="single" w:color="auto" w:sz="4" w:space="0"/>
              <w:left w:val="single" w:color="auto" w:sz="4" w:space="0"/>
              <w:bottom w:val="single" w:color="auto" w:sz="4" w:space="0"/>
              <w:right w:val="single" w:color="auto" w:sz="4" w:space="0"/>
            </w:tcBorders>
            <w:tcMar/>
          </w:tcPr>
          <w:p w:rsidR="00900C93" w:rsidP="00900C93" w:rsidRDefault="00900C93" w14:paraId="30F74A1D"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900C93" w:rsidP="00900C93" w:rsidRDefault="00900C93" w14:paraId="19E3186C"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900C93" w:rsidP="00900C93" w:rsidRDefault="00900C93" w14:paraId="382CB190" w14:textId="77777777">
            <w:pPr>
              <w:widowControl w:val="0"/>
              <w:pBdr>
                <w:top w:val="nil"/>
                <w:left w:val="nil"/>
                <w:bottom w:val="nil"/>
                <w:right w:val="nil"/>
                <w:between w:val="nil"/>
              </w:pBdr>
              <w:spacing w:after="0" w:line="240" w:lineRule="auto"/>
            </w:pPr>
          </w:p>
        </w:tc>
        <w:tc>
          <w:tcPr>
            <w:tcW w:w="4032" w:type="dxa"/>
            <w:gridSpan w:val="2"/>
            <w:tcBorders>
              <w:top w:val="single" w:color="auto" w:sz="4" w:space="0"/>
              <w:left w:val="single" w:color="auto" w:sz="4" w:space="0"/>
              <w:bottom w:val="single" w:color="auto" w:sz="4" w:space="0"/>
              <w:right w:val="single" w:color="auto" w:sz="4" w:space="0"/>
            </w:tcBorders>
            <w:tcMar/>
          </w:tcPr>
          <w:p w:rsidR="00900C93" w:rsidP="00900C93" w:rsidRDefault="00900C93" w14:paraId="25A4C259" w14:textId="77777777">
            <w:pPr>
              <w:widowControl w:val="0"/>
              <w:pBdr>
                <w:top w:val="nil"/>
                <w:left w:val="nil"/>
                <w:bottom w:val="nil"/>
                <w:right w:val="nil"/>
                <w:between w:val="nil"/>
              </w:pBdr>
              <w:spacing w:after="0" w:line="240" w:lineRule="auto"/>
            </w:pPr>
          </w:p>
        </w:tc>
      </w:tr>
    </w:tbl>
    <w:p w:rsidR="002347B9" w:rsidP="00E0509D" w:rsidRDefault="002347B9" w14:paraId="5648D20D" w14:textId="77777777"/>
    <w:p w:rsidR="00A840D2" w:rsidP="00E0509D" w:rsidRDefault="00A840D2" w14:paraId="651CBF02" w14:textId="77777777"/>
    <w:sectPr w:rsidR="00A840D2" w:rsidSect="000C0DA9">
      <w:pgSz w:w="31680" w:h="15840" w:orient="landscape" w:code="3"/>
      <w:pgMar w:top="720" w:right="720" w:bottom="720" w:left="720"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EB" w:author="Erik Brandon" w:date="2026-06-25T13:45:00Z" w:id="2">
    <w:p w:rsidR="006A6050" w:rsidP="006A6050" w:rsidRDefault="006A6050" w14:paraId="20C07336" w14:textId="77777777">
      <w:pPr>
        <w:pStyle w:val="CommentText"/>
      </w:pPr>
      <w:r>
        <w:rPr>
          <w:rStyle w:val="CommentReference"/>
        </w:rPr>
        <w:annotationRef/>
      </w:r>
      <w:r>
        <w:t>SUGGESTION: Consider revising to “</w:t>
      </w:r>
      <w:r>
        <w:rPr>
          <w:lang w:val="en-US"/>
        </w:rPr>
        <w:t>Understand probability as a measure of likelihood and informally describe the probability of an event by using a probability scale from impossible to certain.”</w:t>
      </w:r>
    </w:p>
  </w:comment>
  <w:comment w:initials="RK" w:author="Raena King" w:date="2026-06-24T09:36:00Z" w:id="3">
    <w:p w:rsidR="003A38BE" w:rsidP="003A38BE" w:rsidRDefault="003A38BE" w14:paraId="13FA06DC" w14:textId="1E588048">
      <w:r>
        <w:rPr>
          <w:rStyle w:val="CommentReference"/>
        </w:rPr>
        <w:annotationRef/>
      </w:r>
      <w:r>
        <w:rPr>
          <w:sz w:val="20"/>
          <w:szCs w:val="20"/>
        </w:rPr>
        <w:fldChar w:fldCharType="begin"/>
      </w:r>
      <w:r>
        <w:rPr>
          <w:sz w:val="20"/>
          <w:szCs w:val="20"/>
        </w:rPr>
        <w:instrText>HYPERLINK "mailto:Erik.Brandon@greatminds.org"</w:instrText>
      </w:r>
      <w:r>
        <w:rPr>
          <w:sz w:val="20"/>
          <w:szCs w:val="20"/>
        </w:rPr>
      </w:r>
      <w:bookmarkStart w:name="_@_C8C74E2C0C31F24BB56B4BADD07F23D9Z" w:id="4"/>
      <w:r>
        <w:rPr>
          <w:sz w:val="20"/>
          <w:szCs w:val="20"/>
        </w:rPr>
        <w:fldChar w:fldCharType="separate"/>
      </w:r>
      <w:bookmarkEnd w:id="4"/>
      <w:r w:rsidRPr="003A38BE">
        <w:rPr>
          <w:rStyle w:val="Mention"/>
          <w:noProof/>
          <w:sz w:val="20"/>
          <w:szCs w:val="20"/>
        </w:rPr>
        <w:t>@Erik Brandon</w:t>
      </w:r>
      <w:r>
        <w:rPr>
          <w:sz w:val="20"/>
          <w:szCs w:val="20"/>
        </w:rPr>
        <w:fldChar w:fldCharType="end"/>
      </w:r>
      <w:r>
        <w:rPr>
          <w:sz w:val="20"/>
          <w:szCs w:val="20"/>
        </w:rPr>
        <w:t xml:space="preserve"> Wondering if we want all this language here, or just stop after informally.</w:t>
      </w:r>
    </w:p>
  </w:comment>
  <w:comment w:initials="EB" w:author="Erik Brandon" w:date="2026-06-25T14:01:00Z" w:id="7">
    <w:p w:rsidR="00A81D90" w:rsidP="00A81D90" w:rsidRDefault="00A81D90" w14:paraId="0B4F411A" w14:textId="77777777">
      <w:pPr>
        <w:pStyle w:val="CommentText"/>
      </w:pPr>
      <w:r>
        <w:rPr>
          <w:rStyle w:val="CommentReference"/>
        </w:rPr>
        <w:annotationRef/>
      </w:r>
      <w:r>
        <w:t>SUGGESTION: All the plurals at the end of the sentence might make this hard to understand; consider a revision like “</w:t>
      </w:r>
      <w:r>
        <w:rPr>
          <w:lang w:val="en-US"/>
        </w:rPr>
        <w:t>Define probability and determine the probability of events for a single-stage experiment.”</w:t>
      </w:r>
    </w:p>
  </w:comment>
  <w:comment w:initials="EB" w:author="Erik Brandon" w:date="2026-06-25T14:04:00Z" w:id="8">
    <w:p w:rsidR="000F0FEB" w:rsidP="000F0FEB" w:rsidRDefault="000F0FEB" w14:paraId="1383204C" w14:textId="77777777">
      <w:pPr>
        <w:pStyle w:val="CommentText"/>
      </w:pPr>
      <w:r>
        <w:rPr>
          <w:rStyle w:val="CommentReference"/>
        </w:rPr>
        <w:annotationRef/>
      </w:r>
      <w:r>
        <w:t>SUGGESTION: Add in “by” and put a hyphen in “long-run”: Collect data from a single-stage chance experiment to calculate probability by using long-run relative frequency.</w:t>
      </w:r>
    </w:p>
  </w:comment>
  <w:comment w:initials="EB" w:author="Erik Brandon" w:date="2026-06-25T14:11:00Z" w:id="9">
    <w:p w:rsidR="000F0FEB" w:rsidP="000F0FEB" w:rsidRDefault="000F0FEB" w14:paraId="2061F688" w14:textId="77777777">
      <w:pPr>
        <w:pStyle w:val="CommentText"/>
      </w:pPr>
      <w:r>
        <w:rPr>
          <w:rStyle w:val="CommentReference"/>
        </w:rPr>
        <w:annotationRef/>
      </w:r>
      <w:r>
        <w:t>SUGGESTION: It’s unclear whether “in multistage chance experiments” applies to “represent sample spaces” or just the end of the sentence. If this keeps the intended meaning, consider a revision like “</w:t>
      </w:r>
      <w:r>
        <w:rPr>
          <w:lang w:val="en-US"/>
        </w:rPr>
        <w:t>Represent sample spaces to find or estimate probabilities of events in multi-stage chance experiments “</w:t>
      </w:r>
    </w:p>
  </w:comment>
  <w:comment w:initials="DS" w:author="Danielle Stantoznik" w:date="2026-06-23T11:50:00Z" w:id="10">
    <w:p w:rsidR="00FE1D85" w:rsidP="00FE1D85" w:rsidRDefault="00FE1D85" w14:paraId="34640466" w14:textId="77777777">
      <w:r>
        <w:rPr>
          <w:rStyle w:val="CommentReference"/>
        </w:rPr>
        <w:annotationRef/>
      </w:r>
      <w:r>
        <w:rPr>
          <w:sz w:val="20"/>
          <w:szCs w:val="20"/>
        </w:rPr>
        <w:t>these are provisionally orange. checking in with team about it. will update when i hear back. otherwise ladder is signed off.</w:t>
      </w:r>
    </w:p>
  </w:comment>
  <w:comment xmlns:w="http://schemas.openxmlformats.org/wordprocessingml/2006/main" w:initials="D(" w:author="Drew Corley (Contractor)" w:date="2026-07-07T13:45:34" w:id="624107589">
    <w:p xmlns:w14="http://schemas.microsoft.com/office/word/2010/wordml" xmlns:w="http://schemas.openxmlformats.org/wordprocessingml/2006/main" w:rsidR="7752EE68" w:rsidRDefault="1A2C7F19" w14:paraId="012D3183" w14:textId="40B0D4B7">
      <w:pPr>
        <w:pStyle w:val="CommentText"/>
      </w:pPr>
      <w:r>
        <w:rPr>
          <w:rStyle w:val="CommentReference"/>
        </w:rPr>
        <w:annotationRef/>
      </w:r>
      <w:r w:rsidRPr="121EAC9D" w:rsidR="1EE422EC">
        <w:t>even if internal only, suggest calling this "Likelihood Scale" to avoid confusion with the more proper numerical Probability Scale of 0-1</w:t>
      </w:r>
    </w:p>
  </w:comment>
</w:comments>
</file>

<file path=word/commentsExtended.xml><?xml version="1.0" encoding="utf-8"?>
<w15:commentsEx xmlns:mc="http://schemas.openxmlformats.org/markup-compatibility/2006" xmlns:w15="http://schemas.microsoft.com/office/word/2012/wordml" mc:Ignorable="w15">
  <w15:commentEx w15:done="0" w15:paraId="20C07336"/>
  <w15:commentEx w15:done="0" w15:paraId="13FA06DC"/>
  <w15:commentEx w15:done="0" w15:paraId="0B4F411A"/>
  <w15:commentEx w15:done="0" w15:paraId="1383204C"/>
  <w15:commentEx w15:done="0" w15:paraId="2061F688"/>
  <w15:commentEx w15:done="0" w15:paraId="34640466"/>
  <w15:commentEx w15:done="0" w15:paraId="012D318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FEF2CD0" w16cex:dateUtc="2026-06-25T18:45:00Z"/>
  <w16cex:commentExtensible w16cex:durableId="31401044" w16cex:dateUtc="2026-06-24T13:36:00Z"/>
  <w16cex:commentExtensible w16cex:durableId="51B98D66" w16cex:dateUtc="2026-06-25T19:01:00Z"/>
  <w16cex:commentExtensible w16cex:durableId="005B1574" w16cex:dateUtc="2026-06-25T19:04:00Z"/>
  <w16cex:commentExtensible w16cex:durableId="49A5DF36" w16cex:dateUtc="2026-06-25T19:11:00Z"/>
  <w16cex:commentExtensible w16cex:durableId="795FF578" w16cex:dateUtc="2026-06-23T16:50:00Z"/>
  <w16cex:commentExtensible w16cex:durableId="66724F3B" w16cex:dateUtc="2026-07-07T17:45:34.052Z"/>
</w16cex:commentsExtensible>
</file>

<file path=word/commentsIds.xml><?xml version="1.0" encoding="utf-8"?>
<w16cid:commentsIds xmlns:mc="http://schemas.openxmlformats.org/markup-compatibility/2006" xmlns:w16cid="http://schemas.microsoft.com/office/word/2016/wordml/cid" mc:Ignorable="w16cid">
  <w16cid:commentId w16cid:paraId="20C07336" w16cid:durableId="6FEF2CD0"/>
  <w16cid:commentId w16cid:paraId="13FA06DC" w16cid:durableId="31401044"/>
  <w16cid:commentId w16cid:paraId="0B4F411A" w16cid:durableId="51B98D66"/>
  <w16cid:commentId w16cid:paraId="1383204C" w16cid:durableId="005B1574"/>
  <w16cid:commentId w16cid:paraId="2061F688" w16cid:durableId="49A5DF36"/>
  <w16cid:commentId w16cid:paraId="34640466" w16cid:durableId="795FF578"/>
  <w16cid:commentId w16cid:paraId="012D3183" w16cid:durableId="66724F3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w:fontKey="{05002C53-332D-4621-A758-9C01BE283583}" r:id="rId1"/>
    <w:embedBold w:fontKey="{01102A4B-1176-4C8B-9499-7CE0189AE7AA}" r:id="rId2"/>
    <w:embedItalic w:fontKey="{1D7D921C-901D-476D-80F0-51D6579670F6}" r:id="rId3"/>
    <w:embedBoldItalic w:fontKey="{7571B86F-BD69-4356-80F3-B4D8B7D9BC50}" r:id="rId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embedItalic w:fontKey="{09876400-CA4A-4EE9-96E1-19144CECB999}" r:id="rId5"/>
  </w:font>
  <w:font w:name="Cambria">
    <w:panose1 w:val="02040503050406030204"/>
    <w:charset w:val="00"/>
    <w:family w:val="roman"/>
    <w:pitch w:val="variable"/>
    <w:sig w:usb0="E00006FF" w:usb1="420024FF" w:usb2="02000000" w:usb3="00000000" w:csb0="0000019F" w:csb1="00000000"/>
    <w:embedRegular w:fontKey="{F0FE5BE4-159E-4B8B-87BA-B75BB6DB106A}" r:id="rId6"/>
    <w:embedBold w:fontKey="{ECC59531-1FC7-4448-BF48-760D5CC8493A}" r:id="rId7"/>
  </w:font>
  <w:font w:name="Cambria Math">
    <w:panose1 w:val="02040503050406030204"/>
    <w:charset w:val="00"/>
    <w:family w:val="roman"/>
    <w:pitch w:val="variable"/>
    <w:sig w:usb0="E00006FF" w:usb1="420024FF" w:usb2="02000000" w:usb3="00000000" w:csb0="0000019F" w:csb1="00000000"/>
    <w:embedRegular w:fontKey="{5EBEE483-4F21-404E-AA82-BF0A805719E8}" r:id="rId8"/>
    <w:embedItalic w:fontKey="{6164B275-A6CB-43AA-A674-58D4DB98913F}" r:id="rId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05DC"/>
    <w:multiLevelType w:val="hybridMultilevel"/>
    <w:tmpl w:val="BED8E64E"/>
    <w:lvl w:ilvl="0" w:tplc="9F667F1C">
      <w:start w:val="3"/>
      <w:numFmt w:val="bullet"/>
      <w:lvlText w:val="-"/>
      <w:lvlJc w:val="left"/>
      <w:pPr>
        <w:ind w:left="720" w:hanging="360"/>
      </w:pPr>
      <w:rPr>
        <w:rFonts w:hint="default" w:ascii="Calibri" w:hAnsi="Calibri" w:eastAsia="Calibri"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033EE0"/>
    <w:multiLevelType w:val="hybridMultilevel"/>
    <w:tmpl w:val="8AC295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A9C2472"/>
    <w:multiLevelType w:val="multilevel"/>
    <w:tmpl w:val="E5629110"/>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3" w15:restartNumberingAfterBreak="0">
    <w:nsid w:val="162F3EC7"/>
    <w:multiLevelType w:val="multilevel"/>
    <w:tmpl w:val="12A6AE24"/>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4" w15:restartNumberingAfterBreak="0">
    <w:nsid w:val="1DDC344A"/>
    <w:multiLevelType w:val="multilevel"/>
    <w:tmpl w:val="12A6AE24"/>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5" w15:restartNumberingAfterBreak="0">
    <w:nsid w:val="1DFE5E29"/>
    <w:multiLevelType w:val="hybridMultilevel"/>
    <w:tmpl w:val="3022EA6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1F664375"/>
    <w:multiLevelType w:val="hybridMultilevel"/>
    <w:tmpl w:val="3F5409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F7F768D"/>
    <w:multiLevelType w:val="hybridMultilevel"/>
    <w:tmpl w:val="1238437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9E15E9F"/>
    <w:multiLevelType w:val="hybridMultilevel"/>
    <w:tmpl w:val="6470A47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2A4256EB"/>
    <w:multiLevelType w:val="multilevel"/>
    <w:tmpl w:val="5FF836D0"/>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10" w15:restartNumberingAfterBreak="0">
    <w:nsid w:val="2D206D48"/>
    <w:multiLevelType w:val="hybridMultilevel"/>
    <w:tmpl w:val="0876E6A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30031473"/>
    <w:multiLevelType w:val="multilevel"/>
    <w:tmpl w:val="751881CC"/>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2" w15:restartNumberingAfterBreak="0">
    <w:nsid w:val="336F7944"/>
    <w:multiLevelType w:val="multilevel"/>
    <w:tmpl w:val="DE10B92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3" w15:restartNumberingAfterBreak="0">
    <w:nsid w:val="35A71237"/>
    <w:multiLevelType w:val="hybridMultilevel"/>
    <w:tmpl w:val="0A42051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5DC6FF2"/>
    <w:multiLevelType w:val="multilevel"/>
    <w:tmpl w:val="E2D0F11C"/>
    <w:lvl w:ilvl="0">
      <w:start w:val="1"/>
      <w:numFmt w:val="bullet"/>
      <w:lvlText w:val="●"/>
      <w:lvlJc w:val="left"/>
      <w:pPr>
        <w:ind w:left="1080" w:hanging="360"/>
      </w:pPr>
      <w:rPr>
        <w:rFonts w:ascii="Noto Sans Symbols" w:hAnsi="Noto Sans Symbols" w:eastAsia="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393324E5"/>
    <w:multiLevelType w:val="multilevel"/>
    <w:tmpl w:val="3EE2F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9412C02"/>
    <w:multiLevelType w:val="multilevel"/>
    <w:tmpl w:val="24DC7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F6074D7"/>
    <w:multiLevelType w:val="hybridMultilevel"/>
    <w:tmpl w:val="455AFFA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8" w15:restartNumberingAfterBreak="0">
    <w:nsid w:val="427006A6"/>
    <w:multiLevelType w:val="hybridMultilevel"/>
    <w:tmpl w:val="0886521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4FA6794"/>
    <w:multiLevelType w:val="hybridMultilevel"/>
    <w:tmpl w:val="A9B2BB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D8E0D86"/>
    <w:multiLevelType w:val="hybridMultilevel"/>
    <w:tmpl w:val="0FEE8A0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1" w15:restartNumberingAfterBreak="0">
    <w:nsid w:val="4DC00FA6"/>
    <w:multiLevelType w:val="multilevel"/>
    <w:tmpl w:val="12A6AE2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2A124A7"/>
    <w:multiLevelType w:val="hybridMultilevel"/>
    <w:tmpl w:val="93AE2138"/>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AA47DBD"/>
    <w:multiLevelType w:val="multilevel"/>
    <w:tmpl w:val="12A6AE24"/>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4" w15:restartNumberingAfterBreak="0">
    <w:nsid w:val="5D00258E"/>
    <w:multiLevelType w:val="hybridMultilevel"/>
    <w:tmpl w:val="FBC2CD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60A32360"/>
    <w:multiLevelType w:val="multilevel"/>
    <w:tmpl w:val="7752E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1734416"/>
    <w:multiLevelType w:val="hybridMultilevel"/>
    <w:tmpl w:val="73B41F3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7" w15:restartNumberingAfterBreak="0">
    <w:nsid w:val="62C57D6A"/>
    <w:multiLevelType w:val="hybridMultilevel"/>
    <w:tmpl w:val="532C3E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64AF67BA"/>
    <w:multiLevelType w:val="hybridMultilevel"/>
    <w:tmpl w:val="529A3E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66342FA6"/>
    <w:multiLevelType w:val="hybridMultilevel"/>
    <w:tmpl w:val="58228E6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0" w15:restartNumberingAfterBreak="0">
    <w:nsid w:val="6B026C38"/>
    <w:multiLevelType w:val="hybridMultilevel"/>
    <w:tmpl w:val="CCAA19D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1" w15:restartNumberingAfterBreak="0">
    <w:nsid w:val="714E0440"/>
    <w:multiLevelType w:val="hybridMultilevel"/>
    <w:tmpl w:val="686A2374"/>
    <w:lvl w:ilvl="0" w:tplc="BA501516">
      <w:start w:val="1"/>
      <w:numFmt w:val="bullet"/>
      <w:lvlText w:val="-"/>
      <w:lvlJc w:val="left"/>
      <w:pPr>
        <w:ind w:left="720" w:hanging="360"/>
      </w:pPr>
      <w:rPr>
        <w:rFonts w:hint="default" w:ascii="Calibri" w:hAnsi="Calibri" w:eastAsia="Calibri"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7348560A"/>
    <w:multiLevelType w:val="multilevel"/>
    <w:tmpl w:val="EAE26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38F7465"/>
    <w:multiLevelType w:val="multilevel"/>
    <w:tmpl w:val="29BC5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FB69D9"/>
    <w:multiLevelType w:val="multilevel"/>
    <w:tmpl w:val="12A6AE24"/>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35" w15:restartNumberingAfterBreak="0">
    <w:nsid w:val="76266051"/>
    <w:multiLevelType w:val="multilevel"/>
    <w:tmpl w:val="BD7E33E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87F72D0"/>
    <w:multiLevelType w:val="hybridMultilevel"/>
    <w:tmpl w:val="84F42CD6"/>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7" w15:restartNumberingAfterBreak="0">
    <w:nsid w:val="79B9099F"/>
    <w:multiLevelType w:val="hybridMultilevel"/>
    <w:tmpl w:val="9782041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8" w15:restartNumberingAfterBreak="0">
    <w:nsid w:val="7A904294"/>
    <w:multiLevelType w:val="multilevel"/>
    <w:tmpl w:val="12A6AE24"/>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39" w15:restartNumberingAfterBreak="0">
    <w:nsid w:val="7CA803F9"/>
    <w:multiLevelType w:val="multilevel"/>
    <w:tmpl w:val="18ACCEE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F356561"/>
    <w:multiLevelType w:val="multilevel"/>
    <w:tmpl w:val="10B08B7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353650081">
    <w:abstractNumId w:val="25"/>
  </w:num>
  <w:num w:numId="2" w16cid:durableId="647634063">
    <w:abstractNumId w:val="35"/>
  </w:num>
  <w:num w:numId="3" w16cid:durableId="172307188">
    <w:abstractNumId w:val="9"/>
  </w:num>
  <w:num w:numId="4" w16cid:durableId="182595535">
    <w:abstractNumId w:val="11"/>
  </w:num>
  <w:num w:numId="5" w16cid:durableId="3896571">
    <w:abstractNumId w:val="14"/>
  </w:num>
  <w:num w:numId="6" w16cid:durableId="943268877">
    <w:abstractNumId w:val="12"/>
  </w:num>
  <w:num w:numId="7" w16cid:durableId="1484739697">
    <w:abstractNumId w:val="16"/>
  </w:num>
  <w:num w:numId="8" w16cid:durableId="885876548">
    <w:abstractNumId w:val="15"/>
  </w:num>
  <w:num w:numId="9" w16cid:durableId="668748640">
    <w:abstractNumId w:val="32"/>
  </w:num>
  <w:num w:numId="10" w16cid:durableId="516965821">
    <w:abstractNumId w:val="39"/>
  </w:num>
  <w:num w:numId="11" w16cid:durableId="1035689103">
    <w:abstractNumId w:val="40"/>
  </w:num>
  <w:num w:numId="12" w16cid:durableId="1055203823">
    <w:abstractNumId w:val="37"/>
  </w:num>
  <w:num w:numId="13" w16cid:durableId="1702587974">
    <w:abstractNumId w:val="19"/>
  </w:num>
  <w:num w:numId="14" w16cid:durableId="110632253">
    <w:abstractNumId w:val="21"/>
  </w:num>
  <w:num w:numId="15" w16cid:durableId="128400004">
    <w:abstractNumId w:val="33"/>
  </w:num>
  <w:num w:numId="16" w16cid:durableId="1756705823">
    <w:abstractNumId w:val="18"/>
  </w:num>
  <w:num w:numId="17" w16cid:durableId="1407721893">
    <w:abstractNumId w:val="26"/>
  </w:num>
  <w:num w:numId="18" w16cid:durableId="1504051982">
    <w:abstractNumId w:val="28"/>
  </w:num>
  <w:num w:numId="19" w16cid:durableId="532308845">
    <w:abstractNumId w:val="1"/>
  </w:num>
  <w:num w:numId="20" w16cid:durableId="1970014333">
    <w:abstractNumId w:val="22"/>
  </w:num>
  <w:num w:numId="21" w16cid:durableId="1613366565">
    <w:abstractNumId w:val="2"/>
  </w:num>
  <w:num w:numId="22" w16cid:durableId="287661206">
    <w:abstractNumId w:val="5"/>
  </w:num>
  <w:num w:numId="23" w16cid:durableId="1087531037">
    <w:abstractNumId w:val="34"/>
  </w:num>
  <w:num w:numId="24" w16cid:durableId="1171795486">
    <w:abstractNumId w:val="38"/>
  </w:num>
  <w:num w:numId="25" w16cid:durableId="359546744">
    <w:abstractNumId w:val="6"/>
  </w:num>
  <w:num w:numId="26" w16cid:durableId="794058910">
    <w:abstractNumId w:val="27"/>
  </w:num>
  <w:num w:numId="27" w16cid:durableId="1474247818">
    <w:abstractNumId w:val="20"/>
  </w:num>
  <w:num w:numId="28" w16cid:durableId="256332208">
    <w:abstractNumId w:val="7"/>
  </w:num>
  <w:num w:numId="29" w16cid:durableId="196892238">
    <w:abstractNumId w:val="10"/>
  </w:num>
  <w:num w:numId="30" w16cid:durableId="1268078856">
    <w:abstractNumId w:val="24"/>
  </w:num>
  <w:num w:numId="31" w16cid:durableId="388725717">
    <w:abstractNumId w:val="29"/>
  </w:num>
  <w:num w:numId="32" w16cid:durableId="1765758023">
    <w:abstractNumId w:val="30"/>
  </w:num>
  <w:num w:numId="33" w16cid:durableId="1962034554">
    <w:abstractNumId w:val="3"/>
  </w:num>
  <w:num w:numId="34" w16cid:durableId="1732146144">
    <w:abstractNumId w:val="4"/>
  </w:num>
  <w:num w:numId="35" w16cid:durableId="459998219">
    <w:abstractNumId w:val="23"/>
  </w:num>
  <w:num w:numId="36" w16cid:durableId="367026710">
    <w:abstractNumId w:val="17"/>
  </w:num>
  <w:num w:numId="37" w16cid:durableId="1079130633">
    <w:abstractNumId w:val="8"/>
  </w:num>
  <w:num w:numId="38" w16cid:durableId="1221789494">
    <w:abstractNumId w:val="0"/>
  </w:num>
  <w:num w:numId="39" w16cid:durableId="47339944">
    <w:abstractNumId w:val="31"/>
  </w:num>
  <w:num w:numId="40" w16cid:durableId="1596131029">
    <w:abstractNumId w:val="36"/>
  </w:num>
  <w:num w:numId="41" w16cid:durableId="905798673">
    <w:abstractNumId w:val="13"/>
  </w:num>
</w:numbering>
</file>

<file path=word/people.xml><?xml version="1.0" encoding="utf-8"?>
<w15:people xmlns:mc="http://schemas.openxmlformats.org/markup-compatibility/2006" xmlns:w15="http://schemas.microsoft.com/office/word/2012/wordml" mc:Ignorable="w15">
  <w15:person w15:author="Erik Brandon">
    <w15:presenceInfo w15:providerId="AD" w15:userId="S::Erik.Brandon@greatminds.org::b2c2c15c-aa94-4534-bdbf-4451f24d8fe8"/>
  </w15:person>
  <w15:person w15:author="Raena King">
    <w15:presenceInfo w15:providerId="AD" w15:userId="S::Raena.King@greatminds.org::0c9a020c-861c-46ac-8416-f14de917518a"/>
  </w15:person>
  <w15:person w15:author="Danielle Stantoznik">
    <w15:presenceInfo w15:providerId="AD" w15:userId="S::Danielle.Stantoznik@greatminds.org::7e9bceea-499f-482b-82de-484ae48fa658"/>
  </w15:person>
  <w15:person w15:author="Drew Corley (Contractor)">
    <w15:presenceInfo w15:providerId="AD" w15:userId="S::drew.corley@greatminds.org::60263ef9-8a6b-4390-a4dd-f76af3957f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47A"/>
    <w:rsid w:val="00000C47"/>
    <w:rsid w:val="0001076B"/>
    <w:rsid w:val="00013460"/>
    <w:rsid w:val="00013AFE"/>
    <w:rsid w:val="00013E5B"/>
    <w:rsid w:val="0001600E"/>
    <w:rsid w:val="000175F4"/>
    <w:rsid w:val="0002499F"/>
    <w:rsid w:val="00025890"/>
    <w:rsid w:val="00027B38"/>
    <w:rsid w:val="000303F2"/>
    <w:rsid w:val="00031850"/>
    <w:rsid w:val="000326BD"/>
    <w:rsid w:val="00032B81"/>
    <w:rsid w:val="0003438A"/>
    <w:rsid w:val="00034F6C"/>
    <w:rsid w:val="00040687"/>
    <w:rsid w:val="000472A6"/>
    <w:rsid w:val="00047BE0"/>
    <w:rsid w:val="00052D5A"/>
    <w:rsid w:val="000531F2"/>
    <w:rsid w:val="000549FC"/>
    <w:rsid w:val="00055FD0"/>
    <w:rsid w:val="00057798"/>
    <w:rsid w:val="00060DF0"/>
    <w:rsid w:val="00065416"/>
    <w:rsid w:val="000705A0"/>
    <w:rsid w:val="00072129"/>
    <w:rsid w:val="0007667B"/>
    <w:rsid w:val="000778F4"/>
    <w:rsid w:val="0007796B"/>
    <w:rsid w:val="00086B12"/>
    <w:rsid w:val="00087089"/>
    <w:rsid w:val="00090890"/>
    <w:rsid w:val="00091670"/>
    <w:rsid w:val="000A235C"/>
    <w:rsid w:val="000A26EF"/>
    <w:rsid w:val="000A6278"/>
    <w:rsid w:val="000B1523"/>
    <w:rsid w:val="000B2832"/>
    <w:rsid w:val="000B63B6"/>
    <w:rsid w:val="000B69D4"/>
    <w:rsid w:val="000C0DA9"/>
    <w:rsid w:val="000C2F9D"/>
    <w:rsid w:val="000D2F05"/>
    <w:rsid w:val="000D3DB7"/>
    <w:rsid w:val="000D3E7D"/>
    <w:rsid w:val="000D53CD"/>
    <w:rsid w:val="000D6AA3"/>
    <w:rsid w:val="000D77FC"/>
    <w:rsid w:val="000E29F6"/>
    <w:rsid w:val="000E5795"/>
    <w:rsid w:val="000F0CB6"/>
    <w:rsid w:val="000F0FEB"/>
    <w:rsid w:val="000F147F"/>
    <w:rsid w:val="000F201B"/>
    <w:rsid w:val="000F20EE"/>
    <w:rsid w:val="000F43A2"/>
    <w:rsid w:val="000F5E59"/>
    <w:rsid w:val="001043CE"/>
    <w:rsid w:val="0011086C"/>
    <w:rsid w:val="00112008"/>
    <w:rsid w:val="001124A6"/>
    <w:rsid w:val="00116F5D"/>
    <w:rsid w:val="00122156"/>
    <w:rsid w:val="00124050"/>
    <w:rsid w:val="0012462A"/>
    <w:rsid w:val="00132B51"/>
    <w:rsid w:val="0013423E"/>
    <w:rsid w:val="00136CAB"/>
    <w:rsid w:val="00140645"/>
    <w:rsid w:val="00140D7D"/>
    <w:rsid w:val="001433A0"/>
    <w:rsid w:val="001448D8"/>
    <w:rsid w:val="00153A66"/>
    <w:rsid w:val="00157DDE"/>
    <w:rsid w:val="00160E02"/>
    <w:rsid w:val="0016147A"/>
    <w:rsid w:val="001614B5"/>
    <w:rsid w:val="00162D53"/>
    <w:rsid w:val="001641DD"/>
    <w:rsid w:val="001650EA"/>
    <w:rsid w:val="00173DF5"/>
    <w:rsid w:val="00175033"/>
    <w:rsid w:val="001757F6"/>
    <w:rsid w:val="00176713"/>
    <w:rsid w:val="00187F1D"/>
    <w:rsid w:val="001906B5"/>
    <w:rsid w:val="00190BD4"/>
    <w:rsid w:val="0019492D"/>
    <w:rsid w:val="0019579B"/>
    <w:rsid w:val="00197302"/>
    <w:rsid w:val="001B005C"/>
    <w:rsid w:val="001B0362"/>
    <w:rsid w:val="001B089E"/>
    <w:rsid w:val="001B42B0"/>
    <w:rsid w:val="001C724D"/>
    <w:rsid w:val="001D7A6E"/>
    <w:rsid w:val="001E05E5"/>
    <w:rsid w:val="001E77E6"/>
    <w:rsid w:val="001F0313"/>
    <w:rsid w:val="001F0618"/>
    <w:rsid w:val="001F2550"/>
    <w:rsid w:val="001F64DC"/>
    <w:rsid w:val="00200B61"/>
    <w:rsid w:val="0020561E"/>
    <w:rsid w:val="00207DA9"/>
    <w:rsid w:val="00210D57"/>
    <w:rsid w:val="0021167E"/>
    <w:rsid w:val="00211BB4"/>
    <w:rsid w:val="00212D6B"/>
    <w:rsid w:val="00214411"/>
    <w:rsid w:val="00217CAC"/>
    <w:rsid w:val="00223C69"/>
    <w:rsid w:val="0022421B"/>
    <w:rsid w:val="00225E53"/>
    <w:rsid w:val="00230036"/>
    <w:rsid w:val="00230577"/>
    <w:rsid w:val="002347B9"/>
    <w:rsid w:val="00244620"/>
    <w:rsid w:val="00253ADB"/>
    <w:rsid w:val="0025538D"/>
    <w:rsid w:val="00260515"/>
    <w:rsid w:val="0026482B"/>
    <w:rsid w:val="00265A70"/>
    <w:rsid w:val="00271CE4"/>
    <w:rsid w:val="0027399A"/>
    <w:rsid w:val="002741B9"/>
    <w:rsid w:val="002805D1"/>
    <w:rsid w:val="0028199A"/>
    <w:rsid w:val="002902B6"/>
    <w:rsid w:val="00291445"/>
    <w:rsid w:val="0029670C"/>
    <w:rsid w:val="002976E2"/>
    <w:rsid w:val="002A297C"/>
    <w:rsid w:val="002A65B0"/>
    <w:rsid w:val="002B1BF3"/>
    <w:rsid w:val="002B2D78"/>
    <w:rsid w:val="002C3315"/>
    <w:rsid w:val="002D2D4A"/>
    <w:rsid w:val="002D38B5"/>
    <w:rsid w:val="002D6786"/>
    <w:rsid w:val="002E2C4D"/>
    <w:rsid w:val="002E426A"/>
    <w:rsid w:val="002E5D42"/>
    <w:rsid w:val="002E5E46"/>
    <w:rsid w:val="002E6F0A"/>
    <w:rsid w:val="002F4F4E"/>
    <w:rsid w:val="002F5EFC"/>
    <w:rsid w:val="00303A0B"/>
    <w:rsid w:val="00306B57"/>
    <w:rsid w:val="003129F4"/>
    <w:rsid w:val="00314BD4"/>
    <w:rsid w:val="003209B8"/>
    <w:rsid w:val="00324FDD"/>
    <w:rsid w:val="00325111"/>
    <w:rsid w:val="00330E5B"/>
    <w:rsid w:val="00336047"/>
    <w:rsid w:val="00340F06"/>
    <w:rsid w:val="003426B7"/>
    <w:rsid w:val="00343E3D"/>
    <w:rsid w:val="00354B88"/>
    <w:rsid w:val="00357D61"/>
    <w:rsid w:val="003607C6"/>
    <w:rsid w:val="003617B3"/>
    <w:rsid w:val="003624BC"/>
    <w:rsid w:val="0036433A"/>
    <w:rsid w:val="00372658"/>
    <w:rsid w:val="0037280F"/>
    <w:rsid w:val="00373C31"/>
    <w:rsid w:val="00374316"/>
    <w:rsid w:val="0037655A"/>
    <w:rsid w:val="00380A9B"/>
    <w:rsid w:val="003845EA"/>
    <w:rsid w:val="00387FD0"/>
    <w:rsid w:val="00392862"/>
    <w:rsid w:val="0039685C"/>
    <w:rsid w:val="003A38BE"/>
    <w:rsid w:val="003A7C71"/>
    <w:rsid w:val="003B131E"/>
    <w:rsid w:val="003B30BD"/>
    <w:rsid w:val="003B3519"/>
    <w:rsid w:val="003B4E93"/>
    <w:rsid w:val="003B74CE"/>
    <w:rsid w:val="003C1A33"/>
    <w:rsid w:val="003C3B90"/>
    <w:rsid w:val="003C59E0"/>
    <w:rsid w:val="003D2E75"/>
    <w:rsid w:val="003D4473"/>
    <w:rsid w:val="003D60AA"/>
    <w:rsid w:val="003E04B4"/>
    <w:rsid w:val="003E129A"/>
    <w:rsid w:val="003E2F7C"/>
    <w:rsid w:val="003E38B2"/>
    <w:rsid w:val="003E6547"/>
    <w:rsid w:val="003E6A1D"/>
    <w:rsid w:val="003E76BE"/>
    <w:rsid w:val="003F34B4"/>
    <w:rsid w:val="003F4C1D"/>
    <w:rsid w:val="003F5B04"/>
    <w:rsid w:val="003F666C"/>
    <w:rsid w:val="00400024"/>
    <w:rsid w:val="00400EF4"/>
    <w:rsid w:val="00405313"/>
    <w:rsid w:val="00412236"/>
    <w:rsid w:val="004133C9"/>
    <w:rsid w:val="00414C8D"/>
    <w:rsid w:val="0041606F"/>
    <w:rsid w:val="00417D96"/>
    <w:rsid w:val="004201BA"/>
    <w:rsid w:val="0042399D"/>
    <w:rsid w:val="0043131B"/>
    <w:rsid w:val="00435C5A"/>
    <w:rsid w:val="004360CD"/>
    <w:rsid w:val="004367D0"/>
    <w:rsid w:val="00440D6E"/>
    <w:rsid w:val="00441563"/>
    <w:rsid w:val="00442F4E"/>
    <w:rsid w:val="004500C0"/>
    <w:rsid w:val="00450845"/>
    <w:rsid w:val="00451B71"/>
    <w:rsid w:val="0045302C"/>
    <w:rsid w:val="0045428F"/>
    <w:rsid w:val="00457941"/>
    <w:rsid w:val="00461060"/>
    <w:rsid w:val="004623B9"/>
    <w:rsid w:val="00470292"/>
    <w:rsid w:val="00474E54"/>
    <w:rsid w:val="004811B6"/>
    <w:rsid w:val="00482F23"/>
    <w:rsid w:val="004839C5"/>
    <w:rsid w:val="004A1B26"/>
    <w:rsid w:val="004A6405"/>
    <w:rsid w:val="004B344C"/>
    <w:rsid w:val="004B3A8F"/>
    <w:rsid w:val="004C1825"/>
    <w:rsid w:val="004C18C2"/>
    <w:rsid w:val="004C5473"/>
    <w:rsid w:val="004C7E22"/>
    <w:rsid w:val="004D403A"/>
    <w:rsid w:val="004D4CE8"/>
    <w:rsid w:val="004D63AE"/>
    <w:rsid w:val="004E1762"/>
    <w:rsid w:val="004E2C38"/>
    <w:rsid w:val="004E2D55"/>
    <w:rsid w:val="004E3550"/>
    <w:rsid w:val="004E49D5"/>
    <w:rsid w:val="004E676F"/>
    <w:rsid w:val="004F259D"/>
    <w:rsid w:val="004F2C94"/>
    <w:rsid w:val="004F536D"/>
    <w:rsid w:val="005055A1"/>
    <w:rsid w:val="00511A8F"/>
    <w:rsid w:val="0051441A"/>
    <w:rsid w:val="005148BE"/>
    <w:rsid w:val="00514DC9"/>
    <w:rsid w:val="00522C91"/>
    <w:rsid w:val="0052526A"/>
    <w:rsid w:val="00534876"/>
    <w:rsid w:val="00535EC4"/>
    <w:rsid w:val="00536237"/>
    <w:rsid w:val="00544809"/>
    <w:rsid w:val="00554D10"/>
    <w:rsid w:val="00563E1A"/>
    <w:rsid w:val="00571A96"/>
    <w:rsid w:val="00573EDD"/>
    <w:rsid w:val="005750E9"/>
    <w:rsid w:val="005775B7"/>
    <w:rsid w:val="00581369"/>
    <w:rsid w:val="005854A6"/>
    <w:rsid w:val="005856EE"/>
    <w:rsid w:val="00592423"/>
    <w:rsid w:val="00593BDC"/>
    <w:rsid w:val="00593D13"/>
    <w:rsid w:val="00595193"/>
    <w:rsid w:val="005979E9"/>
    <w:rsid w:val="005A4D52"/>
    <w:rsid w:val="005A4DC0"/>
    <w:rsid w:val="005B2E42"/>
    <w:rsid w:val="005B333F"/>
    <w:rsid w:val="005B35B5"/>
    <w:rsid w:val="005B6481"/>
    <w:rsid w:val="005B6552"/>
    <w:rsid w:val="005B7547"/>
    <w:rsid w:val="005C08BC"/>
    <w:rsid w:val="005C1D6A"/>
    <w:rsid w:val="005D0A9B"/>
    <w:rsid w:val="005D7FF6"/>
    <w:rsid w:val="005E5D02"/>
    <w:rsid w:val="005F0E1B"/>
    <w:rsid w:val="005F38C8"/>
    <w:rsid w:val="00600632"/>
    <w:rsid w:val="006064DF"/>
    <w:rsid w:val="006070A0"/>
    <w:rsid w:val="00610250"/>
    <w:rsid w:val="006150A0"/>
    <w:rsid w:val="00617DA8"/>
    <w:rsid w:val="006237B4"/>
    <w:rsid w:val="00634B37"/>
    <w:rsid w:val="00635DDC"/>
    <w:rsid w:val="00636F65"/>
    <w:rsid w:val="006371FE"/>
    <w:rsid w:val="0066123A"/>
    <w:rsid w:val="00662CF8"/>
    <w:rsid w:val="006666C1"/>
    <w:rsid w:val="0067092A"/>
    <w:rsid w:val="00684D2A"/>
    <w:rsid w:val="006872CF"/>
    <w:rsid w:val="006909F6"/>
    <w:rsid w:val="00692DC3"/>
    <w:rsid w:val="006A05E1"/>
    <w:rsid w:val="006A6050"/>
    <w:rsid w:val="006A64F1"/>
    <w:rsid w:val="006B3963"/>
    <w:rsid w:val="006B6B36"/>
    <w:rsid w:val="006C163C"/>
    <w:rsid w:val="006C4B5A"/>
    <w:rsid w:val="006D288B"/>
    <w:rsid w:val="006D2C2B"/>
    <w:rsid w:val="006D7075"/>
    <w:rsid w:val="006D7483"/>
    <w:rsid w:val="006E4F37"/>
    <w:rsid w:val="006E6197"/>
    <w:rsid w:val="006F62A2"/>
    <w:rsid w:val="006F7B15"/>
    <w:rsid w:val="007111D2"/>
    <w:rsid w:val="007119DF"/>
    <w:rsid w:val="00711FC5"/>
    <w:rsid w:val="00716CED"/>
    <w:rsid w:val="00716EAC"/>
    <w:rsid w:val="00716EC1"/>
    <w:rsid w:val="0072038F"/>
    <w:rsid w:val="00723992"/>
    <w:rsid w:val="0073025A"/>
    <w:rsid w:val="00737D97"/>
    <w:rsid w:val="00742A2C"/>
    <w:rsid w:val="00743524"/>
    <w:rsid w:val="00744A7E"/>
    <w:rsid w:val="0075327B"/>
    <w:rsid w:val="00755D1D"/>
    <w:rsid w:val="00757B42"/>
    <w:rsid w:val="007619B5"/>
    <w:rsid w:val="007642C5"/>
    <w:rsid w:val="0076524B"/>
    <w:rsid w:val="00765B05"/>
    <w:rsid w:val="0077357F"/>
    <w:rsid w:val="00774CA2"/>
    <w:rsid w:val="00774EE3"/>
    <w:rsid w:val="00777554"/>
    <w:rsid w:val="007873D9"/>
    <w:rsid w:val="00790699"/>
    <w:rsid w:val="00791CF1"/>
    <w:rsid w:val="00792D1E"/>
    <w:rsid w:val="0079356E"/>
    <w:rsid w:val="00793CE1"/>
    <w:rsid w:val="00795124"/>
    <w:rsid w:val="007A0958"/>
    <w:rsid w:val="007A6D69"/>
    <w:rsid w:val="007B3C10"/>
    <w:rsid w:val="007C0341"/>
    <w:rsid w:val="007C2507"/>
    <w:rsid w:val="007C4AF9"/>
    <w:rsid w:val="007C5B2C"/>
    <w:rsid w:val="007D41D3"/>
    <w:rsid w:val="007D467A"/>
    <w:rsid w:val="007D4C8E"/>
    <w:rsid w:val="007D5D96"/>
    <w:rsid w:val="007E365F"/>
    <w:rsid w:val="007E533F"/>
    <w:rsid w:val="007E542B"/>
    <w:rsid w:val="007E6203"/>
    <w:rsid w:val="007F5C7A"/>
    <w:rsid w:val="00806105"/>
    <w:rsid w:val="008067F2"/>
    <w:rsid w:val="0081172B"/>
    <w:rsid w:val="0081268E"/>
    <w:rsid w:val="00822D6D"/>
    <w:rsid w:val="00823FC4"/>
    <w:rsid w:val="008336F7"/>
    <w:rsid w:val="00836287"/>
    <w:rsid w:val="00836E99"/>
    <w:rsid w:val="008404A3"/>
    <w:rsid w:val="00842473"/>
    <w:rsid w:val="008441F5"/>
    <w:rsid w:val="00844B7E"/>
    <w:rsid w:val="00853B10"/>
    <w:rsid w:val="00867108"/>
    <w:rsid w:val="008701F5"/>
    <w:rsid w:val="00870674"/>
    <w:rsid w:val="00870989"/>
    <w:rsid w:val="008741F5"/>
    <w:rsid w:val="00874B65"/>
    <w:rsid w:val="0088351B"/>
    <w:rsid w:val="0088594F"/>
    <w:rsid w:val="008859F2"/>
    <w:rsid w:val="00886CD4"/>
    <w:rsid w:val="00887C99"/>
    <w:rsid w:val="00893EBF"/>
    <w:rsid w:val="008A14AA"/>
    <w:rsid w:val="008A3B7C"/>
    <w:rsid w:val="008A550B"/>
    <w:rsid w:val="008A70FC"/>
    <w:rsid w:val="008B4E27"/>
    <w:rsid w:val="008C188C"/>
    <w:rsid w:val="008C3A11"/>
    <w:rsid w:val="008C4568"/>
    <w:rsid w:val="008C55E5"/>
    <w:rsid w:val="008D164D"/>
    <w:rsid w:val="008D1851"/>
    <w:rsid w:val="008D1E26"/>
    <w:rsid w:val="008E09FB"/>
    <w:rsid w:val="008E2DE7"/>
    <w:rsid w:val="008E5F45"/>
    <w:rsid w:val="008F1C2F"/>
    <w:rsid w:val="008F4EF1"/>
    <w:rsid w:val="00900C93"/>
    <w:rsid w:val="009028F7"/>
    <w:rsid w:val="009030CF"/>
    <w:rsid w:val="009040A1"/>
    <w:rsid w:val="00906D3B"/>
    <w:rsid w:val="00907696"/>
    <w:rsid w:val="00913543"/>
    <w:rsid w:val="009140B2"/>
    <w:rsid w:val="00915153"/>
    <w:rsid w:val="0091735C"/>
    <w:rsid w:val="009263A5"/>
    <w:rsid w:val="009340E2"/>
    <w:rsid w:val="009342EA"/>
    <w:rsid w:val="00935F6D"/>
    <w:rsid w:val="00936450"/>
    <w:rsid w:val="00940018"/>
    <w:rsid w:val="0094253C"/>
    <w:rsid w:val="00942B24"/>
    <w:rsid w:val="00944295"/>
    <w:rsid w:val="009576AF"/>
    <w:rsid w:val="00963F79"/>
    <w:rsid w:val="00964AAA"/>
    <w:rsid w:val="00964C13"/>
    <w:rsid w:val="009721B2"/>
    <w:rsid w:val="00974A27"/>
    <w:rsid w:val="0098176F"/>
    <w:rsid w:val="00994194"/>
    <w:rsid w:val="009958EE"/>
    <w:rsid w:val="009A0C21"/>
    <w:rsid w:val="009B0548"/>
    <w:rsid w:val="009B2676"/>
    <w:rsid w:val="009B27D3"/>
    <w:rsid w:val="009C024A"/>
    <w:rsid w:val="009C2D48"/>
    <w:rsid w:val="009C4D18"/>
    <w:rsid w:val="009C58BC"/>
    <w:rsid w:val="009C6814"/>
    <w:rsid w:val="009C6FA2"/>
    <w:rsid w:val="009D28A5"/>
    <w:rsid w:val="009D2BB7"/>
    <w:rsid w:val="009D5A36"/>
    <w:rsid w:val="009D5BBE"/>
    <w:rsid w:val="009E0128"/>
    <w:rsid w:val="009E5B31"/>
    <w:rsid w:val="009E6A84"/>
    <w:rsid w:val="009E795B"/>
    <w:rsid w:val="009F2C24"/>
    <w:rsid w:val="009F3296"/>
    <w:rsid w:val="009F55FF"/>
    <w:rsid w:val="009F57C2"/>
    <w:rsid w:val="00A002B8"/>
    <w:rsid w:val="00A00605"/>
    <w:rsid w:val="00A01D81"/>
    <w:rsid w:val="00A039BD"/>
    <w:rsid w:val="00A11A29"/>
    <w:rsid w:val="00A1466D"/>
    <w:rsid w:val="00A16CC3"/>
    <w:rsid w:val="00A260EC"/>
    <w:rsid w:val="00A26155"/>
    <w:rsid w:val="00A27D46"/>
    <w:rsid w:val="00A305C7"/>
    <w:rsid w:val="00A307A3"/>
    <w:rsid w:val="00A33523"/>
    <w:rsid w:val="00A33A6D"/>
    <w:rsid w:val="00A445E5"/>
    <w:rsid w:val="00A456D0"/>
    <w:rsid w:val="00A47A37"/>
    <w:rsid w:val="00A47BF3"/>
    <w:rsid w:val="00A47F22"/>
    <w:rsid w:val="00A50EBF"/>
    <w:rsid w:val="00A5172C"/>
    <w:rsid w:val="00A52803"/>
    <w:rsid w:val="00A56B73"/>
    <w:rsid w:val="00A6132F"/>
    <w:rsid w:val="00A61D60"/>
    <w:rsid w:val="00A646CE"/>
    <w:rsid w:val="00A646EC"/>
    <w:rsid w:val="00A76B2E"/>
    <w:rsid w:val="00A81D90"/>
    <w:rsid w:val="00A834E7"/>
    <w:rsid w:val="00A840D2"/>
    <w:rsid w:val="00A8491A"/>
    <w:rsid w:val="00A917D2"/>
    <w:rsid w:val="00A9749A"/>
    <w:rsid w:val="00AA0241"/>
    <w:rsid w:val="00AA2FA8"/>
    <w:rsid w:val="00AA6BB4"/>
    <w:rsid w:val="00AB72ED"/>
    <w:rsid w:val="00AB7620"/>
    <w:rsid w:val="00AC028A"/>
    <w:rsid w:val="00AC2361"/>
    <w:rsid w:val="00AC650D"/>
    <w:rsid w:val="00AC6DC1"/>
    <w:rsid w:val="00AC7732"/>
    <w:rsid w:val="00AD5191"/>
    <w:rsid w:val="00AD6C40"/>
    <w:rsid w:val="00AD6FE5"/>
    <w:rsid w:val="00AE2175"/>
    <w:rsid w:val="00AE4D6A"/>
    <w:rsid w:val="00AF00E7"/>
    <w:rsid w:val="00AF09BF"/>
    <w:rsid w:val="00AF0D56"/>
    <w:rsid w:val="00AF52DC"/>
    <w:rsid w:val="00AF7CB2"/>
    <w:rsid w:val="00B028C6"/>
    <w:rsid w:val="00B04328"/>
    <w:rsid w:val="00B0775A"/>
    <w:rsid w:val="00B111A6"/>
    <w:rsid w:val="00B17782"/>
    <w:rsid w:val="00B203E7"/>
    <w:rsid w:val="00B32E2B"/>
    <w:rsid w:val="00B34128"/>
    <w:rsid w:val="00B348D0"/>
    <w:rsid w:val="00B34FC7"/>
    <w:rsid w:val="00B434E3"/>
    <w:rsid w:val="00B45400"/>
    <w:rsid w:val="00B501B8"/>
    <w:rsid w:val="00B53127"/>
    <w:rsid w:val="00B55882"/>
    <w:rsid w:val="00B60439"/>
    <w:rsid w:val="00B62AC6"/>
    <w:rsid w:val="00B63B82"/>
    <w:rsid w:val="00B666B8"/>
    <w:rsid w:val="00B67BA1"/>
    <w:rsid w:val="00B82505"/>
    <w:rsid w:val="00B8259D"/>
    <w:rsid w:val="00B85512"/>
    <w:rsid w:val="00BA0425"/>
    <w:rsid w:val="00BA3C85"/>
    <w:rsid w:val="00BA5DA9"/>
    <w:rsid w:val="00BA7E19"/>
    <w:rsid w:val="00BB1CFE"/>
    <w:rsid w:val="00BB3FBF"/>
    <w:rsid w:val="00BB7045"/>
    <w:rsid w:val="00BB7C18"/>
    <w:rsid w:val="00BD1AC2"/>
    <w:rsid w:val="00BD38A8"/>
    <w:rsid w:val="00BD5ACB"/>
    <w:rsid w:val="00BD7200"/>
    <w:rsid w:val="00BE4153"/>
    <w:rsid w:val="00BE4AA3"/>
    <w:rsid w:val="00BE754D"/>
    <w:rsid w:val="00BF0F3E"/>
    <w:rsid w:val="00BF2D48"/>
    <w:rsid w:val="00BF387D"/>
    <w:rsid w:val="00C02AAD"/>
    <w:rsid w:val="00C02D64"/>
    <w:rsid w:val="00C07702"/>
    <w:rsid w:val="00C10244"/>
    <w:rsid w:val="00C10F8B"/>
    <w:rsid w:val="00C13878"/>
    <w:rsid w:val="00C21001"/>
    <w:rsid w:val="00C22704"/>
    <w:rsid w:val="00C231FD"/>
    <w:rsid w:val="00C24539"/>
    <w:rsid w:val="00C32AB3"/>
    <w:rsid w:val="00C3360D"/>
    <w:rsid w:val="00C3385C"/>
    <w:rsid w:val="00C36E0D"/>
    <w:rsid w:val="00C4262A"/>
    <w:rsid w:val="00C42FAE"/>
    <w:rsid w:val="00C43452"/>
    <w:rsid w:val="00C43B0C"/>
    <w:rsid w:val="00C44AD0"/>
    <w:rsid w:val="00C468D7"/>
    <w:rsid w:val="00C47E79"/>
    <w:rsid w:val="00C51958"/>
    <w:rsid w:val="00C51F7A"/>
    <w:rsid w:val="00C60B1B"/>
    <w:rsid w:val="00C61BB3"/>
    <w:rsid w:val="00C62440"/>
    <w:rsid w:val="00C62A3D"/>
    <w:rsid w:val="00C63EE2"/>
    <w:rsid w:val="00C667E1"/>
    <w:rsid w:val="00C70216"/>
    <w:rsid w:val="00C74E66"/>
    <w:rsid w:val="00C758AC"/>
    <w:rsid w:val="00C83B10"/>
    <w:rsid w:val="00C8404F"/>
    <w:rsid w:val="00C8743B"/>
    <w:rsid w:val="00C8752B"/>
    <w:rsid w:val="00C879C3"/>
    <w:rsid w:val="00C87DCB"/>
    <w:rsid w:val="00C92BC3"/>
    <w:rsid w:val="00C9490C"/>
    <w:rsid w:val="00CA1C3D"/>
    <w:rsid w:val="00CA2AC6"/>
    <w:rsid w:val="00CA46DE"/>
    <w:rsid w:val="00CA50EB"/>
    <w:rsid w:val="00CA51D4"/>
    <w:rsid w:val="00CA658B"/>
    <w:rsid w:val="00CA7ABE"/>
    <w:rsid w:val="00CB14B6"/>
    <w:rsid w:val="00CB2E02"/>
    <w:rsid w:val="00CB43AA"/>
    <w:rsid w:val="00CB52E2"/>
    <w:rsid w:val="00CB6A41"/>
    <w:rsid w:val="00CB6D68"/>
    <w:rsid w:val="00CC4E7B"/>
    <w:rsid w:val="00CC50AD"/>
    <w:rsid w:val="00CC5F5C"/>
    <w:rsid w:val="00CD236C"/>
    <w:rsid w:val="00CD507A"/>
    <w:rsid w:val="00CD7B5D"/>
    <w:rsid w:val="00CD7EC5"/>
    <w:rsid w:val="00CE0CE6"/>
    <w:rsid w:val="00CE1B4E"/>
    <w:rsid w:val="00CE4039"/>
    <w:rsid w:val="00CF05A0"/>
    <w:rsid w:val="00CF18B2"/>
    <w:rsid w:val="00CF5666"/>
    <w:rsid w:val="00CF7F8D"/>
    <w:rsid w:val="00D008C2"/>
    <w:rsid w:val="00D0189C"/>
    <w:rsid w:val="00D026C5"/>
    <w:rsid w:val="00D04425"/>
    <w:rsid w:val="00D05EB2"/>
    <w:rsid w:val="00D21030"/>
    <w:rsid w:val="00D2620B"/>
    <w:rsid w:val="00D27136"/>
    <w:rsid w:val="00D306A3"/>
    <w:rsid w:val="00D35A21"/>
    <w:rsid w:val="00D35A7F"/>
    <w:rsid w:val="00D36600"/>
    <w:rsid w:val="00D42794"/>
    <w:rsid w:val="00D43BAB"/>
    <w:rsid w:val="00D46AB2"/>
    <w:rsid w:val="00D5082B"/>
    <w:rsid w:val="00D56284"/>
    <w:rsid w:val="00D563A5"/>
    <w:rsid w:val="00D56E42"/>
    <w:rsid w:val="00D576E7"/>
    <w:rsid w:val="00D57FB0"/>
    <w:rsid w:val="00D60D37"/>
    <w:rsid w:val="00D707A4"/>
    <w:rsid w:val="00D72310"/>
    <w:rsid w:val="00D74CC2"/>
    <w:rsid w:val="00D754A4"/>
    <w:rsid w:val="00D75A0A"/>
    <w:rsid w:val="00D76745"/>
    <w:rsid w:val="00D81D60"/>
    <w:rsid w:val="00D83BD1"/>
    <w:rsid w:val="00D86E44"/>
    <w:rsid w:val="00D8786B"/>
    <w:rsid w:val="00D90328"/>
    <w:rsid w:val="00D91D15"/>
    <w:rsid w:val="00D95532"/>
    <w:rsid w:val="00DB3A19"/>
    <w:rsid w:val="00DB447F"/>
    <w:rsid w:val="00DB68EA"/>
    <w:rsid w:val="00DC201E"/>
    <w:rsid w:val="00DC3D38"/>
    <w:rsid w:val="00DD0667"/>
    <w:rsid w:val="00DD09DB"/>
    <w:rsid w:val="00DD3795"/>
    <w:rsid w:val="00DD43ED"/>
    <w:rsid w:val="00DD4E0E"/>
    <w:rsid w:val="00DD6F1E"/>
    <w:rsid w:val="00DD7FBA"/>
    <w:rsid w:val="00DE0811"/>
    <w:rsid w:val="00DE299E"/>
    <w:rsid w:val="00DE3D72"/>
    <w:rsid w:val="00DF2056"/>
    <w:rsid w:val="00DF748E"/>
    <w:rsid w:val="00E02B25"/>
    <w:rsid w:val="00E02B81"/>
    <w:rsid w:val="00E04783"/>
    <w:rsid w:val="00E0509D"/>
    <w:rsid w:val="00E11B4D"/>
    <w:rsid w:val="00E13CA3"/>
    <w:rsid w:val="00E16009"/>
    <w:rsid w:val="00E165E6"/>
    <w:rsid w:val="00E167E2"/>
    <w:rsid w:val="00E20D5E"/>
    <w:rsid w:val="00E2211E"/>
    <w:rsid w:val="00E27818"/>
    <w:rsid w:val="00E30848"/>
    <w:rsid w:val="00E37B2E"/>
    <w:rsid w:val="00E41DEC"/>
    <w:rsid w:val="00E4218E"/>
    <w:rsid w:val="00E438C9"/>
    <w:rsid w:val="00E464DB"/>
    <w:rsid w:val="00E6495B"/>
    <w:rsid w:val="00E81473"/>
    <w:rsid w:val="00E8486E"/>
    <w:rsid w:val="00E85CD9"/>
    <w:rsid w:val="00E92E5D"/>
    <w:rsid w:val="00E94382"/>
    <w:rsid w:val="00E96D33"/>
    <w:rsid w:val="00EA1584"/>
    <w:rsid w:val="00EA1745"/>
    <w:rsid w:val="00EA18BD"/>
    <w:rsid w:val="00EA537C"/>
    <w:rsid w:val="00EB2957"/>
    <w:rsid w:val="00EB7E92"/>
    <w:rsid w:val="00EC5040"/>
    <w:rsid w:val="00ED0FF2"/>
    <w:rsid w:val="00ED40B1"/>
    <w:rsid w:val="00ED4CF4"/>
    <w:rsid w:val="00EE7816"/>
    <w:rsid w:val="00EF4EC0"/>
    <w:rsid w:val="00F01D76"/>
    <w:rsid w:val="00F076DB"/>
    <w:rsid w:val="00F12B91"/>
    <w:rsid w:val="00F16C43"/>
    <w:rsid w:val="00F2163D"/>
    <w:rsid w:val="00F22A91"/>
    <w:rsid w:val="00F33492"/>
    <w:rsid w:val="00F347EB"/>
    <w:rsid w:val="00F365C1"/>
    <w:rsid w:val="00F37358"/>
    <w:rsid w:val="00F40A75"/>
    <w:rsid w:val="00F44361"/>
    <w:rsid w:val="00F454EC"/>
    <w:rsid w:val="00F4579B"/>
    <w:rsid w:val="00F51E5B"/>
    <w:rsid w:val="00F5425F"/>
    <w:rsid w:val="00F64A0B"/>
    <w:rsid w:val="00F6549F"/>
    <w:rsid w:val="00F67F85"/>
    <w:rsid w:val="00F730D1"/>
    <w:rsid w:val="00F81165"/>
    <w:rsid w:val="00F87D53"/>
    <w:rsid w:val="00F9070E"/>
    <w:rsid w:val="00F9095E"/>
    <w:rsid w:val="00F92105"/>
    <w:rsid w:val="00F930D2"/>
    <w:rsid w:val="00F944CD"/>
    <w:rsid w:val="00FC4BE4"/>
    <w:rsid w:val="00FC5ACA"/>
    <w:rsid w:val="00FC7FE3"/>
    <w:rsid w:val="00FD0F85"/>
    <w:rsid w:val="00FD24F1"/>
    <w:rsid w:val="00FD69C2"/>
    <w:rsid w:val="00FE1446"/>
    <w:rsid w:val="00FE1D85"/>
    <w:rsid w:val="00FF5632"/>
    <w:rsid w:val="019D8F94"/>
    <w:rsid w:val="09624243"/>
    <w:rsid w:val="0A22652E"/>
    <w:rsid w:val="0AF154A8"/>
    <w:rsid w:val="0B9669EC"/>
    <w:rsid w:val="152EED5A"/>
    <w:rsid w:val="15B3FDB4"/>
    <w:rsid w:val="18DAADB7"/>
    <w:rsid w:val="1A37E5A2"/>
    <w:rsid w:val="1B855865"/>
    <w:rsid w:val="20D47242"/>
    <w:rsid w:val="28404C7D"/>
    <w:rsid w:val="2985D26A"/>
    <w:rsid w:val="33E11C02"/>
    <w:rsid w:val="37985EA6"/>
    <w:rsid w:val="3F015CFD"/>
    <w:rsid w:val="411A25F5"/>
    <w:rsid w:val="461351B8"/>
    <w:rsid w:val="525770B9"/>
    <w:rsid w:val="57261F45"/>
    <w:rsid w:val="5C2DAB96"/>
    <w:rsid w:val="5CAB1A6E"/>
    <w:rsid w:val="62FBF36A"/>
    <w:rsid w:val="63962953"/>
    <w:rsid w:val="63E939A1"/>
    <w:rsid w:val="63EF45B5"/>
    <w:rsid w:val="68B2FB6C"/>
    <w:rsid w:val="68E1EA4C"/>
    <w:rsid w:val="6BBBE758"/>
    <w:rsid w:val="6C837F00"/>
    <w:rsid w:val="6E584725"/>
    <w:rsid w:val="6F7F2E7A"/>
    <w:rsid w:val="70890CD7"/>
    <w:rsid w:val="737D8683"/>
    <w:rsid w:val="79926093"/>
    <w:rsid w:val="7B15FC38"/>
    <w:rsid w:val="7BD64134"/>
    <w:rsid w:val="7C4D592D"/>
    <w:rsid w:val="7EEA61DA"/>
    <w:rsid w:val="7F494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9D81C"/>
  <w15:docId w15:val="{BA619F5D-EFA9-434E-B161-CBCABCA25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link w:val="Heading3Char"/>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54B88"/>
    <w:rPr>
      <w:b/>
      <w:bCs/>
    </w:rPr>
  </w:style>
  <w:style w:type="character" w:styleId="CommentSubjectChar" w:customStyle="1">
    <w:name w:val="Comment Subject Char"/>
    <w:basedOn w:val="CommentTextChar"/>
    <w:link w:val="CommentSubject"/>
    <w:uiPriority w:val="99"/>
    <w:semiHidden/>
    <w:rsid w:val="00354B88"/>
    <w:rPr>
      <w:b/>
      <w:bCs/>
      <w:sz w:val="20"/>
      <w:szCs w:val="20"/>
    </w:rPr>
  </w:style>
  <w:style w:type="character" w:styleId="Hyperlink">
    <w:name w:val="Hyperlink"/>
    <w:basedOn w:val="DefaultParagraphFont"/>
    <w:uiPriority w:val="99"/>
    <w:unhideWhenUsed/>
    <w:rsid w:val="00354B88"/>
    <w:rPr>
      <w:color w:val="0000FF" w:themeColor="hyperlink"/>
      <w:u w:val="single"/>
    </w:rPr>
  </w:style>
  <w:style w:type="character" w:styleId="UnresolvedMention">
    <w:name w:val="Unresolved Mention"/>
    <w:basedOn w:val="DefaultParagraphFont"/>
    <w:uiPriority w:val="99"/>
    <w:semiHidden/>
    <w:unhideWhenUsed/>
    <w:rsid w:val="00354B88"/>
    <w:rPr>
      <w:color w:val="605E5C"/>
      <w:shd w:val="clear" w:color="auto" w:fill="E1DFDD"/>
    </w:rPr>
  </w:style>
  <w:style w:type="paragraph" w:styleId="ListParagraph">
    <w:name w:val="List Paragraph"/>
    <w:basedOn w:val="Normal"/>
    <w:uiPriority w:val="34"/>
    <w:qFormat/>
    <w:rsid w:val="000D3E7D"/>
    <w:pPr>
      <w:ind w:left="720"/>
      <w:contextualSpacing/>
    </w:pPr>
  </w:style>
  <w:style w:type="table" w:styleId="TableGrid">
    <w:name w:val="Table Grid"/>
    <w:basedOn w:val="TableNormal"/>
    <w:uiPriority w:val="39"/>
    <w:rsid w:val="00842473"/>
    <w:pPr>
      <w:spacing w:after="0" w:line="240" w:lineRule="auto"/>
    </w:pPr>
    <w:rPr>
      <w:rFonts w:asciiTheme="minorHAnsi" w:hAnsiTheme="minorHAnsi" w:eastAsiaTheme="minorHAnsi" w:cstheme="minorBidi"/>
      <w:kern w:val="2"/>
      <w:sz w:val="24"/>
      <w:szCs w:val="24"/>
      <w:lang w:val="en-US"/>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basedOn w:val="DefaultParagraphFont"/>
    <w:link w:val="Heading3"/>
    <w:uiPriority w:val="9"/>
    <w:rsid w:val="00132B51"/>
    <w:rPr>
      <w:b/>
      <w:bCs/>
      <w:sz w:val="28"/>
      <w:szCs w:val="28"/>
    </w:rPr>
  </w:style>
  <w:style w:type="paragraph" w:styleId="NoSpacing">
    <w:name w:val="No Spacing"/>
    <w:uiPriority w:val="1"/>
    <w:qFormat/>
    <w:rsid w:val="00EC5040"/>
    <w:pPr>
      <w:spacing w:after="0" w:line="240" w:lineRule="auto"/>
    </w:pPr>
  </w:style>
  <w:style w:type="character" w:styleId="Mention">
    <w:name w:val="Mention"/>
    <w:basedOn w:val="DefaultParagraphFont"/>
    <w:uiPriority w:val="99"/>
    <w:unhideWhenUsed/>
    <w:rsid w:val="003A38BE"/>
    <w:rPr>
      <w:color w:val="2B579A"/>
      <w:shd w:val="clear" w:color="auto" w:fill="E1DFDD"/>
    </w:rPr>
  </w:style>
  <w:style w:type="paragraph" w:styleId="Revision">
    <w:name w:val="Revision"/>
    <w:hidden/>
    <w:uiPriority w:val="99"/>
    <w:semiHidden/>
    <w:rsid w:val="00CA7AB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image" Target="media/image4.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F1395D93089F4792CA9AEADE34C9BA" ma:contentTypeVersion="14" ma:contentTypeDescription="Create a new document." ma:contentTypeScope="" ma:versionID="76d6225826dae9ecf104c236807204c8">
  <xsd:schema xmlns:xsd="http://www.w3.org/2001/XMLSchema" xmlns:xs="http://www.w3.org/2001/XMLSchema" xmlns:p="http://schemas.microsoft.com/office/2006/metadata/properties" xmlns:ns2="6d50c519-b1de-41b8-ad6b-bfb7bbafe39e" xmlns:ns3="97f0c5bb-397e-4765-89d6-0bad93a14c39" targetNamespace="http://schemas.microsoft.com/office/2006/metadata/properties" ma:root="true" ma:fieldsID="b327d81d4585462d126264133c72e03f" ns2:_="" ns3:_="">
    <xsd:import namespace="6d50c519-b1de-41b8-ad6b-bfb7bbafe39e"/>
    <xsd:import namespace="97f0c5bb-397e-4765-89d6-0bad93a14c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Comment"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0c519-b1de-41b8-ad6b-bfb7bbafe3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e60b0ef-67dc-4259-b262-c7e5de44971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Comment" ma:index="19" nillable="true" ma:displayName="Comment" ma:internalName="Comment">
      <xsd:simpleType>
        <xsd:restriction base="dms:Text">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f0c5bb-397e-4765-89d6-0bad93a14c3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46a7b0a-b7bd-4a64-8c69-680081adcda9}" ma:internalName="TaxCatchAll" ma:showField="CatchAllData" ma:web="97f0c5bb-397e-4765-89d6-0bad93a14c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7f0c5bb-397e-4765-89d6-0bad93a14c39" xsi:nil="true"/>
    <lcf76f155ced4ddcb4097134ff3c332f xmlns="6d50c519-b1de-41b8-ad6b-bfb7bbafe39e">
      <Terms xmlns="http://schemas.microsoft.com/office/infopath/2007/PartnerControls"/>
    </lcf76f155ced4ddcb4097134ff3c332f>
    <Comment xmlns="6d50c519-b1de-41b8-ad6b-bfb7bbafe39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F52319-840A-4F4D-9EDE-5DF81C7324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0c519-b1de-41b8-ad6b-bfb7bbafe39e"/>
    <ds:schemaRef ds:uri="97f0c5bb-397e-4765-89d6-0bad93a14c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23AB98-06B1-481D-B24F-3258E794E82C}">
  <ds:schemaRefs>
    <ds:schemaRef ds:uri="http://schemas.microsoft.com/office/2006/metadata/properties"/>
    <ds:schemaRef ds:uri="http://schemas.microsoft.com/office/infopath/2007/PartnerControls"/>
    <ds:schemaRef ds:uri="97f0c5bb-397e-4765-89d6-0bad93a14c39"/>
    <ds:schemaRef ds:uri="6d50c519-b1de-41b8-ad6b-bfb7bbafe39e"/>
  </ds:schemaRefs>
</ds:datastoreItem>
</file>

<file path=customXml/itemProps3.xml><?xml version="1.0" encoding="utf-8"?>
<ds:datastoreItem xmlns:ds="http://schemas.openxmlformats.org/officeDocument/2006/customXml" ds:itemID="{2D0A3295-3111-483F-AFDD-8CE9D1E2696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Deborah Schluben</dc:creator>
  <keywords/>
  <lastModifiedBy>Drew Corley (Contractor)</lastModifiedBy>
  <revision>289</revision>
  <dcterms:created xsi:type="dcterms:W3CDTF">2026-04-07T14:21:00.0000000Z</dcterms:created>
  <dcterms:modified xsi:type="dcterms:W3CDTF">2026-07-08T14:14:04.5075427Z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0x0101003AF1395D93089F4792CA9AEADE34C9BA</vt:lpwstr>
  </property>
  <property fmtid="{D5CDD505-2E9C-101B-9397-08002B2CF9AE}" pid="3" name="MediaServiceImageTags">
    <vt:lpwstr>MediaServiceImageTags</vt:lpwstr>
  </property>
  <property fmtid="{D5CDD505-2E9C-101B-9397-08002B2CF9AE}" pid="4" name="docLang">
    <vt:lpwstr>en</vt:lpwstr>
  </property>
</Properties>
</file>