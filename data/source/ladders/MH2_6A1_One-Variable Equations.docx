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B9D81C" w14:textId="5FA0F182" w:rsidR="0016147A" w:rsidRDefault="00CF11EB">
      <w:pPr>
        <w:pStyle w:val="Heading1"/>
        <w:jc w:val="center"/>
      </w:pPr>
      <w:r>
        <w:t>One-Variable</w:t>
      </w:r>
      <w:r w:rsidR="00EF7228">
        <w:t xml:space="preserve"> Linear</w:t>
      </w:r>
      <w:r>
        <w:t xml:space="preserve"> Equations</w:t>
      </w:r>
      <w:r w:rsidR="006B3963">
        <w:t xml:space="preserve"> Stem Lesson Ladder</w:t>
      </w:r>
    </w:p>
    <w:p w14:paraId="5CB9D82E" w14:textId="77777777" w:rsidR="0016147A" w:rsidRDefault="006B3963">
      <w:pPr>
        <w:pStyle w:val="Heading2"/>
      </w:pPr>
      <w:bookmarkStart w:id="0" w:name="_akjvyfbrdoyj" w:colFirst="0" w:colLast="0"/>
      <w:bookmarkStart w:id="1" w:name="_6o4zvd5wnqce" w:colFirst="0" w:colLast="0"/>
      <w:bookmarkEnd w:id="0"/>
      <w:bookmarkEnd w:id="1"/>
      <w:r>
        <w:t>PROGRESSION</w:t>
      </w:r>
    </w:p>
    <w:tbl>
      <w:tblPr>
        <w:tblStyle w:val="TableGrid"/>
        <w:tblW w:w="0" w:type="auto"/>
        <w:tblLook w:val="04A0" w:firstRow="1" w:lastRow="0" w:firstColumn="1" w:lastColumn="0" w:noHBand="0" w:noVBand="1"/>
      </w:tblPr>
      <w:tblGrid>
        <w:gridCol w:w="2052"/>
        <w:gridCol w:w="19183"/>
      </w:tblGrid>
      <w:tr w:rsidR="00842473" w:rsidRPr="000370C7" w14:paraId="63C92A3E" w14:textId="77777777" w:rsidTr="2CA7B274">
        <w:tc>
          <w:tcPr>
            <w:tcW w:w="2052" w:type="dxa"/>
            <w:shd w:val="clear" w:color="auto" w:fill="E1EBF7"/>
            <w:vAlign w:val="center"/>
          </w:tcPr>
          <w:p w14:paraId="389D3410" w14:textId="77777777" w:rsidR="00842473" w:rsidRPr="005823B5" w:rsidRDefault="00842473">
            <w:pPr>
              <w:jc w:val="center"/>
              <w:rPr>
                <w:b/>
                <w:bCs/>
              </w:rPr>
            </w:pPr>
            <w:r>
              <w:rPr>
                <w:b/>
                <w:bCs/>
              </w:rPr>
              <w:t>Essential Foundational Knowledge (</w:t>
            </w:r>
            <w:r w:rsidRPr="005823B5">
              <w:rPr>
                <w:b/>
                <w:bCs/>
              </w:rPr>
              <w:t>Roots</w:t>
            </w:r>
            <w:r>
              <w:rPr>
                <w:b/>
                <w:bCs/>
              </w:rPr>
              <w:t>)</w:t>
            </w:r>
          </w:p>
        </w:tc>
        <w:tc>
          <w:tcPr>
            <w:tcW w:w="19183" w:type="dxa"/>
          </w:tcPr>
          <w:p w14:paraId="0445A140" w14:textId="77777777" w:rsidR="00C622C7" w:rsidRDefault="00C622C7" w:rsidP="00941CFD">
            <w:pPr>
              <w:numPr>
                <w:ilvl w:val="0"/>
                <w:numId w:val="2"/>
              </w:numPr>
              <w:spacing w:line="279" w:lineRule="auto"/>
              <w:rPr>
                <w:ins w:id="2" w:author="Danielle Stantoznik" w:date="2026-08-03T13:09:00Z" w16du:dateUtc="2026-08-03T18:09:00Z"/>
              </w:rPr>
            </w:pPr>
            <w:r w:rsidRPr="2CA7B274">
              <w:t xml:space="preserve">Equality of numbers. Two numbers are </w:t>
            </w:r>
            <w:r w:rsidRPr="2CA7B274">
              <w:rPr>
                <w:b/>
                <w:bCs/>
              </w:rPr>
              <w:t xml:space="preserve">equal </w:t>
            </w:r>
            <w:r w:rsidRPr="2CA7B274">
              <w:t xml:space="preserve">if they are identical points on the number line. The number </w:t>
            </w:r>
            <m:oMath>
              <m:r>
                <w:rPr>
                  <w:rFonts w:ascii="Cambria Math" w:hAnsi="Cambria Math"/>
                </w:rPr>
                <m:t>4+2</m:t>
              </m:r>
            </m:oMath>
            <w:r w:rsidRPr="2CA7B274">
              <w:t xml:space="preserve"> is equal to the number </w:t>
            </w:r>
            <m:oMath>
              <m:r>
                <w:rPr>
                  <w:rFonts w:ascii="Cambria Math" w:hAnsi="Cambria Math"/>
                </w:rPr>
                <m:t>3+3</m:t>
              </m:r>
            </m:oMath>
            <w:r w:rsidRPr="2CA7B274">
              <w:t xml:space="preserve"> because they are the same point on the number line, as is 6 (by defn addition). The number </w:t>
            </w:r>
            <m:oMath>
              <m:r>
                <w:rPr>
                  <w:rFonts w:ascii="Cambria Math" w:hAnsi="Cambria Math"/>
                </w:rPr>
                <m:t>4+2</m:t>
              </m:r>
            </m:oMath>
            <w:r w:rsidRPr="2CA7B274">
              <w:t xml:space="preserve"> is not equal to the number </w:t>
            </w:r>
            <m:oMath>
              <m:r>
                <w:rPr>
                  <w:rFonts w:ascii="Cambria Math" w:hAnsi="Cambria Math"/>
                </w:rPr>
                <m:t>3+4</m:t>
              </m:r>
            </m:oMath>
            <w:r w:rsidRPr="2CA7B274">
              <w:t xml:space="preserve"> because they are not the same points on the number line (by defn of addition).</w:t>
            </w:r>
          </w:p>
          <w:p w14:paraId="1A6860C6" w14:textId="6EF3CD96" w:rsidR="00A068FB" w:rsidRDefault="00A068FB" w:rsidP="00941CFD">
            <w:pPr>
              <w:numPr>
                <w:ilvl w:val="0"/>
                <w:numId w:val="2"/>
              </w:numPr>
              <w:spacing w:line="279" w:lineRule="auto"/>
            </w:pPr>
            <w:r>
              <w:t xml:space="preserve">[phil: colloquially, we need objects. The number line is the totality of all things that can be counted or measured. Ex: mashed potatoes. 6 oz bowl of mashed potatoes is “the same” as 2 3oz bowls of mashed potatoes – the number line can be used to represent both situations] </w:t>
            </w:r>
          </w:p>
          <w:p w14:paraId="7E47B849" w14:textId="77777777" w:rsidR="00C622C7" w:rsidRPr="00AB49DD" w:rsidRDefault="00C622C7" w:rsidP="00941CFD">
            <w:pPr>
              <w:numPr>
                <w:ilvl w:val="0"/>
                <w:numId w:val="2"/>
              </w:numPr>
              <w:spacing w:line="279" w:lineRule="auto"/>
              <w:rPr>
                <w:b/>
                <w:bCs/>
              </w:rPr>
            </w:pPr>
            <w:r w:rsidRPr="00AB49DD">
              <w:rPr>
                <w:b/>
              </w:rPr>
              <w:t>Properties of operations on numbers</w:t>
            </w:r>
          </w:p>
          <w:p w14:paraId="2075D6E3" w14:textId="77777777" w:rsidR="00C622C7" w:rsidRPr="002E393A" w:rsidRDefault="00C622C7" w:rsidP="00941CFD">
            <w:pPr>
              <w:numPr>
                <w:ilvl w:val="1"/>
                <w:numId w:val="2"/>
              </w:numPr>
              <w:spacing w:line="279" w:lineRule="auto"/>
            </w:pPr>
            <w:r w:rsidRPr="002E393A">
              <w:t xml:space="preserve">commutative, associative, identity, inverse for addition and </w:t>
            </w:r>
          </w:p>
          <w:p w14:paraId="63C17A6F" w14:textId="77777777" w:rsidR="00C622C7" w:rsidRPr="002E393A" w:rsidRDefault="00C622C7" w:rsidP="00941CFD">
            <w:pPr>
              <w:numPr>
                <w:ilvl w:val="1"/>
                <w:numId w:val="2"/>
              </w:numPr>
              <w:spacing w:line="279" w:lineRule="auto"/>
            </w:pPr>
            <w:r>
              <w:t xml:space="preserve">commutative, associative, identity, inverse for multiplication and </w:t>
            </w:r>
          </w:p>
          <w:p w14:paraId="1082E877" w14:textId="77777777" w:rsidR="00C622C7" w:rsidRPr="002E393A" w:rsidRDefault="00C622C7" w:rsidP="00941CFD">
            <w:pPr>
              <w:numPr>
                <w:ilvl w:val="1"/>
                <w:numId w:val="2"/>
              </w:numPr>
              <w:spacing w:line="279" w:lineRule="auto"/>
            </w:pPr>
            <w:r>
              <w:t xml:space="preserve">the </w:t>
            </w:r>
            <w:r w:rsidRPr="002E393A">
              <w:t>distributive</w:t>
            </w:r>
            <w:r>
              <w:t xml:space="preserve"> property.</w:t>
            </w:r>
            <w:r w:rsidRPr="002E393A">
              <w:t xml:space="preserve"> </w:t>
            </w:r>
          </w:p>
          <w:p w14:paraId="091CE58A" w14:textId="77777777" w:rsidR="00C622C7" w:rsidRPr="002E393A" w:rsidRDefault="00C622C7" w:rsidP="00941CFD">
            <w:pPr>
              <w:numPr>
                <w:ilvl w:val="0"/>
                <w:numId w:val="2"/>
              </w:numPr>
              <w:spacing w:line="279" w:lineRule="auto"/>
            </w:pPr>
            <w:r w:rsidRPr="002E393A">
              <w:rPr>
                <w:b/>
                <w:bCs/>
              </w:rPr>
              <w:t>Equality properties:</w:t>
            </w:r>
            <w:r w:rsidRPr="002E393A">
              <w:t xml:space="preserve"> </w:t>
            </w:r>
            <w:r>
              <w:t>(for all numbers a, b, c, k)</w:t>
            </w:r>
          </w:p>
          <w:p w14:paraId="349E9D79" w14:textId="77777777" w:rsidR="00C622C7" w:rsidRPr="002E393A" w:rsidRDefault="00C622C7" w:rsidP="00941CFD">
            <w:pPr>
              <w:numPr>
                <w:ilvl w:val="1"/>
                <w:numId w:val="2"/>
              </w:numPr>
              <w:spacing w:line="279" w:lineRule="auto"/>
            </w:pPr>
            <w:r w:rsidRPr="002E393A">
              <w:t xml:space="preserve">if </w:t>
            </w:r>
            <m:oMath>
              <m:r>
                <w:rPr>
                  <w:rFonts w:ascii="Cambria Math" w:hAnsi="Cambria Math"/>
                </w:rPr>
                <m:t>a=b</m:t>
              </m:r>
            </m:oMath>
            <w:r>
              <w:t xml:space="preserve"> </w:t>
            </w:r>
            <w:r w:rsidRPr="002E393A">
              <w:t xml:space="preserve">then </w:t>
            </w:r>
            <m:oMath>
              <m:r>
                <w:rPr>
                  <w:rFonts w:ascii="Cambria Math" w:hAnsi="Cambria Math"/>
                </w:rPr>
                <m:t>a+c=b+c</m:t>
              </m:r>
            </m:oMath>
            <w:r w:rsidRPr="002E393A">
              <w:t>;</w:t>
            </w:r>
          </w:p>
          <w:p w14:paraId="440C0997" w14:textId="77777777" w:rsidR="00C622C7" w:rsidRPr="002E393A" w:rsidRDefault="00C622C7" w:rsidP="00941CFD">
            <w:pPr>
              <w:numPr>
                <w:ilvl w:val="1"/>
                <w:numId w:val="2"/>
              </w:numPr>
              <w:spacing w:line="279" w:lineRule="auto"/>
            </w:pPr>
            <w:r w:rsidRPr="2CA7B274">
              <w:t xml:space="preserve">If </w:t>
            </w:r>
            <w:r w:rsidRPr="2CA7B274">
              <w:rPr>
                <w:i/>
                <w:iCs/>
              </w:rPr>
              <w:t>a = b</w:t>
            </w:r>
            <w:r w:rsidRPr="2CA7B274">
              <w:t xml:space="preserve">  then </w:t>
            </w:r>
            <m:oMath>
              <m:r>
                <w:rPr>
                  <w:rFonts w:ascii="Cambria Math" w:hAnsi="Cambria Math"/>
                </w:rPr>
                <m:t>a-c=b-c </m:t>
              </m:r>
            </m:oMath>
            <w:r w:rsidRPr="2CA7B274">
              <w:t>;</w:t>
            </w:r>
          </w:p>
          <w:p w14:paraId="1CD8CF82" w14:textId="77777777" w:rsidR="00C622C7" w:rsidRPr="002E393A" w:rsidRDefault="00C622C7" w:rsidP="00941CFD">
            <w:pPr>
              <w:numPr>
                <w:ilvl w:val="1"/>
                <w:numId w:val="2"/>
              </w:numPr>
              <w:spacing w:line="279" w:lineRule="auto"/>
            </w:pPr>
            <w:r w:rsidRPr="002E393A">
              <w:t xml:space="preserve"> if </w:t>
            </w:r>
            <m:oMath>
              <m:r>
                <w:rPr>
                  <w:rFonts w:ascii="Cambria Math" w:hAnsi="Cambria Math"/>
                </w:rPr>
                <m:t>a=b</m:t>
              </m:r>
            </m:oMath>
            <w:r w:rsidRPr="002E393A">
              <w:t xml:space="preserve">and </w:t>
            </w:r>
            <m:oMath>
              <m:r>
                <w:rPr>
                  <w:rFonts w:ascii="Cambria Math" w:hAnsi="Cambria Math"/>
                </w:rPr>
                <m:t>k≠0 </m:t>
              </m:r>
            </m:oMath>
            <w:r>
              <w:t xml:space="preserve"> </w:t>
            </w:r>
            <w:r w:rsidRPr="002E393A">
              <w:t xml:space="preserve">then </w:t>
            </w:r>
            <m:oMath>
              <m:r>
                <w:rPr>
                  <w:rFonts w:ascii="Cambria Math" w:hAnsi="Cambria Math"/>
                </w:rPr>
                <m:t>ka=kb</m:t>
              </m:r>
            </m:oMath>
            <w:r w:rsidRPr="002E393A">
              <w:t xml:space="preserve"> ;</w:t>
            </w:r>
          </w:p>
          <w:p w14:paraId="449D660C" w14:textId="77777777" w:rsidR="00C622C7" w:rsidRPr="002E393A" w:rsidRDefault="00C622C7" w:rsidP="00941CFD">
            <w:pPr>
              <w:numPr>
                <w:ilvl w:val="1"/>
                <w:numId w:val="2"/>
              </w:numPr>
              <w:spacing w:line="279" w:lineRule="auto"/>
            </w:pPr>
            <w:r w:rsidRPr="002E393A">
              <w:t xml:space="preserve">If </w:t>
            </w:r>
            <m:oMath>
              <m:r>
                <w:rPr>
                  <w:rFonts w:ascii="Cambria Math" w:hAnsi="Cambria Math"/>
                </w:rPr>
                <m:t>a=b </m:t>
              </m:r>
            </m:oMath>
            <w:r>
              <w:t xml:space="preserve">and </w:t>
            </w:r>
            <m:oMath>
              <m:r>
                <w:rPr>
                  <w:rFonts w:ascii="Cambria Math" w:hAnsi="Cambria Math"/>
                </w:rPr>
                <m:t>k≠0 </m:t>
              </m:r>
            </m:oMath>
            <w:r>
              <w:t xml:space="preserve">then </w:t>
            </w:r>
            <m:oMath>
              <m:f>
                <m:fPr>
                  <m:ctrlPr>
                    <w:rPr>
                      <w:rFonts w:ascii="Cambria Math" w:hAnsi="Cambria Math"/>
                    </w:rPr>
                  </m:ctrlPr>
                </m:fPr>
                <m:num>
                  <m:r>
                    <w:rPr>
                      <w:rFonts w:ascii="Cambria Math" w:hAnsi="Cambria Math"/>
                    </w:rPr>
                    <m:t>a</m:t>
                  </m:r>
                </m:num>
                <m:den>
                  <m:r>
                    <w:rPr>
                      <w:rFonts w:ascii="Cambria Math" w:hAnsi="Cambria Math"/>
                    </w:rPr>
                    <m:t>k</m:t>
                  </m:r>
                </m:den>
              </m:f>
              <m: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k</m:t>
                  </m:r>
                </m:den>
              </m:f>
            </m:oMath>
          </w:p>
          <w:p w14:paraId="6560C08F" w14:textId="77777777" w:rsidR="00C622C7" w:rsidRPr="002E393A" w:rsidRDefault="00C622C7" w:rsidP="00941CFD">
            <w:pPr>
              <w:numPr>
                <w:ilvl w:val="0"/>
                <w:numId w:val="2"/>
              </w:numPr>
              <w:spacing w:line="279" w:lineRule="auto"/>
            </w:pPr>
            <w:r w:rsidRPr="002E393A">
              <w:t xml:space="preserve">Fluent operations with </w:t>
            </w:r>
            <w:r>
              <w:t>whole numbers</w:t>
            </w:r>
            <w:r w:rsidRPr="002E393A">
              <w:t>; comfort with negative numbers</w:t>
            </w:r>
            <w:r>
              <w:t xml:space="preserve"> (at some point)</w:t>
            </w:r>
            <w:r w:rsidRPr="002E393A">
              <w:t xml:space="preserve"> and fractions.</w:t>
            </w:r>
          </w:p>
          <w:p w14:paraId="049C8EC1" w14:textId="77777777" w:rsidR="00F80AC7" w:rsidRDefault="00C622C7" w:rsidP="00F80AC7">
            <w:pPr>
              <w:numPr>
                <w:ilvl w:val="0"/>
                <w:numId w:val="2"/>
              </w:numPr>
              <w:spacing w:line="279" w:lineRule="auto"/>
            </w:pPr>
            <w:r w:rsidRPr="2CA7B274">
              <w:t xml:space="preserve">Notation refresh: variables, expressions, substitution, additive and multiplicative inverses and identities </w:t>
            </w:r>
          </w:p>
          <w:p w14:paraId="4D3E22C8" w14:textId="639274ED" w:rsidR="00842473" w:rsidRPr="00F80AC7" w:rsidRDefault="00C622C7" w:rsidP="00F80AC7">
            <w:pPr>
              <w:numPr>
                <w:ilvl w:val="0"/>
                <w:numId w:val="2"/>
              </w:numPr>
              <w:spacing w:line="279" w:lineRule="auto"/>
            </w:pPr>
            <w:r w:rsidRPr="00F80AC7">
              <w:t>Absolute value as distance from 0 on the number line.</w:t>
            </w:r>
          </w:p>
        </w:tc>
      </w:tr>
      <w:tr w:rsidR="00842473" w:rsidRPr="00660E86" w14:paraId="16D906D3" w14:textId="77777777" w:rsidTr="2CA7B274">
        <w:tc>
          <w:tcPr>
            <w:tcW w:w="2052" w:type="dxa"/>
            <w:shd w:val="clear" w:color="auto" w:fill="E1EBF7"/>
            <w:vAlign w:val="center"/>
          </w:tcPr>
          <w:p w14:paraId="37666BAF" w14:textId="77777777" w:rsidR="00842473" w:rsidRPr="005823B5" w:rsidRDefault="00842473">
            <w:pPr>
              <w:jc w:val="center"/>
              <w:rPr>
                <w:b/>
                <w:bCs/>
              </w:rPr>
            </w:pPr>
            <w:r>
              <w:rPr>
                <w:b/>
                <w:bCs/>
              </w:rPr>
              <w:t>Leads to</w:t>
            </w:r>
          </w:p>
        </w:tc>
        <w:tc>
          <w:tcPr>
            <w:tcW w:w="19183" w:type="dxa"/>
          </w:tcPr>
          <w:p w14:paraId="18750CFF" w14:textId="77777777" w:rsidR="003A2ED0" w:rsidRPr="002E393A" w:rsidRDefault="003A2ED0" w:rsidP="00941CFD">
            <w:pPr>
              <w:numPr>
                <w:ilvl w:val="0"/>
                <w:numId w:val="5"/>
              </w:numPr>
              <w:spacing w:line="279" w:lineRule="auto"/>
            </w:pPr>
            <w:r w:rsidRPr="002E393A">
              <w:rPr>
                <w:b/>
                <w:bCs/>
              </w:rPr>
              <w:t>Inequalities in one variable</w:t>
            </w:r>
            <w:r w:rsidRPr="002E393A">
              <w:t xml:space="preserve"> (absolute</w:t>
            </w:r>
            <w:r>
              <w:t xml:space="preserve"> </w:t>
            </w:r>
            <w:r w:rsidRPr="002E393A">
              <w:t xml:space="preserve">value inequalities; solution sets as intervals). </w:t>
            </w:r>
          </w:p>
          <w:p w14:paraId="5D806176" w14:textId="77777777" w:rsidR="003A2ED0" w:rsidRPr="002E393A" w:rsidRDefault="003A2ED0" w:rsidP="00941CFD">
            <w:pPr>
              <w:numPr>
                <w:ilvl w:val="0"/>
                <w:numId w:val="5"/>
              </w:numPr>
              <w:spacing w:line="279" w:lineRule="auto"/>
            </w:pPr>
            <w:r w:rsidRPr="002E393A">
              <w:rPr>
                <w:b/>
                <w:bCs/>
              </w:rPr>
              <w:t>Equations in two variables</w:t>
            </w:r>
            <w:r w:rsidRPr="002E393A">
              <w:t xml:space="preserve"> (graphs as solution sets; lines; systems). build the 2</w:t>
            </w:r>
            <w:r w:rsidRPr="002E393A">
              <w:noBreakHyphen/>
              <w:t>variable story on the 1</w:t>
            </w:r>
            <w:r w:rsidRPr="002E393A">
              <w:noBreakHyphen/>
              <w:t xml:space="preserve">variable case. </w:t>
            </w:r>
          </w:p>
          <w:p w14:paraId="2127C901" w14:textId="77777777" w:rsidR="003A2ED0" w:rsidRPr="002E393A" w:rsidRDefault="003A2ED0" w:rsidP="00941CFD">
            <w:pPr>
              <w:numPr>
                <w:ilvl w:val="0"/>
                <w:numId w:val="5"/>
              </w:numPr>
              <w:spacing w:line="279" w:lineRule="auto"/>
            </w:pPr>
            <w:r w:rsidRPr="002E393A">
              <w:rPr>
                <w:b/>
                <w:bCs/>
              </w:rPr>
              <w:t>Functions &amp; modeling</w:t>
            </w:r>
            <w:r w:rsidRPr="002E393A">
              <w:t xml:space="preserve"> (linear functions; rate</w:t>
            </w:r>
            <w:r>
              <w:t>-</w:t>
            </w:r>
            <w:r w:rsidRPr="002E393A">
              <w:t>based contexts).</w:t>
            </w:r>
          </w:p>
          <w:p w14:paraId="0E56FCBD" w14:textId="77777777" w:rsidR="003A2ED0" w:rsidRPr="002E393A" w:rsidRDefault="003A2ED0" w:rsidP="00941CFD">
            <w:pPr>
              <w:numPr>
                <w:ilvl w:val="0"/>
                <w:numId w:val="5"/>
              </w:numPr>
              <w:spacing w:line="279" w:lineRule="auto"/>
            </w:pPr>
            <w:r w:rsidRPr="002E393A">
              <w:rPr>
                <w:b/>
                <w:bCs/>
              </w:rPr>
              <w:t>Quadratic</w:t>
            </w:r>
            <w:r>
              <w:rPr>
                <w:b/>
                <w:bCs/>
              </w:rPr>
              <w:t>,</w:t>
            </w:r>
            <w:r w:rsidRPr="002E393A">
              <w:rPr>
                <w:b/>
                <w:bCs/>
              </w:rPr>
              <w:t xml:space="preserve"> exponential</w:t>
            </w:r>
            <w:r>
              <w:rPr>
                <w:b/>
                <w:bCs/>
              </w:rPr>
              <w:t>, polynomial</w:t>
            </w:r>
            <w:r w:rsidRPr="002E393A">
              <w:rPr>
                <w:b/>
                <w:bCs/>
              </w:rPr>
              <w:t xml:space="preserve"> equations</w:t>
            </w:r>
            <w:r w:rsidRPr="002E393A">
              <w:t xml:space="preserve"> (later stems).</w:t>
            </w:r>
          </w:p>
          <w:p w14:paraId="3A2A9C2D" w14:textId="77777777" w:rsidR="003A2ED0" w:rsidRPr="002E393A" w:rsidRDefault="003A2ED0" w:rsidP="00941CFD">
            <w:pPr>
              <w:numPr>
                <w:ilvl w:val="0"/>
                <w:numId w:val="5"/>
              </w:numPr>
              <w:spacing w:line="279" w:lineRule="auto"/>
            </w:pPr>
            <w:r w:rsidRPr="002E393A">
              <w:rPr>
                <w:b/>
                <w:bCs/>
              </w:rPr>
              <w:t>Systems of equations</w:t>
            </w:r>
            <w:r w:rsidRPr="002E393A">
              <w:t xml:space="preserve"> (algebraic and graphical methods; uniqueness/none/infinitely</w:t>
            </w:r>
            <w:r>
              <w:t xml:space="preserve"> </w:t>
            </w:r>
            <w:r w:rsidRPr="002E393A">
              <w:t xml:space="preserve">many carries over). </w:t>
            </w:r>
          </w:p>
          <w:p w14:paraId="0FF721D1" w14:textId="23CB996C" w:rsidR="00842473" w:rsidRPr="00660E86" w:rsidRDefault="00842473" w:rsidP="002347B9">
            <w:pPr>
              <w:spacing w:before="100" w:beforeAutospacing="1" w:after="100" w:afterAutospacing="1"/>
            </w:pPr>
          </w:p>
        </w:tc>
      </w:tr>
      <w:tr w:rsidR="00842473" w14:paraId="52C42546" w14:textId="77777777" w:rsidTr="2CA7B274">
        <w:trPr>
          <w:trHeight w:val="548"/>
        </w:trPr>
        <w:tc>
          <w:tcPr>
            <w:tcW w:w="2052" w:type="dxa"/>
            <w:shd w:val="clear" w:color="auto" w:fill="E1EBF7"/>
            <w:vAlign w:val="center"/>
          </w:tcPr>
          <w:p w14:paraId="1EE79376" w14:textId="77777777" w:rsidR="00842473" w:rsidRPr="005823B5" w:rsidRDefault="00842473">
            <w:pPr>
              <w:jc w:val="center"/>
              <w:rPr>
                <w:b/>
                <w:bCs/>
              </w:rPr>
            </w:pPr>
            <w:r>
              <w:rPr>
                <w:b/>
                <w:bCs/>
              </w:rPr>
              <w:t>Big Ideas</w:t>
            </w:r>
          </w:p>
        </w:tc>
        <w:tc>
          <w:tcPr>
            <w:tcW w:w="19183" w:type="dxa"/>
          </w:tcPr>
          <w:p w14:paraId="3C2B506B" w14:textId="77777777" w:rsidR="004938AB" w:rsidRDefault="004938AB" w:rsidP="00941CFD">
            <w:pPr>
              <w:pStyle w:val="ListParagraph"/>
              <w:numPr>
                <w:ilvl w:val="0"/>
                <w:numId w:val="6"/>
              </w:numPr>
            </w:pPr>
            <w:r>
              <w:t xml:space="preserve">Solving an equation is not just a mix of memorized rules. Definitions used with previously learned properties of equality and operations allow us to “isolate the variable” to solve </w:t>
            </w:r>
            <w:r>
              <w:t>the mystery.</w:t>
            </w:r>
          </w:p>
          <w:p w14:paraId="64B8DABB" w14:textId="77777777" w:rsidR="004938AB" w:rsidRDefault="004938AB" w:rsidP="00941CFD">
            <w:pPr>
              <w:pStyle w:val="ListParagraph"/>
              <w:numPr>
                <w:ilvl w:val="0"/>
                <w:numId w:val="6"/>
              </w:numPr>
            </w:pPr>
            <w:r>
              <w:t xml:space="preserve">Create equivalent equations by </w:t>
            </w:r>
          </w:p>
          <w:p w14:paraId="22AC2B2D" w14:textId="77777777" w:rsidR="004938AB" w:rsidRDefault="004938AB" w:rsidP="00941CFD">
            <w:pPr>
              <w:pStyle w:val="ListParagraph"/>
              <w:numPr>
                <w:ilvl w:val="1"/>
                <w:numId w:val="6"/>
              </w:numPr>
            </w:pPr>
            <w:r>
              <w:t>adding the same number to both sides (E1) or subtract from both sides</w:t>
            </w:r>
          </w:p>
          <w:p w14:paraId="2FECB09E" w14:textId="729057B8" w:rsidR="00A068FB" w:rsidRDefault="00A068FB" w:rsidP="00B34747">
            <w:pPr>
              <w:pStyle w:val="ListParagraph"/>
              <w:numPr>
                <w:ilvl w:val="2"/>
                <w:numId w:val="6"/>
              </w:numPr>
            </w:pPr>
            <w:r>
              <w:t xml:space="preserve">working with signed numbers are </w:t>
            </w:r>
            <w:r w:rsidR="00686F22">
              <w:t xml:space="preserve">an opportunity for “silly mistakes” that are worth studying in their own right. </w:t>
            </w:r>
          </w:p>
          <w:p w14:paraId="42011EC3" w14:textId="77777777" w:rsidR="004938AB" w:rsidRDefault="004938AB" w:rsidP="00941CFD">
            <w:pPr>
              <w:pStyle w:val="ListParagraph"/>
              <w:numPr>
                <w:ilvl w:val="1"/>
                <w:numId w:val="6"/>
              </w:numPr>
            </w:pPr>
            <w:r>
              <w:t>multiplying by the same number on both sides (E2) or divide both sides</w:t>
            </w:r>
          </w:p>
          <w:p w14:paraId="58B78749" w14:textId="60529E91" w:rsidR="00A068FB" w:rsidRDefault="00A068FB" w:rsidP="00B34747">
            <w:pPr>
              <w:pStyle w:val="ListParagraph"/>
              <w:numPr>
                <w:ilvl w:val="2"/>
                <w:numId w:val="6"/>
              </w:numPr>
            </w:pPr>
            <w:r>
              <w:t xml:space="preserve">multiplying or dividing both sides usually involves applying the distributive property too – the formulation and the manipulation of the expression here is fraught with mistakes of oversight. These mistakes are worth studying in their own right. </w:t>
            </w:r>
          </w:p>
          <w:p w14:paraId="4005E845" w14:textId="77777777" w:rsidR="004938AB" w:rsidRDefault="004938AB" w:rsidP="00941CFD">
            <w:pPr>
              <w:pStyle w:val="ListParagraph"/>
              <w:numPr>
                <w:ilvl w:val="0"/>
                <w:numId w:val="6"/>
              </w:numPr>
            </w:pPr>
            <w:r>
              <w:t>These moves are reversible.</w:t>
            </w:r>
          </w:p>
          <w:p w14:paraId="792B20EE" w14:textId="1912C92C" w:rsidR="00686F22" w:rsidRDefault="00686F22" w:rsidP="00B34747">
            <w:pPr>
              <w:pStyle w:val="ListParagraph"/>
              <w:numPr>
                <w:ilvl w:val="1"/>
                <w:numId w:val="6"/>
              </w:numPr>
            </w:pPr>
            <w:r>
              <w:t xml:space="preserve">It’s revealing to students to have them start with an equation like x=2. And have them first add, then multiply, etc to build up a more complicated equation. And then have them solve that “more complicated equation”. </w:t>
            </w:r>
          </w:p>
          <w:p w14:paraId="3DAC7935" w14:textId="699524E4" w:rsidR="004938AB" w:rsidRDefault="004938AB" w:rsidP="00941CFD">
            <w:pPr>
              <w:pStyle w:val="ListParagraph"/>
              <w:numPr>
                <w:ilvl w:val="0"/>
                <w:numId w:val="6"/>
              </w:numPr>
            </w:pPr>
            <w:r w:rsidRPr="2CA7B274">
              <w:t>The solution of an equation can be substituted in for the variable to get a true equation.</w:t>
            </w:r>
            <w:r w:rsidR="00A068FB">
              <w:t xml:space="preserve"> (by definition of solution)</w:t>
            </w:r>
          </w:p>
          <w:p w14:paraId="161B297B" w14:textId="506DE63C" w:rsidR="00A068FB" w:rsidRDefault="00A068FB" w:rsidP="00941CFD">
            <w:pPr>
              <w:pStyle w:val="ListParagraph"/>
              <w:numPr>
                <w:ilvl w:val="0"/>
                <w:numId w:val="6"/>
              </w:numPr>
            </w:pPr>
            <w:r>
              <w:t xml:space="preserve">Linear equations are the simplest kind of equation, but the principles for solving linear equations are the same as solving other kinds of equations! Work with linear equations should emphasize principles and methods that will be extended to other equations. Special tricks that work with linear but don’t work with others should be avoided. </w:t>
            </w:r>
          </w:p>
          <w:p w14:paraId="244A4BB4" w14:textId="5C518BC5" w:rsidR="00686F22" w:rsidRDefault="00686F22" w:rsidP="00941CFD">
            <w:pPr>
              <w:pStyle w:val="ListParagraph"/>
              <w:numPr>
                <w:ilvl w:val="0"/>
                <w:numId w:val="6"/>
              </w:numPr>
            </w:pPr>
            <w:r>
              <w:t xml:space="preserve">This ladder is kinda like calisthenics – the goal </w:t>
            </w:r>
            <w:r w:rsidR="00B34747">
              <w:t xml:space="preserve">is to solve linear equations, but it is also to </w:t>
            </w:r>
            <w:r>
              <w:t>to get good at using the symbolic language of algebra. PoA, PoO, isolate variable, etc. not special methods for solving particular types of equations.</w:t>
            </w:r>
            <w:r w:rsidR="00B34747">
              <w:t xml:space="preserve"> Emphasize the properties throughout </w:t>
            </w:r>
          </w:p>
          <w:p w14:paraId="30980352" w14:textId="54C99408" w:rsidR="00842473" w:rsidRDefault="00842473" w:rsidP="002347B9">
            <w:pPr>
              <w:spacing w:before="100" w:beforeAutospacing="1" w:after="100" w:afterAutospacing="1"/>
            </w:pPr>
          </w:p>
        </w:tc>
      </w:tr>
      <w:tr w:rsidR="00842473" w14:paraId="6C3065B0" w14:textId="77777777" w:rsidTr="2CA7B274">
        <w:trPr>
          <w:trHeight w:val="548"/>
        </w:trPr>
        <w:tc>
          <w:tcPr>
            <w:tcW w:w="2052" w:type="dxa"/>
            <w:shd w:val="clear" w:color="auto" w:fill="E1EBF7"/>
            <w:vAlign w:val="center"/>
          </w:tcPr>
          <w:p w14:paraId="49D6C905" w14:textId="77777777" w:rsidR="00842473" w:rsidRDefault="00842473">
            <w:pPr>
              <w:jc w:val="center"/>
              <w:rPr>
                <w:b/>
                <w:bCs/>
              </w:rPr>
            </w:pPr>
            <w:r>
              <w:rPr>
                <w:b/>
                <w:bCs/>
              </w:rPr>
              <w:lastRenderedPageBreak/>
              <w:t>Other Information</w:t>
            </w:r>
          </w:p>
        </w:tc>
        <w:tc>
          <w:tcPr>
            <w:tcW w:w="19183" w:type="dxa"/>
          </w:tcPr>
          <w:p w14:paraId="1A131220" w14:textId="77777777" w:rsidR="00DA154B" w:rsidRDefault="00DA154B" w:rsidP="00DA154B">
            <w:r>
              <w:t>Models used should include symbolic notation, number line, and an introduction to set notation.</w:t>
            </w:r>
          </w:p>
          <w:p w14:paraId="68AB03A1" w14:textId="77777777" w:rsidR="00DA154B" w:rsidRDefault="00DA154B" w:rsidP="00DA154B">
            <w:r w:rsidRPr="2CA7B274">
              <w:t>“properties of equality” not “if-then moves” – “if then moves” is fine for pedagogic purposes if we need it, but probs better to just call them “properties of equality”</w:t>
            </w:r>
          </w:p>
          <w:p w14:paraId="04F9F48A" w14:textId="77777777" w:rsidR="00963B8A" w:rsidRDefault="00963B8A" w:rsidP="00DA154B"/>
          <w:p w14:paraId="68653F76" w14:textId="77777777" w:rsidR="00963B8A" w:rsidRDefault="00963B8A" w:rsidP="00DA154B"/>
          <w:p w14:paraId="03B72590" w14:textId="77777777" w:rsidR="00DA154B" w:rsidRDefault="00DA154B" w:rsidP="00DA154B"/>
          <w:p w14:paraId="2428B246" w14:textId="77777777" w:rsidR="00DA154B" w:rsidRPr="00A459FF" w:rsidRDefault="00DA154B" w:rsidP="00DA154B">
            <w:pPr>
              <w:rPr>
                <w:rFonts w:eastAsiaTheme="minorEastAsia"/>
              </w:rPr>
            </w:pPr>
            <w:r>
              <w:t xml:space="preserve">Note from Danielle RE: </w:t>
            </w:r>
            <m:oMath>
              <m:sSub>
                <m:sSubPr>
                  <m:ctrlPr>
                    <w:rPr>
                      <w:rFonts w:ascii="Cambria Math" w:hAnsi="Cambria Math"/>
                      <w:i/>
                    </w:rPr>
                  </m:ctrlPr>
                </m:sSubPr>
                <m:e>
                  <m:r>
                    <w:rPr>
                      <w:rFonts w:ascii="Cambria Math" w:hAnsi="Cambria Math"/>
                    </w:rPr>
                    <m:t>x</m:t>
                  </m:r>
                </m:e>
                <m:sub>
                  <m:r>
                    <w:rPr>
                      <w:rFonts w:ascii="Cambria Math" w:hAnsi="Cambria Math"/>
                    </w:rPr>
                    <m:t>0</m:t>
                  </m:r>
                </m:sub>
              </m:sSub>
            </m:oMath>
          </w:p>
          <w:p w14:paraId="484BDA4E" w14:textId="77777777" w:rsidR="00DA154B" w:rsidRPr="00485C8E" w:rsidRDefault="00DA154B" w:rsidP="00941CFD">
            <w:pPr>
              <w:pStyle w:val="ListParagraph"/>
              <w:numPr>
                <w:ilvl w:val="1"/>
                <w:numId w:val="6"/>
              </w:numPr>
              <w:ind w:left="360"/>
              <w:rPr>
                <w:rFonts w:eastAsiaTheme="minorEastAsia"/>
              </w:rPr>
            </w:pPr>
            <w:r>
              <w:t>Solutions are NUMBERS. Assume there is a solution. Then use properties of operations to solve.</w:t>
            </w:r>
          </w:p>
          <w:p w14:paraId="2102C8FD" w14:textId="77777777" w:rsidR="00DA154B" w:rsidRDefault="00DA154B" w:rsidP="2CA7B274">
            <w:pPr>
              <w:pStyle w:val="ListParagraph"/>
              <w:numPr>
                <w:ilvl w:val="1"/>
                <w:numId w:val="6"/>
              </w:numPr>
              <w:ind w:left="360"/>
              <w:rPr>
                <w:rFonts w:eastAsiaTheme="minorEastAsia"/>
              </w:rPr>
            </w:pPr>
            <w:r w:rsidRPr="2CA7B274">
              <w:t xml:space="preserve">in this doc, I’ve used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Pr="2CA7B274">
              <w:rPr>
                <w:rFonts w:eastAsiaTheme="minorEastAsia"/>
              </w:rPr>
              <w:t xml:space="preserve"> to represent a solution, but we don’t have to use that symbol. </w:t>
            </w:r>
          </w:p>
          <w:p w14:paraId="02E565E9" w14:textId="77777777" w:rsidR="00DA154B" w:rsidRDefault="00DA154B" w:rsidP="2CA7B274">
            <w:pPr>
              <w:pStyle w:val="ListParagraph"/>
              <w:numPr>
                <w:ilvl w:val="1"/>
                <w:numId w:val="6"/>
              </w:numPr>
              <w:ind w:left="360"/>
              <w:rPr>
                <w:rFonts w:eastAsiaTheme="minorEastAsia"/>
              </w:rPr>
            </w:pPr>
            <w:r w:rsidRPr="2CA7B274">
              <w:rPr>
                <w:rFonts w:eastAsiaTheme="minorEastAsia"/>
              </w:rPr>
              <w:t>In the equation</w:t>
            </w:r>
            <w:r w:rsidRPr="2CA7B274">
              <w:rPr>
                <w:rFonts w:ascii="Cambria Math" w:hAnsi="Cambria Math"/>
                <w:i/>
                <w:iCs/>
              </w:rPr>
              <w:t xml:space="preserve"> </w:t>
            </w:r>
            <m:oMath>
              <m:r>
                <w:rPr>
                  <w:rFonts w:ascii="Cambria Math" w:hAnsi="Cambria Math"/>
                </w:rPr>
                <m:t>ax+b=cx+d</m:t>
              </m:r>
            </m:oMath>
            <w:r w:rsidRPr="2CA7B274">
              <w:rPr>
                <w:rFonts w:ascii="Cambria Math" w:eastAsiaTheme="minorEastAsia" w:hAnsi="Cambria Math"/>
              </w:rPr>
              <w:t xml:space="preserve">, the number </w:t>
            </w:r>
            <m:oMath>
              <m:r>
                <w:rPr>
                  <w:rFonts w:ascii="Cambria Math" w:eastAsiaTheme="minorEastAsia" w:hAnsi="Cambria Math"/>
                </w:rPr>
                <m:t>x</m:t>
              </m:r>
            </m:oMath>
            <w:r w:rsidRPr="2CA7B274">
              <w:rPr>
                <w:rFonts w:eastAsiaTheme="minorEastAsia"/>
              </w:rPr>
              <w:t xml:space="preserve"> might make the equation true, or it might make it false. By assuming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Pr="2CA7B274">
              <w:rPr>
                <w:rFonts w:eastAsiaTheme="minorEastAsia"/>
              </w:rPr>
              <w:t xml:space="preserve"> is a solution what we are saying is that </w:t>
            </w:r>
            <m:oMath>
              <m:r>
                <w:rPr>
                  <w:rFonts w:ascii="Cambria Math" w:hAnsi="Cambria Math"/>
                </w:rPr>
                <m:t>a</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+b=c</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+d</m:t>
              </m:r>
            </m:oMath>
            <w:r w:rsidRPr="2CA7B274">
              <w:rPr>
                <w:rFonts w:eastAsiaTheme="minorEastAsia"/>
              </w:rPr>
              <w:t xml:space="preserve"> is a </w:t>
            </w:r>
            <w:r w:rsidRPr="2CA7B274">
              <w:rPr>
                <w:rFonts w:eastAsiaTheme="minorEastAsia"/>
                <w:i/>
                <w:iCs/>
              </w:rPr>
              <w:t>true</w:t>
            </w:r>
            <w:r w:rsidRPr="2CA7B274">
              <w:rPr>
                <w:rFonts w:eastAsiaTheme="minorEastAsia"/>
              </w:rPr>
              <w:t xml:space="preserve"> equation. Because </w:t>
            </w:r>
            <m:oMath>
              <m:r>
                <w:rPr>
                  <w:rFonts w:ascii="Cambria Math" w:hAnsi="Cambria Math"/>
                </w:rPr>
                <m:t>a</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+b=c</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+d</m:t>
              </m:r>
            </m:oMath>
            <w:r w:rsidRPr="2CA7B274">
              <w:rPr>
                <w:rFonts w:eastAsiaTheme="minorEastAsia"/>
              </w:rPr>
              <w:t xml:space="preserve"> is a true equation, now it’s legal to use our properties of equality</w:t>
            </w:r>
          </w:p>
          <w:p w14:paraId="35834083" w14:textId="77777777" w:rsidR="00DA154B" w:rsidRDefault="00DA154B" w:rsidP="00941CFD">
            <w:pPr>
              <w:pStyle w:val="ListParagraph"/>
              <w:numPr>
                <w:ilvl w:val="1"/>
                <w:numId w:val="6"/>
              </w:numPr>
              <w:ind w:left="360"/>
              <w:rPr>
                <w:rFonts w:eastAsiaTheme="minorEastAsia"/>
              </w:rPr>
            </w:pPr>
            <w:r>
              <w:rPr>
                <w:rFonts w:eastAsiaTheme="minorEastAsia"/>
              </w:rPr>
              <w:t xml:space="preserve">This will flow easily from the “guess and check” stage: </w:t>
            </w:r>
          </w:p>
          <w:p w14:paraId="074EA329" w14:textId="77777777" w:rsidR="00DA154B" w:rsidRPr="00485C8E" w:rsidRDefault="00DA154B" w:rsidP="00941CFD">
            <w:pPr>
              <w:pStyle w:val="ListParagraph"/>
              <w:numPr>
                <w:ilvl w:val="2"/>
                <w:numId w:val="5"/>
              </w:numPr>
              <w:ind w:left="1080"/>
              <w:rPr>
                <w:rFonts w:eastAsiaTheme="minorEastAsia"/>
              </w:rPr>
            </w:pPr>
            <w:r>
              <w:rPr>
                <w:rFonts w:eastAsiaTheme="minorEastAsia"/>
              </w:rPr>
              <w:t xml:space="preserve">First prompt: show that </w:t>
            </w:r>
            <w:r>
              <w:t>3 is a solution to the equation 2x+8=14.</w:t>
            </w:r>
          </w:p>
          <w:p w14:paraId="6ED5FD89" w14:textId="77777777" w:rsidR="00DA154B" w:rsidRPr="008B3875" w:rsidRDefault="00DA154B" w:rsidP="00941CFD">
            <w:pPr>
              <w:pStyle w:val="ListParagraph"/>
              <w:numPr>
                <w:ilvl w:val="2"/>
                <w:numId w:val="5"/>
              </w:numPr>
              <w:ind w:left="1080"/>
              <w:rPr>
                <w:rFonts w:eastAsiaTheme="minorEastAsia"/>
              </w:rPr>
            </w:pPr>
            <w:r>
              <w:rPr>
                <w:rFonts w:eastAsiaTheme="minorEastAsia"/>
              </w:rPr>
              <w:t xml:space="preserve">Second prompt: Is 3 a solution to </w:t>
            </w:r>
            <w:r>
              <w:t>the equation 2x+8=14?</w:t>
            </w:r>
          </w:p>
          <w:p w14:paraId="226C5FF7" w14:textId="77777777" w:rsidR="00DA154B" w:rsidRPr="008B3875" w:rsidRDefault="00DA154B" w:rsidP="00941CFD">
            <w:pPr>
              <w:pStyle w:val="ListParagraph"/>
              <w:numPr>
                <w:ilvl w:val="2"/>
                <w:numId w:val="5"/>
              </w:numPr>
              <w:ind w:left="1080"/>
              <w:rPr>
                <w:rFonts w:eastAsiaTheme="minorEastAsia"/>
              </w:rPr>
            </w:pPr>
            <w:r>
              <w:rPr>
                <w:rFonts w:eastAsiaTheme="minorEastAsia"/>
              </w:rPr>
              <w:t xml:space="preserve">Third: make a conjecture about a solution to the equation </w:t>
            </w:r>
            <w:r>
              <w:t>2x+8=14. Prove or disprove your conjecture.</w:t>
            </w:r>
          </w:p>
          <w:p w14:paraId="32AA4F7D" w14:textId="77777777" w:rsidR="00DA154B" w:rsidRDefault="00DA154B" w:rsidP="2CA7B274">
            <w:pPr>
              <w:pStyle w:val="ListParagraph"/>
              <w:numPr>
                <w:ilvl w:val="2"/>
                <w:numId w:val="5"/>
              </w:numPr>
              <w:ind w:left="1080"/>
              <w:rPr>
                <w:rFonts w:eastAsiaTheme="minorEastAsia"/>
              </w:rPr>
            </w:pPr>
            <w:r w:rsidRPr="2CA7B274">
              <w:rPr>
                <w:rFonts w:eastAsiaTheme="minorEastAsia"/>
              </w:rPr>
              <w:t xml:space="preserve">Fourth: oh boy guess and check is </w:t>
            </w:r>
            <w:r w:rsidRPr="2CA7B274">
              <w:rPr>
                <w:rFonts w:eastAsiaTheme="minorEastAsia"/>
                <w:i/>
                <w:iCs/>
              </w:rPr>
              <w:t>super</w:t>
            </w:r>
            <w:r w:rsidRPr="2CA7B274">
              <w:rPr>
                <w:rFonts w:eastAsiaTheme="minorEastAsia"/>
              </w:rPr>
              <w:t xml:space="preserve"> annoying! I had to substitute numbers like five different times! UGH. In True Mathematician</w:t>
            </w:r>
            <w:r w:rsidRPr="2CA7B274">
              <w:rPr>
                <w:rFonts w:eastAsiaTheme="minorEastAsia"/>
                <w:vertAlign w:val="superscript"/>
              </w:rPr>
              <w:t>TM</w:t>
            </w:r>
            <w:r w:rsidRPr="2CA7B274">
              <w:rPr>
                <w:rFonts w:eastAsiaTheme="minorEastAsia"/>
              </w:rPr>
              <w:t xml:space="preserve"> fashion, I wanna be lazy. So let’s say I already know what the solution is. Let’s call it… oh idk…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w:r w:rsidRPr="2CA7B274">
              <w:rPr>
                <w:rFonts w:eastAsiaTheme="minorEastAsia"/>
              </w:rPr>
              <w:t>…</w:t>
            </w:r>
          </w:p>
          <w:p w14:paraId="38A9FBDF" w14:textId="4AB83032" w:rsidR="00842473" w:rsidRDefault="00DA154B" w:rsidP="2CA7B274">
            <w:pPr>
              <w:spacing w:before="100" w:beforeAutospacing="1" w:after="100" w:afterAutospacing="1"/>
              <w:rPr>
                <w:rFonts w:eastAsiaTheme="minorEastAsia"/>
              </w:rPr>
            </w:pPr>
            <w:r w:rsidRPr="2CA7B274">
              <w:rPr>
                <w:rFonts w:eastAsiaTheme="minorEastAsia"/>
              </w:rPr>
              <w:t xml:space="preserve">Look. I know you guys aren’t going to let me get away with all this mathy-ness for very long. I can live with the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w:r w:rsidRPr="2CA7B274">
              <w:rPr>
                <w:rFonts w:eastAsiaTheme="minorEastAsia"/>
              </w:rPr>
              <w:t xml:space="preserve"> stuff dropping away pretty quickly, especially in student work. But I need kids to know that our definitions matter, we are serious about the meanings we give symbols, you can't just use the properties of equality any old which way you feel like, and that mathematics is supposed to explain why something true is based on logical reasoning, not just pushing symbols around on the page because the teacher said to do it like that. So let’s show the kids the x_0 thing but let it drop away. Then when we go to new row in the stem, remind them about the x_0 stuff but let it drop away. So when we get through to end of this progression it’s not so unfamiliar. This pays dividends when we solve other types of equations later too! (please?)</w:t>
            </w:r>
          </w:p>
        </w:tc>
      </w:tr>
    </w:tbl>
    <w:p w14:paraId="39CE40EA" w14:textId="77777777" w:rsidR="00842473" w:rsidRPr="00842473" w:rsidRDefault="00842473" w:rsidP="00842473"/>
    <w:p w14:paraId="4C10D8D3" w14:textId="1D6830B6" w:rsidR="000A5026" w:rsidRDefault="000A5026" w:rsidP="004C1825">
      <w:pPr>
        <w:rPr>
          <w:b/>
          <w:bCs/>
          <w:color w:val="FF0000"/>
          <w:sz w:val="28"/>
          <w:szCs w:val="28"/>
        </w:rPr>
      </w:pPr>
      <w:r w:rsidRPr="001B4E62">
        <w:rPr>
          <w:b/>
          <w:bCs/>
          <w:color w:val="FF0000"/>
          <w:sz w:val="28"/>
          <w:szCs w:val="28"/>
        </w:rPr>
        <w:t xml:space="preserve">The following </w:t>
      </w:r>
      <w:r w:rsidR="002316A3">
        <w:rPr>
          <w:b/>
          <w:bCs/>
          <w:color w:val="FF0000"/>
          <w:sz w:val="28"/>
          <w:szCs w:val="28"/>
        </w:rPr>
        <w:t>Equation Type Cases</w:t>
      </w:r>
      <w:r w:rsidRPr="001B4E62">
        <w:rPr>
          <w:b/>
          <w:bCs/>
          <w:color w:val="FF0000"/>
          <w:sz w:val="28"/>
          <w:szCs w:val="28"/>
        </w:rPr>
        <w:t xml:space="preserve"> and number restrictions need to be applied </w:t>
      </w:r>
      <w:r w:rsidR="001B4E62" w:rsidRPr="001B4E62">
        <w:rPr>
          <w:b/>
          <w:bCs/>
          <w:color w:val="FF0000"/>
          <w:sz w:val="28"/>
          <w:szCs w:val="28"/>
        </w:rPr>
        <w:t>throughout this lesson ladder</w:t>
      </w:r>
      <w:r w:rsidRPr="001B4E62">
        <w:rPr>
          <w:b/>
          <w:bCs/>
          <w:color w:val="FF0000"/>
          <w:sz w:val="28"/>
          <w:szCs w:val="28"/>
        </w:rPr>
        <w:t xml:space="preserve"> </w:t>
      </w:r>
    </w:p>
    <w:p w14:paraId="06F8AD23" w14:textId="3FD2489B" w:rsidR="00F319B0" w:rsidRPr="001B4E62" w:rsidRDefault="00F319B0" w:rsidP="004C1825">
      <w:pPr>
        <w:rPr>
          <w:b/>
          <w:bCs/>
          <w:color w:val="FF0000"/>
          <w:sz w:val="28"/>
          <w:szCs w:val="28"/>
        </w:rPr>
      </w:pPr>
      <w:r>
        <w:rPr>
          <w:b/>
          <w:bCs/>
          <w:color w:val="FF0000"/>
          <w:sz w:val="28"/>
          <w:szCs w:val="28"/>
        </w:rPr>
        <w:t xml:space="preserve">“one step” and “two step” under </w:t>
      </w:r>
      <w:r w:rsidRPr="00F319B0">
        <w:rPr>
          <w:i/>
          <w:iCs/>
          <w:color w:val="FF0000"/>
          <w:sz w:val="28"/>
          <w:szCs w:val="28"/>
          <w:u w:val="single"/>
        </w:rPr>
        <w:t>no</w:t>
      </w:r>
      <w:r>
        <w:rPr>
          <w:b/>
          <w:bCs/>
          <w:color w:val="FF0000"/>
          <w:sz w:val="28"/>
          <w:szCs w:val="28"/>
        </w:rPr>
        <w:t xml:space="preserve"> circumstances should be external-facing -danielle, raena, phil </w:t>
      </w:r>
    </w:p>
    <w:tbl>
      <w:tblPr>
        <w:tblStyle w:val="TableGrid"/>
        <w:tblW w:w="0" w:type="auto"/>
        <w:tblLook w:val="04A0" w:firstRow="1" w:lastRow="0" w:firstColumn="1" w:lastColumn="0" w:noHBand="0" w:noVBand="1"/>
      </w:tblPr>
      <w:tblGrid>
        <w:gridCol w:w="5845"/>
        <w:gridCol w:w="7740"/>
      </w:tblGrid>
      <w:tr w:rsidR="000A5026" w14:paraId="23DF4020" w14:textId="77777777" w:rsidTr="001B4E62">
        <w:tc>
          <w:tcPr>
            <w:tcW w:w="5845" w:type="dxa"/>
            <w:shd w:val="clear" w:color="auto" w:fill="FFFF00"/>
          </w:tcPr>
          <w:p w14:paraId="6BCDAB8F" w14:textId="07CEF707" w:rsidR="000A5026" w:rsidRPr="001B4E62" w:rsidRDefault="00EA3BC4" w:rsidP="004C1825">
            <w:pPr>
              <w:rPr>
                <w:b/>
                <w:bCs/>
                <w:color w:val="000000" w:themeColor="text1"/>
                <w:sz w:val="28"/>
                <w:szCs w:val="28"/>
              </w:rPr>
            </w:pPr>
            <w:r>
              <w:rPr>
                <w:b/>
                <w:bCs/>
                <w:color w:val="000000" w:themeColor="text1"/>
                <w:sz w:val="28"/>
                <w:szCs w:val="28"/>
              </w:rPr>
              <w:t xml:space="preserve">Equation </w:t>
            </w:r>
            <w:r w:rsidR="002316A3">
              <w:rPr>
                <w:b/>
                <w:bCs/>
                <w:color w:val="000000" w:themeColor="text1"/>
                <w:sz w:val="28"/>
                <w:szCs w:val="28"/>
              </w:rPr>
              <w:t>T</w:t>
            </w:r>
            <w:r>
              <w:rPr>
                <w:b/>
                <w:bCs/>
                <w:color w:val="000000" w:themeColor="text1"/>
                <w:sz w:val="28"/>
                <w:szCs w:val="28"/>
              </w:rPr>
              <w:t>ype</w:t>
            </w:r>
            <w:r w:rsidR="002316A3">
              <w:rPr>
                <w:b/>
                <w:bCs/>
                <w:color w:val="000000" w:themeColor="text1"/>
                <w:sz w:val="28"/>
                <w:szCs w:val="28"/>
              </w:rPr>
              <w:t xml:space="preserve"> Cases</w:t>
            </w:r>
          </w:p>
        </w:tc>
        <w:tc>
          <w:tcPr>
            <w:tcW w:w="7740" w:type="dxa"/>
            <w:shd w:val="clear" w:color="auto" w:fill="FFFF00"/>
          </w:tcPr>
          <w:p w14:paraId="4C3B8EB9" w14:textId="1081D99F" w:rsidR="000A5026" w:rsidRPr="001B4E62" w:rsidRDefault="000A5026" w:rsidP="004C1825">
            <w:pPr>
              <w:rPr>
                <w:b/>
                <w:bCs/>
                <w:color w:val="000000" w:themeColor="text1"/>
                <w:sz w:val="28"/>
                <w:szCs w:val="28"/>
              </w:rPr>
            </w:pPr>
            <w:r w:rsidRPr="001B4E62">
              <w:rPr>
                <w:b/>
                <w:bCs/>
                <w:color w:val="000000" w:themeColor="text1"/>
                <w:sz w:val="28"/>
                <w:szCs w:val="28"/>
              </w:rPr>
              <w:t>Number Restrictions (coefficients and solutions)</w:t>
            </w:r>
          </w:p>
        </w:tc>
      </w:tr>
      <w:tr w:rsidR="000A5026" w14:paraId="3C46B294" w14:textId="77777777" w:rsidTr="000A5026">
        <w:tc>
          <w:tcPr>
            <w:tcW w:w="5845" w:type="dxa"/>
          </w:tcPr>
          <w:p w14:paraId="39D1DB31" w14:textId="26B36FCE" w:rsidR="000A5026" w:rsidRDefault="000A5026" w:rsidP="004C46E5">
            <w:pPr>
              <w:pStyle w:val="ListParagraph"/>
              <w:widowControl w:val="0"/>
              <w:numPr>
                <w:ilvl w:val="0"/>
                <w:numId w:val="10"/>
              </w:numPr>
            </w:pPr>
            <w:r w:rsidRPr="00F319B0">
              <w:rPr>
                <w:strike/>
              </w:rPr>
              <w:t>One-step</w:t>
            </w:r>
            <w:r w:rsidR="00EA3BC4">
              <w:t xml:space="preserve"> </w:t>
            </w:r>
            <w:r w:rsidR="00F319B0">
              <w:t xml:space="preserve">linear </w:t>
            </w:r>
            <w:r w:rsidR="00EA3BC4">
              <w:t>equations</w:t>
            </w:r>
            <w:r>
              <w:t xml:space="preserve"> (g6)</w:t>
            </w:r>
            <w:r w:rsidR="00EA3BC4">
              <w:t xml:space="preserve"> </w:t>
            </w:r>
          </w:p>
          <w:p w14:paraId="381C2221" w14:textId="2F126E2E" w:rsidR="00EA3BC4" w:rsidRPr="00EA3BC4" w:rsidRDefault="00046D10" w:rsidP="004C46E5">
            <w:pPr>
              <w:pStyle w:val="ListParagraph"/>
              <w:widowControl w:val="0"/>
              <w:numPr>
                <w:ilvl w:val="1"/>
                <w:numId w:val="10"/>
              </w:numPr>
            </w:pPr>
            <m:oMath>
              <m:r>
                <w:rPr>
                  <w:rFonts w:ascii="Cambria Math" w:hAnsi="Cambria Math"/>
                </w:rPr>
                <m:t>x+b=d</m:t>
              </m:r>
            </m:oMath>
          </w:p>
          <w:p w14:paraId="4A1EB507" w14:textId="02D71DC9" w:rsidR="00EA3BC4" w:rsidRDefault="00046D10" w:rsidP="004C46E5">
            <w:pPr>
              <w:pStyle w:val="ListParagraph"/>
              <w:widowControl w:val="0"/>
              <w:numPr>
                <w:ilvl w:val="1"/>
                <w:numId w:val="10"/>
              </w:numPr>
            </w:pPr>
            <m:oMath>
              <m:r>
                <w:rPr>
                  <w:rFonts w:ascii="Cambria Math" w:hAnsi="Cambria Math"/>
                </w:rPr>
                <m:t>ax=d</m:t>
              </m:r>
            </m:oMath>
          </w:p>
          <w:p w14:paraId="42D2BA45" w14:textId="668D1C0D" w:rsidR="000A5026" w:rsidRDefault="000A5026" w:rsidP="004C46E5">
            <w:pPr>
              <w:pStyle w:val="ListParagraph"/>
              <w:widowControl w:val="0"/>
              <w:numPr>
                <w:ilvl w:val="0"/>
                <w:numId w:val="10"/>
              </w:numPr>
            </w:pPr>
            <w:r w:rsidRPr="00F319B0">
              <w:rPr>
                <w:strike/>
              </w:rPr>
              <w:t>Two-step</w:t>
            </w:r>
            <w:r>
              <w:t xml:space="preserve"> </w:t>
            </w:r>
            <w:r w:rsidR="00F319B0">
              <w:t xml:space="preserve">linear </w:t>
            </w:r>
            <w:r w:rsidR="00EA3BC4">
              <w:t xml:space="preserve">equations </w:t>
            </w:r>
            <w:r>
              <w:t>(g7)</w:t>
            </w:r>
          </w:p>
          <w:p w14:paraId="38C0F7BD" w14:textId="010C8121" w:rsidR="00063F12" w:rsidRPr="00EA3BC4" w:rsidRDefault="00046D10" w:rsidP="004C46E5">
            <w:pPr>
              <w:pStyle w:val="ListParagraph"/>
              <w:widowControl w:val="0"/>
              <w:numPr>
                <w:ilvl w:val="1"/>
                <w:numId w:val="10"/>
              </w:numPr>
            </w:pPr>
            <m:oMath>
              <m:r>
                <w:rPr>
                  <w:rFonts w:ascii="Cambria Math" w:hAnsi="Cambria Math"/>
                </w:rPr>
                <m:t>ax+b=d</m:t>
              </m:r>
            </m:oMath>
          </w:p>
          <w:p w14:paraId="5DECCDB9" w14:textId="7E20286D" w:rsidR="00063F12" w:rsidRPr="00063F12" w:rsidRDefault="00046D10" w:rsidP="004C46E5">
            <w:pPr>
              <w:pStyle w:val="ListParagraph"/>
              <w:widowControl w:val="0"/>
              <w:numPr>
                <w:ilvl w:val="1"/>
                <w:numId w:val="10"/>
              </w:numPr>
            </w:pPr>
            <m:oMath>
              <m:r>
                <w:rPr>
                  <w:rFonts w:ascii="Cambria Math" w:hAnsi="Cambria Math"/>
                </w:rPr>
                <m:t>a(x+b)=c</m:t>
              </m:r>
            </m:oMath>
          </w:p>
          <w:p w14:paraId="3681B8EF" w14:textId="77777777" w:rsidR="000A5026" w:rsidRDefault="000A5026" w:rsidP="004C46E5">
            <w:pPr>
              <w:pStyle w:val="ListParagraph"/>
              <w:widowControl w:val="0"/>
              <w:numPr>
                <w:ilvl w:val="0"/>
                <w:numId w:val="10"/>
              </w:numPr>
            </w:pPr>
            <w:r>
              <w:t>Variables on both sides (g8)</w:t>
            </w:r>
          </w:p>
          <w:p w14:paraId="1919B299" w14:textId="0EB1F06A" w:rsidR="000A5026" w:rsidRPr="00063F12" w:rsidRDefault="00046D10" w:rsidP="004C46E5">
            <w:pPr>
              <w:pStyle w:val="ListParagraph"/>
              <w:widowControl w:val="0"/>
              <w:numPr>
                <w:ilvl w:val="1"/>
                <w:numId w:val="10"/>
              </w:numPr>
            </w:pPr>
            <m:oMath>
              <m:r>
                <w:rPr>
                  <w:rFonts w:ascii="Cambria Math" w:hAnsi="Cambria Math"/>
                </w:rPr>
                <m:t>ax+b=cx+d</m:t>
              </m:r>
            </m:oMath>
          </w:p>
        </w:tc>
        <w:tc>
          <w:tcPr>
            <w:tcW w:w="7740" w:type="dxa"/>
          </w:tcPr>
          <w:p w14:paraId="45E5DEB5" w14:textId="77777777" w:rsidR="000A5026" w:rsidRDefault="000A5026" w:rsidP="004C46E5">
            <w:pPr>
              <w:pStyle w:val="ListParagraph"/>
              <w:widowControl w:val="0"/>
              <w:numPr>
                <w:ilvl w:val="0"/>
                <w:numId w:val="12"/>
              </w:numPr>
            </w:pPr>
            <w:r>
              <w:t>Whole numbers (g6)</w:t>
            </w:r>
          </w:p>
          <w:p w14:paraId="1E9D9854" w14:textId="77777777" w:rsidR="000A5026" w:rsidRPr="001E6EFC" w:rsidRDefault="000A5026" w:rsidP="004C46E5">
            <w:pPr>
              <w:pStyle w:val="ListParagraph"/>
              <w:widowControl w:val="0"/>
              <w:numPr>
                <w:ilvl w:val="0"/>
                <w:numId w:val="12"/>
              </w:numPr>
            </w:pPr>
            <w:r>
              <w:t>Fractions (g6)</w:t>
            </w:r>
          </w:p>
          <w:p w14:paraId="20A4F219" w14:textId="5888BAF4" w:rsidR="005354F2" w:rsidRDefault="005354F2" w:rsidP="004C46E5">
            <w:pPr>
              <w:pStyle w:val="ListParagraph"/>
              <w:widowControl w:val="0"/>
              <w:numPr>
                <w:ilvl w:val="0"/>
                <w:numId w:val="12"/>
              </w:numPr>
            </w:pPr>
            <w:r>
              <w:t>Decimals (g6)</w:t>
            </w:r>
          </w:p>
          <w:p w14:paraId="1EE98870" w14:textId="6E2871DC" w:rsidR="000A5026" w:rsidRDefault="000A5026" w:rsidP="004C46E5">
            <w:pPr>
              <w:pStyle w:val="ListParagraph"/>
              <w:widowControl w:val="0"/>
              <w:numPr>
                <w:ilvl w:val="0"/>
                <w:numId w:val="12"/>
              </w:numPr>
            </w:pPr>
            <w:r>
              <w:t>Integers (g7)</w:t>
            </w:r>
            <w:r w:rsidR="00EA3BC4">
              <w:t xml:space="preserve"> (some states &gt; g6)</w:t>
            </w:r>
          </w:p>
          <w:p w14:paraId="0023F3D4" w14:textId="77777777" w:rsidR="000A5026" w:rsidRDefault="000A5026" w:rsidP="004C46E5">
            <w:pPr>
              <w:pStyle w:val="ListParagraph"/>
              <w:widowControl w:val="0"/>
              <w:numPr>
                <w:ilvl w:val="0"/>
                <w:numId w:val="12"/>
              </w:numPr>
            </w:pPr>
            <w:r>
              <w:t>Rational numbers (g7)</w:t>
            </w:r>
          </w:p>
          <w:p w14:paraId="574C88A8" w14:textId="77777777" w:rsidR="000A5026" w:rsidRDefault="000A5026" w:rsidP="004C46E5">
            <w:pPr>
              <w:pStyle w:val="ListParagraph"/>
              <w:widowControl w:val="0"/>
              <w:numPr>
                <w:ilvl w:val="0"/>
                <w:numId w:val="12"/>
              </w:numPr>
            </w:pPr>
            <w:r>
              <w:t>No solution (g8)</w:t>
            </w:r>
          </w:p>
          <w:p w14:paraId="09E549A3" w14:textId="4DA1E7F5" w:rsidR="000A5026" w:rsidRPr="000A5026" w:rsidRDefault="000A5026" w:rsidP="004C46E5">
            <w:pPr>
              <w:pStyle w:val="ListParagraph"/>
              <w:widowControl w:val="0"/>
              <w:numPr>
                <w:ilvl w:val="0"/>
                <w:numId w:val="12"/>
              </w:numPr>
            </w:pPr>
            <w:r w:rsidRPr="000A5026">
              <w:t>Infinitely many solutions (g8)</w:t>
            </w:r>
          </w:p>
        </w:tc>
      </w:tr>
    </w:tbl>
    <w:p w14:paraId="76776548" w14:textId="1B9C08F8" w:rsidR="000A5026" w:rsidRDefault="000A5026" w:rsidP="004C1825">
      <w:pPr>
        <w:rPr>
          <w:b/>
          <w:bCs/>
          <w:color w:val="0070C0"/>
          <w:sz w:val="28"/>
          <w:szCs w:val="28"/>
        </w:rPr>
      </w:pPr>
    </w:p>
    <w:p w14:paraId="6DC00E09" w14:textId="77777777" w:rsidR="00086B12" w:rsidRPr="00086B12" w:rsidRDefault="00086B12" w:rsidP="004C1825">
      <w:pPr>
        <w:rPr>
          <w:b/>
          <w:bCs/>
          <w:color w:val="0070C0"/>
          <w:sz w:val="28"/>
          <w:szCs w:val="28"/>
        </w:rPr>
      </w:pPr>
    </w:p>
    <w:p w14:paraId="0501FAC2" w14:textId="14721387" w:rsidR="00A9749A" w:rsidRPr="00844182" w:rsidRDefault="00A9749A" w:rsidP="00A9749A">
      <w:pPr>
        <w:pStyle w:val="Heading3"/>
      </w:pPr>
      <w:commentRangeStart w:id="3"/>
      <w:r w:rsidRPr="00844182">
        <w:t xml:space="preserve">Concept/Skill: </w:t>
      </w:r>
    </w:p>
    <w:p w14:paraId="6AD71361" w14:textId="070846B3" w:rsidR="008336F7" w:rsidRPr="00F319B0" w:rsidRDefault="0000652B" w:rsidP="00913543">
      <w:pPr>
        <w:pStyle w:val="ListParagraph"/>
        <w:numPr>
          <w:ilvl w:val="0"/>
          <w:numId w:val="3"/>
        </w:numPr>
        <w:spacing w:line="278" w:lineRule="auto"/>
        <w:ind w:left="338"/>
        <w:rPr>
          <w:lang w:val="en-US"/>
        </w:rPr>
      </w:pPr>
      <w:r w:rsidRPr="0000652B">
        <w:rPr>
          <w:lang w:val="en-US"/>
        </w:rPr>
        <w:t>Read and write equations in one variable and verify possible solutions.</w:t>
      </w:r>
      <w:commentRangeEnd w:id="3"/>
      <w:r w:rsidRPr="00F319B0">
        <w:rPr>
          <w:rStyle w:val="CommentReference"/>
          <w:sz w:val="22"/>
          <w:szCs w:val="22"/>
          <w:lang w:val="en-US"/>
        </w:rPr>
        <w:commentReference w:id="3"/>
      </w:r>
    </w:p>
    <w:tbl>
      <w:tblPr>
        <w:tblW w:w="28022" w:type="dxa"/>
        <w:tblInd w:w="10" w:type="dxa"/>
        <w:tblLayout w:type="fixed"/>
        <w:tblCellMar>
          <w:top w:w="100" w:type="dxa"/>
          <w:left w:w="100" w:type="dxa"/>
          <w:bottom w:w="100" w:type="dxa"/>
          <w:right w:w="100" w:type="dxa"/>
        </w:tblCellMar>
        <w:tblLook w:val="0600" w:firstRow="0" w:lastRow="0" w:firstColumn="0" w:lastColumn="0" w:noHBand="1" w:noVBand="1"/>
      </w:tblPr>
      <w:tblGrid>
        <w:gridCol w:w="1899"/>
        <w:gridCol w:w="5075"/>
        <w:gridCol w:w="3516"/>
        <w:gridCol w:w="3516"/>
        <w:gridCol w:w="3519"/>
        <w:gridCol w:w="5230"/>
        <w:gridCol w:w="56"/>
        <w:gridCol w:w="5164"/>
        <w:gridCol w:w="47"/>
      </w:tblGrid>
      <w:tr w:rsidR="00B34128" w14:paraId="00814D85" w14:textId="77777777" w:rsidTr="2CA7B274">
        <w:trPr>
          <w:gridAfter w:val="1"/>
          <w:wAfter w:w="47" w:type="dxa"/>
        </w:trPr>
        <w:tc>
          <w:tcPr>
            <w:tcW w:w="1899"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CBA3670" w14:textId="58EF926F" w:rsidR="00B34128" w:rsidRPr="00844182" w:rsidRDefault="00B34128" w:rsidP="00C60B1B">
            <w:pPr>
              <w:jc w:val="center"/>
              <w:rPr>
                <w:b/>
              </w:rPr>
            </w:pPr>
            <w:r w:rsidRPr="00844182">
              <w:rPr>
                <w:b/>
              </w:rPr>
              <w:t>Goal</w:t>
            </w:r>
          </w:p>
        </w:tc>
        <w:tc>
          <w:tcPr>
            <w:tcW w:w="26076" w:type="dxa"/>
            <w:gridSpan w:val="7"/>
            <w:tcBorders>
              <w:top w:val="single" w:sz="4" w:space="0" w:color="auto"/>
              <w:left w:val="single" w:sz="4" w:space="0" w:color="auto"/>
              <w:bottom w:val="single" w:sz="4" w:space="0" w:color="auto"/>
              <w:right w:val="single" w:sz="4" w:space="0" w:color="auto"/>
            </w:tcBorders>
          </w:tcPr>
          <w:p w14:paraId="2D2A14C3" w14:textId="7D3F4735" w:rsidR="00D5333F" w:rsidRDefault="00D5333F" w:rsidP="00D5333F">
            <w:r>
              <w:t>Understand what a</w:t>
            </w:r>
            <w:r w:rsidR="00B56443">
              <w:t>n</w:t>
            </w:r>
            <w:r>
              <w:t xml:space="preserve"> equation in one variable is.</w:t>
            </w:r>
          </w:p>
          <w:p w14:paraId="2B61DD74" w14:textId="112EAC39" w:rsidR="00D5333F" w:rsidRDefault="00D5333F" w:rsidP="00D5333F">
            <w:r>
              <w:t>Understand what a solution of a</w:t>
            </w:r>
            <w:r w:rsidR="00B56443">
              <w:t>n</w:t>
            </w:r>
            <w:r>
              <w:t xml:space="preserve"> equation in one variable is.</w:t>
            </w:r>
          </w:p>
          <w:p w14:paraId="515D39DA" w14:textId="647970E6" w:rsidR="00B34128" w:rsidRPr="00844182" w:rsidRDefault="00D5333F" w:rsidP="4A9E6A4B">
            <w:pPr>
              <w:widowControl w:val="0"/>
              <w:pBdr>
                <w:top w:val="nil"/>
                <w:left w:val="nil"/>
                <w:bottom w:val="nil"/>
                <w:right w:val="nil"/>
                <w:between w:val="nil"/>
              </w:pBdr>
              <w:spacing w:after="0" w:line="240" w:lineRule="auto"/>
            </w:pPr>
            <w:r w:rsidRPr="4A9E6A4B">
              <w:rPr>
                <w:lang w:val="en-US"/>
              </w:rPr>
              <w:t>Recognize a one-variable equation in x as a question asking which numbers x make two given expressions in x equal</w:t>
            </w:r>
          </w:p>
        </w:tc>
      </w:tr>
      <w:tr w:rsidR="00B34128" w14:paraId="79454B35" w14:textId="77777777" w:rsidTr="2CA7B274">
        <w:trPr>
          <w:gridAfter w:val="1"/>
          <w:wAfter w:w="47" w:type="dxa"/>
        </w:trPr>
        <w:tc>
          <w:tcPr>
            <w:tcW w:w="1899"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9F2F38B" w14:textId="1475AA8B" w:rsidR="00B34128" w:rsidRPr="00844182" w:rsidRDefault="00B34128" w:rsidP="00C60B1B">
            <w:pPr>
              <w:jc w:val="center"/>
              <w:rPr>
                <w:b/>
              </w:rPr>
            </w:pPr>
            <w:r w:rsidRPr="00844182">
              <w:rPr>
                <w:b/>
              </w:rPr>
              <w:lastRenderedPageBreak/>
              <w:t>Student-Facing Example</w:t>
            </w:r>
          </w:p>
        </w:tc>
        <w:tc>
          <w:tcPr>
            <w:tcW w:w="26076" w:type="dxa"/>
            <w:gridSpan w:val="7"/>
            <w:tcBorders>
              <w:top w:val="single" w:sz="4" w:space="0" w:color="auto"/>
              <w:left w:val="single" w:sz="4" w:space="0" w:color="auto"/>
              <w:bottom w:val="single" w:sz="4" w:space="0" w:color="auto"/>
              <w:right w:val="single" w:sz="4" w:space="0" w:color="auto"/>
            </w:tcBorders>
          </w:tcPr>
          <w:p w14:paraId="33E5855A" w14:textId="77777777" w:rsidR="00AE6399" w:rsidRDefault="00943742" w:rsidP="00941CFD">
            <w:pPr>
              <w:pStyle w:val="ListParagraph"/>
              <w:numPr>
                <w:ilvl w:val="0"/>
                <w:numId w:val="7"/>
              </w:numPr>
              <w:spacing w:after="0" w:line="240" w:lineRule="auto"/>
            </w:pPr>
            <w:r w:rsidRPr="4A9E6A4B">
              <w:rPr>
                <w:lang w:val="en-US"/>
              </w:rPr>
              <w:t xml:space="preserve">Is </w:t>
            </w:r>
            <w:r w:rsidR="00AE6399" w:rsidRPr="4A9E6A4B">
              <w:rPr>
                <w:lang w:val="en-US"/>
              </w:rPr>
              <w:t>3 a solution to the equation 2x+8=11?</w:t>
            </w:r>
          </w:p>
          <w:p w14:paraId="0739AE6E" w14:textId="43FE7564" w:rsidR="00AE6399" w:rsidRDefault="00AE6399" w:rsidP="00941CFD">
            <w:pPr>
              <w:pStyle w:val="ListParagraph"/>
              <w:numPr>
                <w:ilvl w:val="0"/>
                <w:numId w:val="7"/>
              </w:numPr>
              <w:spacing w:after="0" w:line="240" w:lineRule="auto"/>
            </w:pPr>
            <w:r w:rsidRPr="4A9E6A4B">
              <w:rPr>
                <w:lang w:val="en-US"/>
              </w:rPr>
              <w:t>Translating an equation into words to understand the mathematical statement. For example: What does this equation 2x+8=11 state? This equation 2x+8=11 states that 8 more than 2 times a number, x, is 11. The question, what number substituted for x makes the equation statement true? What number substituted for x makes the expression 2x+8 equal  11?</w:t>
            </w:r>
          </w:p>
          <w:p w14:paraId="34F22E4A" w14:textId="3ED85904" w:rsidR="00F41E86" w:rsidRDefault="00943742" w:rsidP="00941CFD">
            <w:pPr>
              <w:pStyle w:val="ListParagraph"/>
              <w:numPr>
                <w:ilvl w:val="0"/>
                <w:numId w:val="7"/>
              </w:numPr>
              <w:spacing w:after="0" w:line="240" w:lineRule="auto"/>
              <w:rPr>
                <w:rFonts w:eastAsiaTheme="minorEastAsia"/>
              </w:rPr>
            </w:pPr>
            <w:r>
              <w:t xml:space="preserve">Is </w:t>
            </w:r>
            <m:oMath>
              <m:r>
                <w:rPr>
                  <w:rFonts w:ascii="Cambria Math" w:hAnsi="Cambria Math"/>
                </w:rPr>
                <m:t>2x+8=11</m:t>
              </m:r>
            </m:oMath>
            <w:r>
              <w:t xml:space="preserve"> a linear equation in one variable? Is </w:t>
            </w:r>
            <m:oMath>
              <m:r>
                <w:rPr>
                  <w:rFonts w:ascii="Cambria Math" w:hAnsi="Cambria Math"/>
                </w:rPr>
                <m:t>x=2</m:t>
              </m:r>
            </m:oMath>
            <w:r w:rsidRPr="00943742">
              <w:rPr>
                <w:rFonts w:eastAsiaTheme="minorEastAsia"/>
              </w:rPr>
              <w:t>?</w:t>
            </w:r>
            <w:r>
              <w:t xml:space="preserve"> 4</w:t>
            </w:r>
            <m:oMath>
              <m:r>
                <w:rPr>
                  <w:rFonts w:ascii="Cambria Math" w:hAnsi="Cambria Math"/>
                </w:rPr>
                <m:t>x=2</m:t>
              </m:r>
            </m:oMath>
            <w:r w:rsidRPr="00943742">
              <w:rPr>
                <w:rFonts w:eastAsiaTheme="minorEastAsia"/>
              </w:rPr>
              <w:t xml:space="preserve">? </w:t>
            </w:r>
            <m:oMath>
              <m:r>
                <w:rPr>
                  <w:rFonts w:ascii="Cambria Math" w:hAnsi="Cambria Math"/>
                </w:rPr>
                <m:t>x+1=2</m:t>
              </m:r>
            </m:oMath>
            <w:r w:rsidRPr="00943742">
              <w:rPr>
                <w:rFonts w:eastAsiaTheme="minorEastAsia"/>
              </w:rPr>
              <w:t>?</w:t>
            </w:r>
            <w:r w:rsidRPr="00943742">
              <w:rPr>
                <w:rFonts w:ascii="Cambria Math" w:hAnsi="Cambria Math"/>
                <w:i/>
              </w:rPr>
              <w:t xml:space="preserve"> </w:t>
            </w:r>
            <m:oMath>
              <m:r>
                <w:rPr>
                  <w:rFonts w:ascii="Cambria Math" w:hAnsi="Cambria Math"/>
                </w:rPr>
                <m:t>x=x+2</m:t>
              </m:r>
            </m:oMath>
            <w:r w:rsidRPr="00943742">
              <w:rPr>
                <w:rFonts w:eastAsiaTheme="minorEastAsia"/>
              </w:rPr>
              <w:t xml:space="preserve">? </w:t>
            </w:r>
            <m:oMath>
              <m:r>
                <w:rPr>
                  <w:rFonts w:ascii="Cambria Math" w:eastAsiaTheme="minorEastAsia" w:hAnsi="Cambria Math"/>
                </w:rPr>
                <m:t>0</m:t>
              </m:r>
              <m:r>
                <w:rPr>
                  <w:rFonts w:ascii="Cambria Math" w:hAnsi="Cambria Math"/>
                </w:rPr>
                <m:t>=2</m:t>
              </m:r>
            </m:oMath>
            <w:r w:rsidRPr="00943742">
              <w:rPr>
                <w:rFonts w:eastAsiaTheme="minorEastAsia"/>
              </w:rPr>
              <w:t>?</w:t>
            </w:r>
          </w:p>
          <w:p w14:paraId="5B636183" w14:textId="77777777" w:rsidR="00F41E86" w:rsidRDefault="00943742" w:rsidP="00941CFD">
            <w:pPr>
              <w:pStyle w:val="ListParagraph"/>
              <w:numPr>
                <w:ilvl w:val="0"/>
                <w:numId w:val="7"/>
              </w:numPr>
              <w:spacing w:after="0" w:line="240" w:lineRule="auto"/>
              <w:rPr>
                <w:rFonts w:eastAsiaTheme="minorEastAsia"/>
              </w:rPr>
            </w:pPr>
            <w:r w:rsidRPr="00F41E86">
              <w:rPr>
                <w:rFonts w:eastAsiaTheme="minorEastAsia"/>
              </w:rPr>
              <w:t>Use the definition of linear equation in one variable.</w:t>
            </w:r>
          </w:p>
          <w:p w14:paraId="450ED280" w14:textId="69BB8ED5" w:rsidR="00943742" w:rsidRPr="00844182" w:rsidRDefault="00943742" w:rsidP="4A9E6A4B">
            <w:pPr>
              <w:pStyle w:val="ListParagraph"/>
              <w:spacing w:after="0" w:line="240" w:lineRule="auto"/>
              <w:rPr>
                <w:rFonts w:eastAsiaTheme="minorEastAsia"/>
                <w:lang w:val="en-US"/>
              </w:rPr>
            </w:pPr>
            <w:r w:rsidRPr="4A9E6A4B">
              <w:rPr>
                <w:lang w:val="en-US"/>
              </w:rPr>
              <w:t>2x+8=11 can be written as 2x+8=0x+11 (ax+b=cx+d) so it is a linear equation in 1 variable</w:t>
            </w:r>
          </w:p>
          <w:p w14:paraId="0FA21962" w14:textId="0CDBD27C" w:rsidR="00943742" w:rsidRDefault="00943742" w:rsidP="00941CFD">
            <w:pPr>
              <w:pStyle w:val="ListParagraph"/>
              <w:numPr>
                <w:ilvl w:val="0"/>
                <w:numId w:val="7"/>
              </w:numPr>
              <w:spacing w:after="0" w:line="240" w:lineRule="auto"/>
            </w:pPr>
            <w:r>
              <w:t xml:space="preserve">Write examples/non-examples of a linear equation in one variable. </w:t>
            </w:r>
          </w:p>
          <w:p w14:paraId="7A67D119" w14:textId="77777777" w:rsidR="00943742" w:rsidRDefault="00943742" w:rsidP="00943742"/>
          <w:p w14:paraId="67065705" w14:textId="7BCDAC35" w:rsidR="00B34128" w:rsidRPr="00844182" w:rsidRDefault="00943742" w:rsidP="4A9E6A4B">
            <w:pPr>
              <w:widowControl w:val="0"/>
              <w:pBdr>
                <w:top w:val="nil"/>
                <w:left w:val="nil"/>
                <w:bottom w:val="nil"/>
                <w:right w:val="nil"/>
                <w:between w:val="nil"/>
              </w:pBdr>
              <w:spacing w:after="0" w:line="240" w:lineRule="auto"/>
            </w:pPr>
            <w:r w:rsidRPr="4A9E6A4B">
              <w:rPr>
                <w:lang w:val="en-US"/>
              </w:rPr>
              <w:t>Student work should include checking by substituting the number found for variable to see if it makes the equation true.  the equal sign is not a “command to compute”. An equation is a statement (maybe true, maybe false) that two expressions are the same location on the number line. If we see things like 2+3=5+4=9, we know that that the student sees = as a “command to compute”, 2+3=5+4 is a false number sentence</w:t>
            </w:r>
          </w:p>
        </w:tc>
      </w:tr>
      <w:tr w:rsidR="00B56443" w14:paraId="5CB9D85D" w14:textId="69BA267B" w:rsidTr="00F319B0">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189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59" w14:textId="454D60F3" w:rsidR="00B56443" w:rsidRPr="0067092A" w:rsidRDefault="00B56443" w:rsidP="00B56443">
            <w:pPr>
              <w:spacing w:after="0" w:line="240" w:lineRule="auto"/>
              <w:jc w:val="center"/>
              <w:rPr>
                <w:b/>
              </w:rPr>
            </w:pPr>
            <w:r>
              <w:rPr>
                <w:b/>
              </w:rPr>
              <w:t>Knowledge Graph Node</w:t>
            </w:r>
          </w:p>
        </w:tc>
        <w:tc>
          <w:tcPr>
            <w:tcW w:w="50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8CCE4" w:themeFill="accent1" w:themeFillTint="66"/>
          </w:tcPr>
          <w:p w14:paraId="76EA6178" w14:textId="4735A53C" w:rsidR="00B56443" w:rsidRDefault="00B56443" w:rsidP="00B56443">
            <w:pPr>
              <w:widowControl w:val="0"/>
              <w:spacing w:after="0" w:line="240" w:lineRule="auto"/>
            </w:pPr>
            <w:r>
              <w:t xml:space="preserve">Write equations in one variable from a description. </w:t>
            </w:r>
          </w:p>
        </w:tc>
        <w:tc>
          <w:tcPr>
            <w:tcW w:w="351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8CCE4" w:themeFill="accent1" w:themeFillTint="66"/>
            <w:tcMar>
              <w:top w:w="100" w:type="dxa"/>
              <w:left w:w="100" w:type="dxa"/>
              <w:bottom w:w="100" w:type="dxa"/>
              <w:right w:w="100" w:type="dxa"/>
            </w:tcMar>
          </w:tcPr>
          <w:p w14:paraId="5CB9D85B" w14:textId="24E6D993" w:rsidR="00B56443" w:rsidRPr="00844182" w:rsidRDefault="00B56443" w:rsidP="00B56443">
            <w:pPr>
              <w:widowControl w:val="0"/>
              <w:spacing w:after="0" w:line="240" w:lineRule="auto"/>
            </w:pPr>
            <w:r>
              <w:t>Use mathematical language to describe an equation in one variable.</w:t>
            </w:r>
          </w:p>
        </w:tc>
        <w:tc>
          <w:tcPr>
            <w:tcW w:w="3516" w:type="dxa"/>
            <w:tcBorders>
              <w:top w:val="single" w:sz="8" w:space="0" w:color="000000" w:themeColor="text1"/>
              <w:left w:val="single" w:sz="8" w:space="0" w:color="000000" w:themeColor="text1"/>
              <w:bottom w:val="single" w:sz="8" w:space="0" w:color="000000" w:themeColor="text1"/>
              <w:right w:val="single" w:sz="4" w:space="0" w:color="auto"/>
            </w:tcBorders>
            <w:shd w:val="clear" w:color="auto" w:fill="B8CCE4" w:themeFill="accent1" w:themeFillTint="66"/>
            <w:tcMar>
              <w:top w:w="100" w:type="dxa"/>
              <w:left w:w="100" w:type="dxa"/>
              <w:bottom w:w="100" w:type="dxa"/>
              <w:right w:w="100" w:type="dxa"/>
            </w:tcMar>
          </w:tcPr>
          <w:p w14:paraId="5CB9D85C" w14:textId="346A6CBF" w:rsidR="00B56443" w:rsidRDefault="00B56443" w:rsidP="00B56443">
            <w:pPr>
              <w:widowControl w:val="0"/>
              <w:pBdr>
                <w:top w:val="nil"/>
                <w:left w:val="nil"/>
                <w:bottom w:val="nil"/>
                <w:right w:val="nil"/>
                <w:between w:val="nil"/>
              </w:pBdr>
              <w:shd w:val="clear" w:color="auto" w:fill="B8CCE4" w:themeFill="accent1" w:themeFillTint="66"/>
              <w:spacing w:after="0" w:line="240" w:lineRule="auto"/>
            </w:pPr>
            <w:r w:rsidRPr="00B63AAD">
              <w:t>Solve simple equations in one variable by inspection.</w:t>
            </w:r>
          </w:p>
        </w:tc>
        <w:tc>
          <w:tcPr>
            <w:tcW w:w="3519" w:type="dxa"/>
            <w:tcBorders>
              <w:top w:val="single" w:sz="4" w:space="0" w:color="auto"/>
              <w:left w:val="single" w:sz="4" w:space="0" w:color="auto"/>
              <w:bottom w:val="single" w:sz="4" w:space="0" w:color="auto"/>
              <w:right w:val="single" w:sz="4" w:space="0" w:color="auto"/>
            </w:tcBorders>
            <w:shd w:val="clear" w:color="auto" w:fill="D6E3BC" w:themeFill="accent3" w:themeFillTint="66"/>
          </w:tcPr>
          <w:p w14:paraId="2FF56B58" w14:textId="77777777" w:rsidR="00B56443" w:rsidRDefault="00B56443" w:rsidP="00B56443">
            <w:pPr>
              <w:widowControl w:val="0"/>
              <w:pBdr>
                <w:top w:val="nil"/>
                <w:left w:val="nil"/>
                <w:bottom w:val="nil"/>
                <w:right w:val="nil"/>
                <w:between w:val="nil"/>
              </w:pBdr>
              <w:spacing w:after="0" w:line="240" w:lineRule="auto"/>
            </w:pPr>
            <w:r w:rsidRPr="00B438A3">
              <w:rPr>
                <w:lang w:val="en-US"/>
              </w:rPr>
              <w:t>Use substitution to determine whether a given number is a solution to an equation in one variable.</w:t>
            </w:r>
          </w:p>
          <w:p w14:paraId="0A51F93F" w14:textId="7828F7D1" w:rsidR="00B56443" w:rsidRPr="00823FD9" w:rsidRDefault="00B56443" w:rsidP="00B56443">
            <w:pPr>
              <w:widowControl w:val="0"/>
              <w:pBdr>
                <w:top w:val="nil"/>
                <w:left w:val="nil"/>
                <w:bottom w:val="nil"/>
                <w:right w:val="nil"/>
                <w:between w:val="nil"/>
              </w:pBdr>
              <w:shd w:val="clear" w:color="auto" w:fill="D6E3BC" w:themeFill="accent3" w:themeFillTint="66"/>
              <w:spacing w:after="0" w:line="240" w:lineRule="auto"/>
            </w:pPr>
          </w:p>
        </w:tc>
        <w:tc>
          <w:tcPr>
            <w:tcW w:w="5230"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23382987" w14:textId="7EB62C2E" w:rsidR="00B56443" w:rsidRPr="00844182" w:rsidRDefault="00B56443" w:rsidP="00B56443">
            <w:pPr>
              <w:widowControl w:val="0"/>
              <w:pBdr>
                <w:top w:val="nil"/>
                <w:left w:val="nil"/>
                <w:bottom w:val="nil"/>
                <w:right w:val="nil"/>
                <w:between w:val="nil"/>
              </w:pBdr>
              <w:spacing w:after="0" w:line="240" w:lineRule="auto"/>
            </w:pPr>
            <w:r>
              <w:t xml:space="preserve">Classify </w:t>
            </w:r>
            <w:r w:rsidRPr="00CF5777">
              <w:rPr>
                <w:shd w:val="clear" w:color="auto" w:fill="B8CCE4" w:themeFill="accent1" w:themeFillTint="66"/>
              </w:rPr>
              <w:t>equations as linear or nonlinear.</w:t>
            </w:r>
          </w:p>
        </w:tc>
        <w:tc>
          <w:tcPr>
            <w:tcW w:w="5267" w:type="dxa"/>
            <w:gridSpan w:val="3"/>
            <w:tcBorders>
              <w:top w:val="single" w:sz="4" w:space="0" w:color="auto"/>
              <w:left w:val="single" w:sz="4" w:space="0" w:color="auto"/>
              <w:bottom w:val="single" w:sz="4" w:space="0" w:color="auto"/>
              <w:right w:val="single" w:sz="4" w:space="0" w:color="auto"/>
            </w:tcBorders>
            <w:shd w:val="clear" w:color="auto" w:fill="C6D9F1" w:themeFill="text2" w:themeFillTint="33"/>
          </w:tcPr>
          <w:p w14:paraId="25633ED6" w14:textId="1C3A8F11" w:rsidR="00B56443" w:rsidRPr="00844182" w:rsidRDefault="00B56443" w:rsidP="00B56443">
            <w:pPr>
              <w:widowControl w:val="0"/>
              <w:pBdr>
                <w:top w:val="nil"/>
                <w:left w:val="nil"/>
                <w:bottom w:val="nil"/>
                <w:right w:val="nil"/>
                <w:between w:val="nil"/>
              </w:pBdr>
              <w:spacing w:after="0" w:line="240" w:lineRule="auto"/>
            </w:pPr>
          </w:p>
        </w:tc>
      </w:tr>
      <w:tr w:rsidR="00B56443" w14:paraId="5CB9D863" w14:textId="4187E961" w:rsidTr="2CA7B27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189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5E" w14:textId="7D6D3BD1" w:rsidR="00B56443" w:rsidRPr="0067092A" w:rsidRDefault="00B56443" w:rsidP="00B56443">
            <w:pPr>
              <w:spacing w:after="0" w:line="240" w:lineRule="auto"/>
              <w:jc w:val="center"/>
              <w:rPr>
                <w:b/>
              </w:rPr>
            </w:pPr>
            <w:r w:rsidRPr="0067092A">
              <w:rPr>
                <w:b/>
              </w:rPr>
              <w:t>Terminology</w:t>
            </w:r>
          </w:p>
        </w:tc>
        <w:tc>
          <w:tcPr>
            <w:tcW w:w="50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932D76" w14:textId="77777777" w:rsidR="00B56443" w:rsidRDefault="00B56443" w:rsidP="00B56443">
            <w:r w:rsidRPr="00D75205">
              <w:rPr>
                <w:rFonts w:eastAsiaTheme="minorEastAsia"/>
                <w:b/>
                <w:bCs/>
              </w:rPr>
              <w:t>Equation</w:t>
            </w:r>
            <w:r>
              <w:rPr>
                <w:rFonts w:eastAsiaTheme="minorEastAsia"/>
              </w:rPr>
              <w:t xml:space="preserve">: a statement that </w:t>
            </w:r>
            <w:r>
              <w:t>two expressions are equal. Equations can be true or false.</w:t>
            </w:r>
          </w:p>
          <w:p w14:paraId="2E51A6D1" w14:textId="113EDF73" w:rsidR="00B56443" w:rsidRPr="0000652B" w:rsidRDefault="00B56443" w:rsidP="00B56443">
            <w:r>
              <w:rPr>
                <w:b/>
                <w:bCs/>
              </w:rPr>
              <w:t>Equation in one variable:</w:t>
            </w:r>
            <w:r>
              <w:t xml:space="preserve"> an equation that has only one variable</w:t>
            </w:r>
          </w:p>
          <w:p w14:paraId="097607FA" w14:textId="77777777" w:rsidR="00B56443" w:rsidRDefault="00B56443" w:rsidP="00B56443">
            <w:pPr>
              <w:rPr>
                <w:b/>
              </w:rPr>
            </w:pPr>
          </w:p>
        </w:tc>
        <w:tc>
          <w:tcPr>
            <w:tcW w:w="351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61" w14:textId="4EF89034" w:rsidR="00B56443" w:rsidRDefault="00B56443" w:rsidP="00B56443"/>
        </w:tc>
        <w:tc>
          <w:tcPr>
            <w:tcW w:w="3516"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6A3B3C57" w14:textId="035CEC7A" w:rsidR="00B56443" w:rsidRDefault="00B56443" w:rsidP="00B56443">
            <w:pPr>
              <w:widowControl w:val="0"/>
              <w:pBdr>
                <w:top w:val="nil"/>
                <w:left w:val="nil"/>
                <w:bottom w:val="nil"/>
                <w:right w:val="nil"/>
                <w:between w:val="nil"/>
              </w:pBdr>
              <w:spacing w:after="0" w:line="240" w:lineRule="auto"/>
            </w:pPr>
            <w:r>
              <w:rPr>
                <w:b/>
                <w:bCs/>
              </w:rPr>
              <w:t>So</w:t>
            </w:r>
            <w:r w:rsidRPr="001B2958">
              <w:rPr>
                <w:b/>
                <w:bCs/>
              </w:rPr>
              <w:t>lution</w:t>
            </w:r>
            <w:r>
              <w:rPr>
                <w:b/>
                <w:bCs/>
              </w:rPr>
              <w:t xml:space="preserve"> of an equation in one variable: </w:t>
            </w:r>
            <w:r>
              <w:t>A solution of an equation in one variable is a number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that makes the two expressions of an equation equal when substituted for the variable </w:t>
            </w:r>
            <m:oMath>
              <m:r>
                <w:rPr>
                  <w:rFonts w:ascii="Cambria Math" w:hAnsi="Cambria Math"/>
                </w:rPr>
                <m:t>x</m:t>
              </m:r>
            </m:oMath>
            <w:r>
              <w:t>.</w:t>
            </w:r>
          </w:p>
          <w:p w14:paraId="5CB9D862" w14:textId="314AA921" w:rsidR="00B56443" w:rsidRDefault="00B56443" w:rsidP="00B56443">
            <w:pPr>
              <w:widowControl w:val="0"/>
              <w:pBdr>
                <w:top w:val="nil"/>
                <w:left w:val="nil"/>
                <w:bottom w:val="nil"/>
                <w:right w:val="nil"/>
                <w:between w:val="nil"/>
              </w:pBdr>
              <w:spacing w:after="0" w:line="240" w:lineRule="auto"/>
            </w:pPr>
          </w:p>
        </w:tc>
        <w:tc>
          <w:tcPr>
            <w:tcW w:w="3519" w:type="dxa"/>
            <w:tcBorders>
              <w:top w:val="single" w:sz="4" w:space="0" w:color="auto"/>
              <w:left w:val="single" w:sz="4" w:space="0" w:color="auto"/>
              <w:bottom w:val="single" w:sz="4" w:space="0" w:color="auto"/>
              <w:right w:val="single" w:sz="4" w:space="0" w:color="auto"/>
            </w:tcBorders>
          </w:tcPr>
          <w:p w14:paraId="22225149" w14:textId="1FB8FF51" w:rsidR="00B56443" w:rsidRPr="00844182" w:rsidRDefault="00B56443" w:rsidP="00B56443">
            <w:pPr>
              <w:widowControl w:val="0"/>
              <w:pBdr>
                <w:top w:val="nil"/>
                <w:left w:val="nil"/>
                <w:bottom w:val="nil"/>
                <w:right w:val="nil"/>
                <w:between w:val="nil"/>
              </w:pBdr>
              <w:spacing w:after="0" w:line="240" w:lineRule="auto"/>
              <w:rPr>
                <w:color w:val="FF0000"/>
              </w:rPr>
            </w:pPr>
          </w:p>
        </w:tc>
        <w:tc>
          <w:tcPr>
            <w:tcW w:w="5230" w:type="dxa"/>
            <w:tcBorders>
              <w:top w:val="single" w:sz="4" w:space="0" w:color="auto"/>
              <w:left w:val="single" w:sz="4" w:space="0" w:color="auto"/>
              <w:bottom w:val="single" w:sz="4" w:space="0" w:color="auto"/>
              <w:right w:val="single" w:sz="4" w:space="0" w:color="auto"/>
            </w:tcBorders>
          </w:tcPr>
          <w:p w14:paraId="37C5C275" w14:textId="33959077" w:rsidR="00B56443" w:rsidRPr="00B438A3" w:rsidRDefault="00B56443" w:rsidP="00B56443">
            <w:pPr>
              <w:widowControl w:val="0"/>
              <w:spacing w:after="0" w:line="240" w:lineRule="auto"/>
            </w:pPr>
            <w:r w:rsidRPr="6B9BCD4F">
              <w:rPr>
                <w:lang w:val="en-US"/>
              </w:rPr>
              <w:t xml:space="preserve">Linear equation in one-variable: A linear equation in one variable is an equation that can be written in the form </w:t>
            </w:r>
            <m:oMath>
              <m:r>
                <w:rPr>
                  <w:rFonts w:ascii="Cambria Math" w:hAnsi="Cambria Math"/>
                </w:rPr>
                <m:t>ax</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cx</m:t>
              </m:r>
              <m:r>
                <m:rPr>
                  <m:sty m:val="p"/>
                </m:rPr>
                <w:rPr>
                  <w:rFonts w:ascii="Cambria Math" w:hAnsi="Cambria Math"/>
                </w:rPr>
                <m:t>+</m:t>
              </m:r>
              <m:r>
                <w:rPr>
                  <w:rFonts w:ascii="Cambria Math" w:hAnsi="Cambria Math"/>
                </w:rPr>
                <m:t>d</m:t>
              </m:r>
            </m:oMath>
            <w:r w:rsidRPr="6B9BCD4F">
              <w:rPr>
                <w:lang w:val="en-US"/>
              </w:rPr>
              <w:t xml:space="preserve"> where  </w:t>
            </w:r>
            <m:oMath>
              <m:r>
                <w:rPr>
                  <w:rFonts w:ascii="Cambria Math" w:hAnsi="Cambria Math"/>
                </w:rPr>
                <m:t>a</m:t>
              </m:r>
            </m:oMath>
            <w:r w:rsidRPr="6B9BCD4F">
              <w:rPr>
                <w:lang w:val="en-US"/>
              </w:rPr>
              <w:t xml:space="preserve">, </w:t>
            </w:r>
            <m:oMath>
              <m:r>
                <w:rPr>
                  <w:rFonts w:ascii="Cambria Math" w:hAnsi="Cambria Math"/>
                </w:rPr>
                <m:t>b</m:t>
              </m:r>
            </m:oMath>
            <w:r w:rsidRPr="6B9BCD4F">
              <w:rPr>
                <w:lang w:val="en-US"/>
              </w:rPr>
              <w:t xml:space="preserve">, </w:t>
            </w:r>
            <m:oMath>
              <m:r>
                <w:rPr>
                  <w:rFonts w:ascii="Cambria Math" w:hAnsi="Cambria Math"/>
                </w:rPr>
                <m:t>c</m:t>
              </m:r>
            </m:oMath>
            <w:r w:rsidRPr="6B9BCD4F">
              <w:rPr>
                <w:lang w:val="en-US"/>
              </w:rPr>
              <w:t xml:space="preserve">, and </w:t>
            </w:r>
            <m:oMath>
              <m:r>
                <w:rPr>
                  <w:rFonts w:ascii="Cambria Math" w:hAnsi="Cambria Math"/>
                </w:rPr>
                <m:t>d</m:t>
              </m:r>
            </m:oMath>
            <w:r w:rsidRPr="6B9BCD4F">
              <w:rPr>
                <w:lang w:val="en-US"/>
              </w:rPr>
              <w:t xml:space="preserve"> are numbers and </w:t>
            </w:r>
            <m:oMath>
              <m:r>
                <w:rPr>
                  <w:rFonts w:ascii="Cambria Math" w:hAnsi="Cambria Math"/>
                </w:rPr>
                <m:t>a</m:t>
              </m:r>
            </m:oMath>
            <w:r w:rsidRPr="6B9BCD4F">
              <w:rPr>
                <w:lang w:val="en-US"/>
              </w:rPr>
              <w:t xml:space="preserve"> and </w:t>
            </w:r>
            <m:oMath>
              <m:r>
                <w:rPr>
                  <w:rFonts w:ascii="Cambria Math" w:hAnsi="Cambria Math"/>
                </w:rPr>
                <m:t>c</m:t>
              </m:r>
            </m:oMath>
            <w:r w:rsidRPr="6B9BCD4F">
              <w:rPr>
                <w:lang w:val="en-US"/>
              </w:rPr>
              <w:t xml:space="preserve"> are not both zero.</w:t>
            </w:r>
          </w:p>
        </w:tc>
        <w:tc>
          <w:tcPr>
            <w:tcW w:w="5267" w:type="dxa"/>
            <w:gridSpan w:val="3"/>
            <w:tcBorders>
              <w:top w:val="single" w:sz="4" w:space="0" w:color="auto"/>
              <w:left w:val="single" w:sz="4" w:space="0" w:color="auto"/>
              <w:bottom w:val="single" w:sz="4" w:space="0" w:color="auto"/>
              <w:right w:val="single" w:sz="4" w:space="0" w:color="auto"/>
            </w:tcBorders>
          </w:tcPr>
          <w:p w14:paraId="1611187D" w14:textId="03974A0C" w:rsidR="00B56443" w:rsidRPr="00B438A3" w:rsidRDefault="00B56443" w:rsidP="00B56443">
            <w:pPr>
              <w:widowControl w:val="0"/>
              <w:pBdr>
                <w:top w:val="nil"/>
                <w:left w:val="nil"/>
                <w:bottom w:val="nil"/>
                <w:right w:val="nil"/>
                <w:between w:val="nil"/>
              </w:pBdr>
              <w:spacing w:after="0" w:line="240" w:lineRule="auto"/>
            </w:pPr>
          </w:p>
        </w:tc>
      </w:tr>
      <w:tr w:rsidR="00B56443" w14:paraId="5CB9D868" w14:textId="7D96A065" w:rsidTr="2CA7B27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189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64" w14:textId="3595D757" w:rsidR="00B56443" w:rsidRPr="0067092A" w:rsidRDefault="00B56443" w:rsidP="00B56443">
            <w:pPr>
              <w:spacing w:after="0" w:line="240" w:lineRule="auto"/>
              <w:jc w:val="center"/>
              <w:rPr>
                <w:b/>
              </w:rPr>
            </w:pPr>
            <w:r w:rsidRPr="0067092A">
              <w:rPr>
                <w:b/>
              </w:rPr>
              <w:t xml:space="preserve">Mathematical Models </w:t>
            </w:r>
          </w:p>
        </w:tc>
        <w:tc>
          <w:tcPr>
            <w:tcW w:w="50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D9D241" w14:textId="77777777" w:rsidR="00B56443" w:rsidRPr="009D6360" w:rsidRDefault="00B56443" w:rsidP="00B56443">
            <w:pPr>
              <w:widowControl w:val="0"/>
              <w:spacing w:after="0" w:line="240" w:lineRule="auto"/>
              <w:rPr>
                <w:highlight w:val="yellow"/>
              </w:rPr>
            </w:pPr>
          </w:p>
        </w:tc>
        <w:tc>
          <w:tcPr>
            <w:tcW w:w="351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66" w14:textId="633B9BEE" w:rsidR="00B56443" w:rsidRPr="009D6360" w:rsidRDefault="00B56443" w:rsidP="00B56443">
            <w:pPr>
              <w:widowControl w:val="0"/>
              <w:spacing w:after="0" w:line="240" w:lineRule="auto"/>
              <w:rPr>
                <w:highlight w:val="yellow"/>
              </w:rPr>
            </w:pPr>
          </w:p>
        </w:tc>
        <w:tc>
          <w:tcPr>
            <w:tcW w:w="3516"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CB9D867" w14:textId="39A02422" w:rsidR="00B56443" w:rsidRPr="009D6360" w:rsidRDefault="00B56443" w:rsidP="00B56443">
            <w:pPr>
              <w:spacing w:after="0" w:line="240" w:lineRule="auto"/>
              <w:rPr>
                <w:highlight w:val="yellow"/>
              </w:rPr>
            </w:pPr>
          </w:p>
        </w:tc>
        <w:tc>
          <w:tcPr>
            <w:tcW w:w="3519" w:type="dxa"/>
            <w:tcBorders>
              <w:top w:val="single" w:sz="4" w:space="0" w:color="auto"/>
              <w:left w:val="single" w:sz="4" w:space="0" w:color="auto"/>
              <w:bottom w:val="single" w:sz="4" w:space="0" w:color="auto"/>
              <w:right w:val="single" w:sz="4" w:space="0" w:color="auto"/>
            </w:tcBorders>
          </w:tcPr>
          <w:p w14:paraId="0AB36A88" w14:textId="77777777" w:rsidR="00B56443" w:rsidRPr="009D6360" w:rsidRDefault="00B56443" w:rsidP="00B56443">
            <w:pPr>
              <w:spacing w:after="0" w:line="240" w:lineRule="auto"/>
              <w:rPr>
                <w:highlight w:val="yellow"/>
              </w:rPr>
            </w:pPr>
          </w:p>
        </w:tc>
        <w:tc>
          <w:tcPr>
            <w:tcW w:w="5230" w:type="dxa"/>
            <w:tcBorders>
              <w:top w:val="single" w:sz="4" w:space="0" w:color="auto"/>
              <w:left w:val="single" w:sz="4" w:space="0" w:color="auto"/>
              <w:bottom w:val="single" w:sz="4" w:space="0" w:color="auto"/>
              <w:right w:val="single" w:sz="4" w:space="0" w:color="auto"/>
            </w:tcBorders>
          </w:tcPr>
          <w:p w14:paraId="4E348D46" w14:textId="77777777" w:rsidR="00B56443" w:rsidRPr="00B438A3" w:rsidRDefault="00B56443" w:rsidP="00B56443">
            <w:pPr>
              <w:widowControl w:val="0"/>
              <w:spacing w:after="0" w:line="240" w:lineRule="auto"/>
            </w:pPr>
          </w:p>
        </w:tc>
        <w:tc>
          <w:tcPr>
            <w:tcW w:w="5267" w:type="dxa"/>
            <w:gridSpan w:val="3"/>
            <w:tcBorders>
              <w:top w:val="single" w:sz="4" w:space="0" w:color="auto"/>
              <w:left w:val="single" w:sz="4" w:space="0" w:color="auto"/>
              <w:bottom w:val="single" w:sz="4" w:space="0" w:color="auto"/>
              <w:right w:val="single" w:sz="4" w:space="0" w:color="auto"/>
            </w:tcBorders>
          </w:tcPr>
          <w:p w14:paraId="169430EA" w14:textId="6AD37B78" w:rsidR="00B56443" w:rsidRPr="00B438A3" w:rsidRDefault="00B56443" w:rsidP="00B56443">
            <w:pPr>
              <w:widowControl w:val="0"/>
              <w:spacing w:after="0" w:line="240" w:lineRule="auto"/>
            </w:pPr>
          </w:p>
        </w:tc>
      </w:tr>
      <w:tr w:rsidR="00B56443" w14:paraId="63073A44" w14:textId="77777777" w:rsidTr="2CA7B27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189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7E25816" w14:textId="09854ECD" w:rsidR="00B56443" w:rsidRPr="0067092A" w:rsidRDefault="00B56443" w:rsidP="00B56443">
            <w:pPr>
              <w:spacing w:after="0" w:line="240" w:lineRule="auto"/>
              <w:jc w:val="center"/>
              <w:rPr>
                <w:b/>
              </w:rPr>
            </w:pPr>
            <w:r w:rsidRPr="0067092A">
              <w:rPr>
                <w:b/>
              </w:rPr>
              <w:t>Strategies</w:t>
            </w:r>
          </w:p>
        </w:tc>
        <w:tc>
          <w:tcPr>
            <w:tcW w:w="50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17999F" w14:textId="4D503B15" w:rsidR="00B56443" w:rsidRPr="008A6429" w:rsidRDefault="00B56443" w:rsidP="00B56443">
            <w:pPr>
              <w:pStyle w:val="ListParagraph"/>
              <w:numPr>
                <w:ilvl w:val="0"/>
                <w:numId w:val="3"/>
              </w:numPr>
              <w:spacing w:after="0" w:line="240" w:lineRule="auto"/>
              <w:ind w:left="377"/>
            </w:pPr>
          </w:p>
        </w:tc>
        <w:tc>
          <w:tcPr>
            <w:tcW w:w="351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4D96FB" w14:textId="64703711" w:rsidR="00B56443" w:rsidRPr="00844182" w:rsidRDefault="00B56443" w:rsidP="00B56443">
            <w:pPr>
              <w:pStyle w:val="ListParagraph"/>
              <w:numPr>
                <w:ilvl w:val="0"/>
                <w:numId w:val="3"/>
              </w:numPr>
              <w:spacing w:after="0" w:line="240" w:lineRule="auto"/>
            </w:pPr>
          </w:p>
        </w:tc>
        <w:tc>
          <w:tcPr>
            <w:tcW w:w="3516"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0E67671" w14:textId="77777777" w:rsidR="00B56443" w:rsidRDefault="00B56443" w:rsidP="00B56443">
            <w:pPr>
              <w:pStyle w:val="ListParagraph"/>
              <w:numPr>
                <w:ilvl w:val="0"/>
                <w:numId w:val="3"/>
              </w:numPr>
              <w:spacing w:after="0" w:line="240" w:lineRule="auto"/>
              <w:ind w:left="377"/>
            </w:pPr>
            <w:r w:rsidRPr="4A9E6A4B">
              <w:rPr>
                <w:lang w:val="en-US"/>
              </w:rPr>
              <w:t>Quick “substitute</w:t>
            </w:r>
            <w:r>
              <w:noBreakHyphen/>
            </w:r>
            <w:r w:rsidRPr="4A9E6A4B">
              <w:rPr>
                <w:lang w:val="en-US"/>
              </w:rPr>
              <w:t>and</w:t>
            </w:r>
            <w:r>
              <w:noBreakHyphen/>
            </w:r>
            <w:r w:rsidRPr="4A9E6A4B">
              <w:rPr>
                <w:lang w:val="en-US"/>
              </w:rPr>
              <w:t xml:space="preserve">check” tasks to anchor the definition of solution. </w:t>
            </w:r>
          </w:p>
          <w:p w14:paraId="5F751593" w14:textId="77777777" w:rsidR="00B56443" w:rsidRPr="00B56443" w:rsidRDefault="00B56443" w:rsidP="00B56443">
            <w:pPr>
              <w:pStyle w:val="ListParagraph"/>
              <w:numPr>
                <w:ilvl w:val="0"/>
                <w:numId w:val="3"/>
              </w:numPr>
              <w:spacing w:after="0" w:line="240" w:lineRule="auto"/>
            </w:pPr>
            <w:r w:rsidRPr="4A9E6A4B">
              <w:rPr>
                <w:lang w:val="en-US"/>
              </w:rPr>
              <w:t>Start with equations that can be solved by inspection, “substitute</w:t>
            </w:r>
            <w:r>
              <w:noBreakHyphen/>
            </w:r>
            <w:r w:rsidRPr="4A9E6A4B">
              <w:rPr>
                <w:lang w:val="en-US"/>
              </w:rPr>
              <w:t>and</w:t>
            </w:r>
            <w:r>
              <w:noBreakHyphen/>
            </w:r>
            <w:r w:rsidRPr="4A9E6A4B">
              <w:rPr>
                <w:lang w:val="en-US"/>
              </w:rPr>
              <w:t>check” those.</w:t>
            </w:r>
          </w:p>
          <w:p w14:paraId="645AAE9B" w14:textId="4AE572E2" w:rsidR="00B56443" w:rsidRPr="00844182" w:rsidRDefault="00B56443" w:rsidP="00B56443">
            <w:pPr>
              <w:pStyle w:val="ListParagraph"/>
              <w:numPr>
                <w:ilvl w:val="0"/>
                <w:numId w:val="3"/>
              </w:numPr>
              <w:spacing w:after="0" w:line="240" w:lineRule="auto"/>
            </w:pPr>
            <w:r w:rsidRPr="4A9E6A4B">
              <w:rPr>
                <w:lang w:val="en-US"/>
              </w:rPr>
              <w:t>Phil/Japanese call these “transparent examples”. Students have been solving these kinds of equations since kindergarten. Now we’re giving them more powerful language and robust techniques to deal with even more complicated equations, but we start with the baby ones so the focus is on the new language and substitution.</w:t>
            </w:r>
          </w:p>
          <w:p w14:paraId="44A5CA50" w14:textId="7BDB338F" w:rsidR="00B56443" w:rsidRDefault="00B56443" w:rsidP="00B56443">
            <w:pPr>
              <w:widowControl w:val="0"/>
              <w:spacing w:after="0" w:line="240" w:lineRule="auto"/>
            </w:pPr>
          </w:p>
        </w:tc>
        <w:tc>
          <w:tcPr>
            <w:tcW w:w="3519" w:type="dxa"/>
            <w:tcBorders>
              <w:top w:val="single" w:sz="4" w:space="0" w:color="auto"/>
              <w:left w:val="single" w:sz="4" w:space="0" w:color="auto"/>
              <w:bottom w:val="single" w:sz="4" w:space="0" w:color="auto"/>
              <w:right w:val="single" w:sz="4" w:space="0" w:color="auto"/>
            </w:tcBorders>
          </w:tcPr>
          <w:p w14:paraId="2FF4E2F1" w14:textId="77777777" w:rsidR="00B56443" w:rsidRDefault="00B56443" w:rsidP="00B56443">
            <w:pPr>
              <w:pStyle w:val="ListParagraph"/>
              <w:numPr>
                <w:ilvl w:val="0"/>
                <w:numId w:val="3"/>
              </w:numPr>
              <w:spacing w:after="0" w:line="240" w:lineRule="auto"/>
              <w:ind w:left="377"/>
            </w:pPr>
            <w:r w:rsidRPr="4A9E6A4B">
              <w:rPr>
                <w:lang w:val="en-US"/>
              </w:rPr>
              <w:t>Quick “substitute</w:t>
            </w:r>
            <w:r>
              <w:noBreakHyphen/>
            </w:r>
            <w:r w:rsidRPr="4A9E6A4B">
              <w:rPr>
                <w:lang w:val="en-US"/>
              </w:rPr>
              <w:t>and</w:t>
            </w:r>
            <w:r>
              <w:noBreakHyphen/>
            </w:r>
            <w:r w:rsidRPr="4A9E6A4B">
              <w:rPr>
                <w:lang w:val="en-US"/>
              </w:rPr>
              <w:t xml:space="preserve">check” tasks to anchor the definition of solution. </w:t>
            </w:r>
          </w:p>
          <w:p w14:paraId="60B2F1D8" w14:textId="77777777" w:rsidR="00B56443" w:rsidRPr="00844182" w:rsidRDefault="00B56443" w:rsidP="00B56443">
            <w:pPr>
              <w:pStyle w:val="ListParagraph"/>
              <w:numPr>
                <w:ilvl w:val="0"/>
                <w:numId w:val="3"/>
              </w:numPr>
              <w:spacing w:after="0" w:line="240" w:lineRule="auto"/>
            </w:pPr>
            <w:r w:rsidRPr="4A9E6A4B">
              <w:rPr>
                <w:lang w:val="en-US"/>
              </w:rPr>
              <w:t>Start with equations that can be solved by inspection, “substitute</w:t>
            </w:r>
            <w:r>
              <w:noBreakHyphen/>
            </w:r>
            <w:r w:rsidRPr="4A9E6A4B">
              <w:rPr>
                <w:lang w:val="en-US"/>
              </w:rPr>
              <w:t>and</w:t>
            </w:r>
            <w:r>
              <w:noBreakHyphen/>
            </w:r>
            <w:r w:rsidRPr="4A9E6A4B">
              <w:rPr>
                <w:lang w:val="en-US"/>
              </w:rPr>
              <w:t>check” those. Phil/Japanese call these “transparent examples”. Students have been solving these kinds of equations since kindergarten. Now we’re giving them more powerful language and robust techniques to deal with even more complicated equations, but we start with the baby ones so the focus is on the new language and substitution.</w:t>
            </w:r>
          </w:p>
          <w:p w14:paraId="7843634E" w14:textId="77777777" w:rsidR="00B56443" w:rsidRPr="00B80225" w:rsidRDefault="00B56443" w:rsidP="00B56443">
            <w:pPr>
              <w:pStyle w:val="ListParagraph"/>
              <w:numPr>
                <w:ilvl w:val="0"/>
                <w:numId w:val="3"/>
              </w:numPr>
              <w:spacing w:after="0" w:line="240" w:lineRule="auto"/>
            </w:pPr>
            <w:r w:rsidRPr="4A9E6A4B">
              <w:rPr>
                <w:lang w:val="en-US"/>
              </w:rPr>
              <w:t xml:space="preserve">Then give trickier equations with list of possible solutions, test those. </w:t>
            </w:r>
          </w:p>
          <w:p w14:paraId="274F4292" w14:textId="329E26CD" w:rsidR="00B56443" w:rsidRPr="00B80225" w:rsidRDefault="00B56443" w:rsidP="00B56443">
            <w:pPr>
              <w:pStyle w:val="ListParagraph"/>
              <w:numPr>
                <w:ilvl w:val="0"/>
                <w:numId w:val="3"/>
              </w:numPr>
              <w:spacing w:after="0" w:line="240" w:lineRule="auto"/>
            </w:pPr>
            <w:r w:rsidRPr="008A6429">
              <w:t>Then take away the list. This drives the need for “rigorous problem-solving techniques”</w:t>
            </w:r>
          </w:p>
        </w:tc>
        <w:tc>
          <w:tcPr>
            <w:tcW w:w="5230" w:type="dxa"/>
            <w:tcBorders>
              <w:top w:val="single" w:sz="4" w:space="0" w:color="auto"/>
              <w:left w:val="single" w:sz="4" w:space="0" w:color="auto"/>
              <w:bottom w:val="single" w:sz="4" w:space="0" w:color="auto"/>
              <w:right w:val="single" w:sz="4" w:space="0" w:color="auto"/>
            </w:tcBorders>
          </w:tcPr>
          <w:p w14:paraId="7A51CCA3" w14:textId="77777777" w:rsidR="00B56443" w:rsidRPr="00B438A3" w:rsidRDefault="00B56443" w:rsidP="00B56443">
            <w:pPr>
              <w:widowControl w:val="0"/>
              <w:spacing w:after="0" w:line="240" w:lineRule="auto"/>
            </w:pPr>
          </w:p>
        </w:tc>
        <w:tc>
          <w:tcPr>
            <w:tcW w:w="5267" w:type="dxa"/>
            <w:gridSpan w:val="3"/>
            <w:tcBorders>
              <w:top w:val="single" w:sz="4" w:space="0" w:color="auto"/>
              <w:left w:val="single" w:sz="4" w:space="0" w:color="auto"/>
              <w:bottom w:val="single" w:sz="4" w:space="0" w:color="auto"/>
              <w:right w:val="single" w:sz="4" w:space="0" w:color="auto"/>
            </w:tcBorders>
          </w:tcPr>
          <w:p w14:paraId="38DF2124" w14:textId="67170CC5" w:rsidR="00B56443" w:rsidRPr="00B438A3" w:rsidRDefault="00B56443" w:rsidP="00B56443">
            <w:pPr>
              <w:widowControl w:val="0"/>
              <w:spacing w:after="0" w:line="240" w:lineRule="auto"/>
            </w:pPr>
          </w:p>
        </w:tc>
      </w:tr>
      <w:tr w:rsidR="00B56443" w14:paraId="5CB9D86D" w14:textId="50CFAB4C" w:rsidTr="2CA7B27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gridAfter w:val="1"/>
          <w:wAfter w:w="47" w:type="dxa"/>
        </w:trPr>
        <w:tc>
          <w:tcPr>
            <w:tcW w:w="189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69" w14:textId="4E1173E6" w:rsidR="00B56443" w:rsidRPr="002347B9" w:rsidRDefault="00B56443" w:rsidP="00B56443">
            <w:pPr>
              <w:spacing w:after="0" w:line="240" w:lineRule="auto"/>
              <w:jc w:val="center"/>
              <w:rPr>
                <w:b/>
              </w:rPr>
            </w:pPr>
            <w:r w:rsidRPr="0067092A">
              <w:rPr>
                <w:b/>
              </w:rPr>
              <w:t>Specifications</w:t>
            </w:r>
          </w:p>
        </w:tc>
        <w:tc>
          <w:tcPr>
            <w:tcW w:w="50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6A" w14:textId="27FAB7C3" w:rsidR="00B56443" w:rsidRPr="009D6360" w:rsidRDefault="00B56443" w:rsidP="00B56443">
            <w:pPr>
              <w:widowControl w:val="0"/>
              <w:pBdr>
                <w:top w:val="nil"/>
                <w:left w:val="nil"/>
                <w:bottom w:val="nil"/>
                <w:right w:val="nil"/>
                <w:between w:val="nil"/>
              </w:pBdr>
              <w:spacing w:after="0" w:line="240" w:lineRule="auto"/>
              <w:rPr>
                <w:highlight w:val="yellow"/>
              </w:rPr>
            </w:pPr>
          </w:p>
        </w:tc>
        <w:tc>
          <w:tcPr>
            <w:tcW w:w="351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6B" w14:textId="60C95CD1" w:rsidR="00B56443" w:rsidRPr="009D6360" w:rsidRDefault="00B56443" w:rsidP="00B56443">
            <w:pPr>
              <w:widowControl w:val="0"/>
              <w:pBdr>
                <w:top w:val="nil"/>
                <w:left w:val="nil"/>
                <w:bottom w:val="nil"/>
                <w:right w:val="nil"/>
                <w:between w:val="nil"/>
              </w:pBdr>
              <w:spacing w:after="0" w:line="240" w:lineRule="auto"/>
              <w:rPr>
                <w:highlight w:val="yellow"/>
              </w:rPr>
            </w:pPr>
          </w:p>
        </w:tc>
        <w:tc>
          <w:tcPr>
            <w:tcW w:w="3516"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CB9D86C" w14:textId="53CAB5EC" w:rsidR="00B56443" w:rsidRPr="009D6360" w:rsidRDefault="00B56443" w:rsidP="00B56443">
            <w:pPr>
              <w:widowControl w:val="0"/>
              <w:pBdr>
                <w:top w:val="nil"/>
                <w:left w:val="nil"/>
                <w:bottom w:val="nil"/>
                <w:right w:val="nil"/>
                <w:between w:val="nil"/>
              </w:pBdr>
              <w:spacing w:after="0" w:line="240" w:lineRule="auto"/>
              <w:rPr>
                <w:highlight w:val="yellow"/>
              </w:rPr>
            </w:pPr>
          </w:p>
        </w:tc>
        <w:tc>
          <w:tcPr>
            <w:tcW w:w="3519" w:type="dxa"/>
            <w:tcBorders>
              <w:top w:val="single" w:sz="4" w:space="0" w:color="auto"/>
              <w:left w:val="single" w:sz="4" w:space="0" w:color="auto"/>
              <w:bottom w:val="single" w:sz="4" w:space="0" w:color="auto"/>
              <w:right w:val="single" w:sz="4" w:space="0" w:color="auto"/>
            </w:tcBorders>
          </w:tcPr>
          <w:p w14:paraId="5111B05C" w14:textId="11F80C48" w:rsidR="00B56443" w:rsidRPr="009D6360" w:rsidRDefault="00B56443" w:rsidP="00B56443">
            <w:pPr>
              <w:widowControl w:val="0"/>
              <w:pBdr>
                <w:top w:val="nil"/>
                <w:left w:val="nil"/>
                <w:bottom w:val="nil"/>
                <w:right w:val="nil"/>
                <w:between w:val="nil"/>
              </w:pBdr>
              <w:spacing w:after="0" w:line="240" w:lineRule="auto"/>
              <w:rPr>
                <w:highlight w:val="yellow"/>
              </w:rPr>
            </w:pPr>
          </w:p>
        </w:tc>
        <w:tc>
          <w:tcPr>
            <w:tcW w:w="5286" w:type="dxa"/>
            <w:gridSpan w:val="2"/>
            <w:tcBorders>
              <w:top w:val="single" w:sz="4" w:space="0" w:color="auto"/>
              <w:left w:val="single" w:sz="4" w:space="0" w:color="auto"/>
              <w:bottom w:val="single" w:sz="4" w:space="0" w:color="auto"/>
              <w:right w:val="single" w:sz="4" w:space="0" w:color="auto"/>
            </w:tcBorders>
          </w:tcPr>
          <w:p w14:paraId="763B282E" w14:textId="77777777" w:rsidR="00B56443" w:rsidRPr="009D6360" w:rsidRDefault="00B56443" w:rsidP="00B56443">
            <w:pPr>
              <w:widowControl w:val="0"/>
              <w:pBdr>
                <w:top w:val="nil"/>
                <w:left w:val="nil"/>
                <w:bottom w:val="nil"/>
                <w:right w:val="nil"/>
                <w:between w:val="nil"/>
              </w:pBdr>
              <w:spacing w:after="0" w:line="240" w:lineRule="auto"/>
              <w:rPr>
                <w:highlight w:val="yellow"/>
              </w:rPr>
            </w:pPr>
          </w:p>
        </w:tc>
        <w:tc>
          <w:tcPr>
            <w:tcW w:w="5164" w:type="dxa"/>
            <w:tcBorders>
              <w:top w:val="single" w:sz="4" w:space="0" w:color="auto"/>
              <w:left w:val="single" w:sz="4" w:space="0" w:color="auto"/>
              <w:bottom w:val="single" w:sz="4" w:space="0" w:color="auto"/>
              <w:right w:val="single" w:sz="4" w:space="0" w:color="auto"/>
            </w:tcBorders>
          </w:tcPr>
          <w:p w14:paraId="49EB764C" w14:textId="5884B5B1" w:rsidR="00B56443" w:rsidRPr="009D6360" w:rsidRDefault="00B56443" w:rsidP="00B56443">
            <w:pPr>
              <w:widowControl w:val="0"/>
              <w:pBdr>
                <w:top w:val="nil"/>
                <w:left w:val="nil"/>
                <w:bottom w:val="nil"/>
                <w:right w:val="nil"/>
                <w:between w:val="nil"/>
              </w:pBdr>
              <w:spacing w:after="0" w:line="240" w:lineRule="auto"/>
              <w:rPr>
                <w:highlight w:val="yellow"/>
              </w:rPr>
            </w:pPr>
          </w:p>
        </w:tc>
      </w:tr>
      <w:tr w:rsidR="00B56443" w14:paraId="5CB9D875" w14:textId="30A0F7CD" w:rsidTr="2CA7B27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gridAfter w:val="1"/>
          <w:wAfter w:w="47" w:type="dxa"/>
        </w:trPr>
        <w:tc>
          <w:tcPr>
            <w:tcW w:w="189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6E" w14:textId="68FAEAE8" w:rsidR="00B56443" w:rsidRPr="0067092A" w:rsidRDefault="00B56443" w:rsidP="00B56443">
            <w:pPr>
              <w:spacing w:after="0" w:line="240" w:lineRule="auto"/>
              <w:jc w:val="center"/>
              <w:rPr>
                <w:b/>
              </w:rPr>
            </w:pPr>
            <w:r w:rsidRPr="0067092A">
              <w:rPr>
                <w:b/>
              </w:rPr>
              <w:lastRenderedPageBreak/>
              <w:t>Leaves to Include</w:t>
            </w:r>
          </w:p>
        </w:tc>
        <w:tc>
          <w:tcPr>
            <w:tcW w:w="50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70" w14:textId="2B791903" w:rsidR="00B56443" w:rsidRPr="009D6360" w:rsidRDefault="00B56443" w:rsidP="00B56443">
            <w:pPr>
              <w:widowControl w:val="0"/>
              <w:pBdr>
                <w:top w:val="nil"/>
                <w:left w:val="nil"/>
                <w:bottom w:val="nil"/>
                <w:right w:val="nil"/>
                <w:between w:val="nil"/>
              </w:pBdr>
              <w:spacing w:after="0" w:line="240" w:lineRule="auto"/>
              <w:rPr>
                <w:highlight w:val="yellow"/>
              </w:rPr>
            </w:pPr>
          </w:p>
        </w:tc>
        <w:tc>
          <w:tcPr>
            <w:tcW w:w="351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72" w14:textId="3A500914" w:rsidR="00B56443" w:rsidRPr="009D6360" w:rsidRDefault="00B56443" w:rsidP="00B56443">
            <w:pPr>
              <w:widowControl w:val="0"/>
              <w:spacing w:after="0" w:line="240" w:lineRule="auto"/>
              <w:rPr>
                <w:highlight w:val="yellow"/>
              </w:rPr>
            </w:pPr>
          </w:p>
        </w:tc>
        <w:tc>
          <w:tcPr>
            <w:tcW w:w="3516"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CB9D874" w14:textId="586874A7" w:rsidR="00B56443" w:rsidRPr="009D6360" w:rsidRDefault="00B56443" w:rsidP="00B56443">
            <w:pPr>
              <w:widowControl w:val="0"/>
              <w:spacing w:after="0" w:line="240" w:lineRule="auto"/>
              <w:rPr>
                <w:highlight w:val="yellow"/>
              </w:rPr>
            </w:pPr>
          </w:p>
        </w:tc>
        <w:tc>
          <w:tcPr>
            <w:tcW w:w="3519" w:type="dxa"/>
            <w:tcBorders>
              <w:top w:val="single" w:sz="4" w:space="0" w:color="auto"/>
              <w:left w:val="single" w:sz="4" w:space="0" w:color="auto"/>
              <w:bottom w:val="single" w:sz="4" w:space="0" w:color="auto"/>
              <w:right w:val="single" w:sz="4" w:space="0" w:color="auto"/>
            </w:tcBorders>
          </w:tcPr>
          <w:p w14:paraId="6E9279F5" w14:textId="77777777" w:rsidR="00B56443" w:rsidRPr="009D6360" w:rsidRDefault="00B56443" w:rsidP="00B56443">
            <w:pPr>
              <w:widowControl w:val="0"/>
              <w:spacing w:after="0" w:line="240" w:lineRule="auto"/>
              <w:rPr>
                <w:highlight w:val="yellow"/>
              </w:rPr>
            </w:pPr>
          </w:p>
        </w:tc>
        <w:tc>
          <w:tcPr>
            <w:tcW w:w="5286" w:type="dxa"/>
            <w:gridSpan w:val="2"/>
            <w:tcBorders>
              <w:top w:val="single" w:sz="4" w:space="0" w:color="auto"/>
              <w:left w:val="single" w:sz="4" w:space="0" w:color="auto"/>
              <w:bottom w:val="single" w:sz="4" w:space="0" w:color="auto"/>
              <w:right w:val="single" w:sz="4" w:space="0" w:color="auto"/>
            </w:tcBorders>
          </w:tcPr>
          <w:p w14:paraId="4CE00D62" w14:textId="77777777" w:rsidR="00B56443" w:rsidRPr="009D6360" w:rsidRDefault="00B56443" w:rsidP="00B56443">
            <w:pPr>
              <w:widowControl w:val="0"/>
              <w:spacing w:after="0" w:line="240" w:lineRule="auto"/>
              <w:rPr>
                <w:highlight w:val="yellow"/>
              </w:rPr>
            </w:pPr>
          </w:p>
        </w:tc>
        <w:tc>
          <w:tcPr>
            <w:tcW w:w="5164" w:type="dxa"/>
            <w:tcBorders>
              <w:top w:val="single" w:sz="4" w:space="0" w:color="auto"/>
              <w:left w:val="single" w:sz="4" w:space="0" w:color="auto"/>
              <w:bottom w:val="single" w:sz="4" w:space="0" w:color="auto"/>
              <w:right w:val="single" w:sz="4" w:space="0" w:color="auto"/>
            </w:tcBorders>
          </w:tcPr>
          <w:p w14:paraId="2A4F4BF7" w14:textId="693261D5" w:rsidR="00B56443" w:rsidRPr="009D6360" w:rsidRDefault="00B56443" w:rsidP="00B56443">
            <w:pPr>
              <w:widowControl w:val="0"/>
              <w:spacing w:after="0" w:line="240" w:lineRule="auto"/>
              <w:rPr>
                <w:highlight w:val="yellow"/>
              </w:rPr>
            </w:pPr>
          </w:p>
        </w:tc>
      </w:tr>
      <w:tr w:rsidR="00B56443" w14:paraId="058951E0" w14:textId="5BB29A83" w:rsidTr="2CA7B27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gridAfter w:val="1"/>
          <w:wAfter w:w="47" w:type="dxa"/>
        </w:trPr>
        <w:tc>
          <w:tcPr>
            <w:tcW w:w="189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3DC29F6" w14:textId="77A8F0B9" w:rsidR="00B56443" w:rsidRPr="0067092A" w:rsidRDefault="00B56443" w:rsidP="00B56443">
            <w:pPr>
              <w:spacing w:after="0" w:line="240" w:lineRule="auto"/>
              <w:jc w:val="center"/>
              <w:rPr>
                <w:b/>
              </w:rPr>
            </w:pPr>
            <w:r w:rsidRPr="0067092A">
              <w:rPr>
                <w:b/>
              </w:rPr>
              <w:t>Considerations</w:t>
            </w:r>
          </w:p>
        </w:tc>
        <w:tc>
          <w:tcPr>
            <w:tcW w:w="50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B77BB2" w14:textId="77777777" w:rsidR="00B56443" w:rsidRDefault="00B56443" w:rsidP="00B56443">
            <w:pPr>
              <w:numPr>
                <w:ilvl w:val="0"/>
                <w:numId w:val="1"/>
              </w:numPr>
              <w:tabs>
                <w:tab w:val="clear" w:pos="720"/>
                <w:tab w:val="num" w:pos="404"/>
              </w:tabs>
              <w:spacing w:after="0" w:line="240" w:lineRule="auto"/>
              <w:ind w:left="314"/>
            </w:pPr>
            <w:r w:rsidRPr="002E393A">
              <w:t xml:space="preserve">An </w:t>
            </w:r>
            <w:r w:rsidRPr="009D78AC">
              <w:t>equation in one variable</w:t>
            </w:r>
            <w:r w:rsidRPr="002E393A">
              <w:t xml:space="preserve"> is a statement that two expressions in </w:t>
            </w:r>
            <m:oMath>
              <m:r>
                <w:rPr>
                  <w:rFonts w:ascii="Cambria Math" w:hAnsi="Cambria Math"/>
                </w:rPr>
                <m:t>x</m:t>
              </m:r>
            </m:oMath>
            <w:r>
              <w:t xml:space="preserve"> </w:t>
            </w:r>
            <w:r w:rsidRPr="002E393A">
              <w:t xml:space="preserve">are equal. </w:t>
            </w:r>
            <w:r>
              <w:t>Equations can be true or false.</w:t>
            </w:r>
          </w:p>
          <w:p w14:paraId="0C111FC7" w14:textId="304D4616" w:rsidR="00B56443" w:rsidRDefault="00B56443" w:rsidP="00B56443">
            <w:pPr>
              <w:widowControl w:val="0"/>
              <w:spacing w:after="0" w:line="240" w:lineRule="auto"/>
            </w:pPr>
          </w:p>
          <w:p w14:paraId="1042A294" w14:textId="07EA6DB3" w:rsidR="00B56443" w:rsidRDefault="00B56443" w:rsidP="00B56443">
            <w:pPr>
              <w:spacing w:after="0" w:line="240" w:lineRule="auto"/>
            </w:pPr>
          </w:p>
        </w:tc>
        <w:tc>
          <w:tcPr>
            <w:tcW w:w="351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5A7D04C" w14:textId="77777777" w:rsidR="00B56443" w:rsidRDefault="00B56443" w:rsidP="00B56443">
            <w:pPr>
              <w:numPr>
                <w:ilvl w:val="0"/>
                <w:numId w:val="1"/>
              </w:numPr>
              <w:tabs>
                <w:tab w:val="clear" w:pos="720"/>
                <w:tab w:val="num" w:pos="404"/>
              </w:tabs>
              <w:spacing w:after="0" w:line="240" w:lineRule="auto"/>
              <w:ind w:left="314"/>
            </w:pPr>
            <w:r w:rsidRPr="002E393A">
              <w:t xml:space="preserve">An </w:t>
            </w:r>
            <w:r w:rsidRPr="009D78AC">
              <w:t>equation in one variable</w:t>
            </w:r>
            <w:r w:rsidRPr="002E393A">
              <w:t xml:space="preserve"> is a statement that two expressions in </w:t>
            </w:r>
            <m:oMath>
              <m:r>
                <w:rPr>
                  <w:rFonts w:ascii="Cambria Math" w:hAnsi="Cambria Math"/>
                </w:rPr>
                <m:t>x</m:t>
              </m:r>
            </m:oMath>
            <w:r>
              <w:t xml:space="preserve"> </w:t>
            </w:r>
            <w:r w:rsidRPr="002E393A">
              <w:t xml:space="preserve">are equal. </w:t>
            </w:r>
            <w:r>
              <w:t>Equations can be true or false.</w:t>
            </w:r>
          </w:p>
          <w:p w14:paraId="6763C3EE" w14:textId="68EBB106" w:rsidR="00B56443" w:rsidRDefault="00B56443" w:rsidP="00B56443">
            <w:pPr>
              <w:tabs>
                <w:tab w:val="num" w:pos="376"/>
              </w:tabs>
              <w:spacing w:after="0" w:line="240" w:lineRule="auto"/>
            </w:pPr>
          </w:p>
        </w:tc>
        <w:tc>
          <w:tcPr>
            <w:tcW w:w="3516"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6828EFD" w14:textId="77777777" w:rsidR="00B56443" w:rsidRPr="00D871C8" w:rsidRDefault="00B56443" w:rsidP="00B56443">
            <w:pPr>
              <w:numPr>
                <w:ilvl w:val="0"/>
                <w:numId w:val="1"/>
              </w:numPr>
              <w:tabs>
                <w:tab w:val="clear" w:pos="720"/>
                <w:tab w:val="num" w:pos="404"/>
              </w:tabs>
              <w:spacing w:after="0" w:line="240" w:lineRule="auto"/>
              <w:ind w:left="314"/>
            </w:pPr>
            <w:r w:rsidRPr="00D871C8">
              <w:t xml:space="preserve">A solution is a number </w:t>
            </w:r>
            <m:oMath>
              <m:sSub>
                <m:sSubPr>
                  <m:ctrlPr>
                    <w:rPr>
                      <w:rFonts w:ascii="Cambria Math" w:hAnsi="Cambria Math"/>
                    </w:rPr>
                  </m:ctrlPr>
                </m:sSubPr>
                <m:e>
                  <m:r>
                    <w:rPr>
                      <w:rFonts w:ascii="Cambria Math" w:hAnsi="Cambria Math"/>
                    </w:rPr>
                    <m:t>x</m:t>
                  </m:r>
                </m:e>
                <m:sub>
                  <m:r>
                    <m:rPr>
                      <m:sty m:val="p"/>
                    </m:rPr>
                    <w:rPr>
                      <w:rFonts w:ascii="Cambria Math" w:hAnsi="Cambria Math"/>
                    </w:rPr>
                    <m:t>0</m:t>
                  </m:r>
                </m:sub>
              </m:sSub>
            </m:oMath>
            <w:r w:rsidRPr="00D871C8">
              <w:t xml:space="preserve"> that makes the two expressions equal when substituted. </w:t>
            </w:r>
          </w:p>
          <w:p w14:paraId="09B476FA" w14:textId="77777777" w:rsidR="00B56443" w:rsidRPr="00844182" w:rsidRDefault="00B56443" w:rsidP="00B56443">
            <w:pPr>
              <w:numPr>
                <w:ilvl w:val="0"/>
                <w:numId w:val="1"/>
              </w:numPr>
              <w:tabs>
                <w:tab w:val="clear" w:pos="720"/>
                <w:tab w:val="num" w:pos="404"/>
              </w:tabs>
              <w:spacing w:after="0" w:line="240" w:lineRule="auto"/>
              <w:ind w:left="314"/>
            </w:pPr>
            <w:r w:rsidRPr="4A9E6A4B">
              <w:rPr>
                <w:lang w:val="en-US"/>
              </w:rPr>
              <w:t>“True/false by substitution” warm</w:t>
            </w:r>
            <w:r>
              <w:noBreakHyphen/>
            </w:r>
            <w:r w:rsidRPr="4A9E6A4B">
              <w:rPr>
                <w:lang w:val="en-US"/>
              </w:rPr>
              <w:t>ups</w:t>
            </w:r>
          </w:p>
          <w:p w14:paraId="6B44FA0F" w14:textId="77777777" w:rsidR="00B56443" w:rsidRPr="00D871C8" w:rsidRDefault="00B56443" w:rsidP="00B56443">
            <w:pPr>
              <w:numPr>
                <w:ilvl w:val="0"/>
                <w:numId w:val="1"/>
              </w:numPr>
              <w:tabs>
                <w:tab w:val="clear" w:pos="720"/>
                <w:tab w:val="num" w:pos="404"/>
              </w:tabs>
              <w:spacing w:after="0" w:line="240" w:lineRule="auto"/>
              <w:ind w:left="314"/>
            </w:pPr>
            <w:r w:rsidRPr="4A9E6A4B">
              <w:rPr>
                <w:lang w:val="en-US"/>
              </w:rPr>
              <w:t>Make conjectures by answering questions like this:</w:t>
            </w:r>
            <w:r>
              <w:br/>
            </w:r>
            <w:r w:rsidRPr="4A9E6A4B">
              <w:rPr>
                <w:lang w:val="en-US"/>
              </w:rPr>
              <w:t>“Which numbers might make the equation true? Which numbers might solve the equation? Which numbers might make the expressions equal?” lists. The list is the conjecture(s), the substitution is the proof.</w:t>
            </w:r>
          </w:p>
          <w:p w14:paraId="79607C31" w14:textId="427FA714" w:rsidR="00B56443" w:rsidRDefault="00B56443" w:rsidP="00B56443">
            <w:pPr>
              <w:widowControl w:val="0"/>
              <w:spacing w:after="0" w:line="240" w:lineRule="auto"/>
            </w:pPr>
          </w:p>
        </w:tc>
        <w:tc>
          <w:tcPr>
            <w:tcW w:w="3519" w:type="dxa"/>
            <w:tcBorders>
              <w:top w:val="single" w:sz="4" w:space="0" w:color="auto"/>
              <w:left w:val="single" w:sz="4" w:space="0" w:color="auto"/>
              <w:bottom w:val="single" w:sz="4" w:space="0" w:color="auto"/>
              <w:right w:val="single" w:sz="4" w:space="0" w:color="auto"/>
            </w:tcBorders>
          </w:tcPr>
          <w:p w14:paraId="1596622E" w14:textId="77777777" w:rsidR="00B56443" w:rsidRPr="009D6360" w:rsidRDefault="00B56443" w:rsidP="00B56443">
            <w:pPr>
              <w:numPr>
                <w:ilvl w:val="0"/>
                <w:numId w:val="1"/>
              </w:numPr>
              <w:tabs>
                <w:tab w:val="clear" w:pos="720"/>
                <w:tab w:val="num" w:pos="404"/>
              </w:tabs>
              <w:spacing w:after="0" w:line="240" w:lineRule="auto"/>
              <w:ind w:left="314"/>
              <w:rPr>
                <w:highlight w:val="yellow"/>
              </w:rPr>
            </w:pPr>
          </w:p>
        </w:tc>
        <w:tc>
          <w:tcPr>
            <w:tcW w:w="5286" w:type="dxa"/>
            <w:gridSpan w:val="2"/>
            <w:tcBorders>
              <w:top w:val="single" w:sz="4" w:space="0" w:color="auto"/>
              <w:left w:val="single" w:sz="4" w:space="0" w:color="auto"/>
              <w:bottom w:val="single" w:sz="4" w:space="0" w:color="auto"/>
              <w:right w:val="single" w:sz="4" w:space="0" w:color="auto"/>
            </w:tcBorders>
          </w:tcPr>
          <w:p w14:paraId="1F1F5E76" w14:textId="77777777" w:rsidR="00B56443" w:rsidRPr="009D6360" w:rsidRDefault="00B56443" w:rsidP="00B56443">
            <w:pPr>
              <w:spacing w:after="0" w:line="240" w:lineRule="auto"/>
              <w:rPr>
                <w:highlight w:val="yellow"/>
              </w:rPr>
            </w:pPr>
          </w:p>
        </w:tc>
        <w:tc>
          <w:tcPr>
            <w:tcW w:w="5164" w:type="dxa"/>
            <w:tcBorders>
              <w:top w:val="single" w:sz="4" w:space="0" w:color="auto"/>
              <w:left w:val="single" w:sz="4" w:space="0" w:color="auto"/>
              <w:bottom w:val="single" w:sz="4" w:space="0" w:color="auto"/>
              <w:right w:val="single" w:sz="4" w:space="0" w:color="auto"/>
            </w:tcBorders>
          </w:tcPr>
          <w:p w14:paraId="6DDE785E" w14:textId="61AC03EC" w:rsidR="00B56443" w:rsidRPr="009D6360" w:rsidRDefault="00B56443" w:rsidP="00B56443">
            <w:pPr>
              <w:spacing w:after="0" w:line="240" w:lineRule="auto"/>
              <w:rPr>
                <w:highlight w:val="yellow"/>
              </w:rPr>
            </w:pPr>
          </w:p>
        </w:tc>
      </w:tr>
      <w:tr w:rsidR="00B56443" w14:paraId="5CB9D890" w14:textId="7C330C59" w:rsidTr="2CA7B27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gridAfter w:val="1"/>
          <w:wAfter w:w="47" w:type="dxa"/>
        </w:trPr>
        <w:tc>
          <w:tcPr>
            <w:tcW w:w="189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77" w14:textId="7532B795" w:rsidR="00B56443" w:rsidRPr="0067092A" w:rsidRDefault="00B56443" w:rsidP="00B56443">
            <w:pPr>
              <w:spacing w:after="0" w:line="240" w:lineRule="auto"/>
              <w:jc w:val="center"/>
              <w:rPr>
                <w:b/>
                <w:i/>
              </w:rPr>
            </w:pPr>
            <w:r w:rsidRPr="0067092A">
              <w:rPr>
                <w:b/>
              </w:rPr>
              <w:t>Required Skills/Cases</w:t>
            </w:r>
          </w:p>
        </w:tc>
        <w:tc>
          <w:tcPr>
            <w:tcW w:w="50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FB43ED" w14:textId="77777777" w:rsidR="00B56443" w:rsidRDefault="00B56443" w:rsidP="00B56443">
            <w:pPr>
              <w:widowControl w:val="0"/>
              <w:spacing w:after="0" w:line="240" w:lineRule="auto"/>
              <w:rPr>
                <w:b/>
                <w:bCs/>
              </w:rPr>
            </w:pPr>
            <w:r w:rsidRPr="00114C2C">
              <w:rPr>
                <w:b/>
                <w:bCs/>
              </w:rPr>
              <w:t>Skills</w:t>
            </w:r>
          </w:p>
          <w:p w14:paraId="746239CA" w14:textId="77777777" w:rsidR="00B56443" w:rsidRPr="009974D8" w:rsidRDefault="00B56443" w:rsidP="00B56443">
            <w:pPr>
              <w:pStyle w:val="ListParagraph"/>
              <w:widowControl w:val="0"/>
              <w:numPr>
                <w:ilvl w:val="0"/>
                <w:numId w:val="9"/>
              </w:numPr>
              <w:spacing w:after="0" w:line="240" w:lineRule="auto"/>
              <w:rPr>
                <w:b/>
                <w:bCs/>
              </w:rPr>
            </w:pPr>
            <w:r w:rsidRPr="00114C2C">
              <w:rPr>
                <w:rFonts w:eastAsiaTheme="minorEastAsia"/>
              </w:rPr>
              <w:t>Distinguish between an expression in one variable and an equation in one variable.</w:t>
            </w:r>
          </w:p>
          <w:p w14:paraId="4298FB2E" w14:textId="7FA83E12" w:rsidR="00B56443" w:rsidRPr="00963B8A" w:rsidRDefault="00B56443" w:rsidP="00B56443">
            <w:pPr>
              <w:pStyle w:val="ListParagraph"/>
              <w:widowControl w:val="0"/>
              <w:numPr>
                <w:ilvl w:val="0"/>
                <w:numId w:val="9"/>
              </w:numPr>
              <w:spacing w:after="0" w:line="240" w:lineRule="auto"/>
              <w:rPr>
                <w:b/>
                <w:bCs/>
              </w:rPr>
            </w:pPr>
            <w:r>
              <w:t xml:space="preserve">Write equations in one variable from a description. </w:t>
            </w:r>
          </w:p>
          <w:p w14:paraId="079305E4" w14:textId="13737735" w:rsidR="00B56443" w:rsidRPr="009974D8" w:rsidRDefault="00B56443" w:rsidP="00B56443">
            <w:pPr>
              <w:pStyle w:val="ListParagraph"/>
              <w:widowControl w:val="0"/>
              <w:numPr>
                <w:ilvl w:val="0"/>
                <w:numId w:val="9"/>
              </w:numPr>
              <w:spacing w:after="0" w:line="240" w:lineRule="auto"/>
              <w:rPr>
                <w:b/>
                <w:bCs/>
              </w:rPr>
            </w:pPr>
            <w:r>
              <w:t xml:space="preserve">Include linear and non-linear equations in this node. Kids have all 4 operations and whole number exponents. Be mindful of number restrictions. Non linear cases are substantially harder. </w:t>
            </w:r>
          </w:p>
          <w:p w14:paraId="106585A2" w14:textId="77777777" w:rsidR="00B56443" w:rsidRDefault="00B56443" w:rsidP="00B56443">
            <w:pPr>
              <w:widowControl w:val="0"/>
              <w:spacing w:after="0" w:line="240" w:lineRule="auto"/>
            </w:pPr>
          </w:p>
          <w:p w14:paraId="5CB9D87B" w14:textId="4E4CC1BA" w:rsidR="00B56443" w:rsidRPr="00BE4AA3" w:rsidRDefault="00B56443" w:rsidP="00B56443">
            <w:pPr>
              <w:widowControl w:val="0"/>
              <w:spacing w:after="0" w:line="240" w:lineRule="auto"/>
            </w:pPr>
            <w:r w:rsidRPr="000F4444">
              <w:rPr>
                <w:color w:val="FF0000"/>
                <w:shd w:val="clear" w:color="auto" w:fill="FFFF00"/>
              </w:rPr>
              <w:t>NOTE:</w:t>
            </w:r>
            <w:r w:rsidRPr="000F4444">
              <w:rPr>
                <w:color w:val="FF0000"/>
              </w:rPr>
              <w:t xml:space="preserve"> </w:t>
            </w:r>
            <w:r>
              <w:t>For this node, equations cases do not apply. Number restrictions still apply.</w:t>
            </w:r>
          </w:p>
        </w:tc>
        <w:tc>
          <w:tcPr>
            <w:tcW w:w="351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971B79" w14:textId="77777777" w:rsidR="00B56443" w:rsidRDefault="00B56443" w:rsidP="00B56443">
            <w:pPr>
              <w:widowControl w:val="0"/>
              <w:spacing w:after="0" w:line="240" w:lineRule="auto"/>
            </w:pPr>
            <w:r>
              <w:t>Use mathematical language to describe an equation in one variable.</w:t>
            </w:r>
          </w:p>
          <w:p w14:paraId="76D489AC" w14:textId="77777777" w:rsidR="00B56443" w:rsidRDefault="00B56443" w:rsidP="00B56443">
            <w:pPr>
              <w:widowControl w:val="0"/>
              <w:spacing w:after="0" w:line="240" w:lineRule="auto"/>
            </w:pPr>
          </w:p>
          <w:p w14:paraId="307233C0" w14:textId="77777777" w:rsidR="00B56443" w:rsidRPr="00B56443" w:rsidRDefault="00B56443" w:rsidP="00B56443">
            <w:pPr>
              <w:widowControl w:val="0"/>
              <w:spacing w:after="0" w:line="240" w:lineRule="auto"/>
              <w:rPr>
                <w:b/>
                <w:bCs/>
              </w:rPr>
            </w:pPr>
            <w:r>
              <w:t xml:space="preserve">Include linear and non-linear equations in this node. Kids have all 4 operations and whole number exponents. Be mindful of number restrictions. Non linear cases are substantially harder. </w:t>
            </w:r>
          </w:p>
          <w:p w14:paraId="5CB9D885" w14:textId="775BA0B8" w:rsidR="00B56443" w:rsidRPr="00BE4AA3" w:rsidRDefault="00B56443" w:rsidP="00B56443">
            <w:pPr>
              <w:widowControl w:val="0"/>
              <w:spacing w:after="0" w:line="240" w:lineRule="auto"/>
            </w:pPr>
          </w:p>
        </w:tc>
        <w:tc>
          <w:tcPr>
            <w:tcW w:w="3516"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21ECB25" w14:textId="77777777" w:rsidR="00B56443" w:rsidRPr="00B34AA3" w:rsidRDefault="00B56443" w:rsidP="00B56443">
            <w:pPr>
              <w:widowControl w:val="0"/>
              <w:spacing w:after="0" w:line="240" w:lineRule="auto"/>
              <w:rPr>
                <w:b/>
                <w:bCs/>
              </w:rPr>
            </w:pPr>
            <w:r w:rsidRPr="00B34AA3">
              <w:rPr>
                <w:b/>
                <w:bCs/>
              </w:rPr>
              <w:t>Skills</w:t>
            </w:r>
          </w:p>
          <w:p w14:paraId="0C45AE41" w14:textId="459E77CF" w:rsidR="00B56443" w:rsidRPr="00B34AA3" w:rsidRDefault="00B56443" w:rsidP="00B56443">
            <w:pPr>
              <w:pStyle w:val="ListParagraph"/>
              <w:widowControl w:val="0"/>
              <w:numPr>
                <w:ilvl w:val="0"/>
                <w:numId w:val="11"/>
              </w:numPr>
              <w:spacing w:after="0" w:line="240" w:lineRule="auto"/>
            </w:pPr>
            <w:r w:rsidRPr="00B34AA3">
              <w:t xml:space="preserve">Solve </w:t>
            </w:r>
            <w:r>
              <w:t>simple</w:t>
            </w:r>
            <w:r w:rsidRPr="00B34AA3">
              <w:t xml:space="preserve"> equations in one variable by inspection and check by substitution.</w:t>
            </w:r>
            <w:r>
              <w:t xml:space="preserve"> </w:t>
            </w:r>
          </w:p>
          <w:p w14:paraId="6EE2BF74" w14:textId="77777777" w:rsidR="00B56443" w:rsidRPr="00F55BEA" w:rsidRDefault="00B56443" w:rsidP="00B56443">
            <w:pPr>
              <w:widowControl w:val="0"/>
              <w:spacing w:after="0" w:line="240" w:lineRule="auto"/>
            </w:pPr>
          </w:p>
          <w:p w14:paraId="1AD02721" w14:textId="77777777" w:rsidR="00B56443" w:rsidRDefault="00B56443" w:rsidP="00B56443">
            <w:pPr>
              <w:widowControl w:val="0"/>
              <w:spacing w:after="0" w:line="240" w:lineRule="auto"/>
            </w:pPr>
            <w:r w:rsidRPr="000F4444">
              <w:rPr>
                <w:color w:val="FF0000"/>
                <w:shd w:val="clear" w:color="auto" w:fill="FFFF00"/>
              </w:rPr>
              <w:t>NOTE:</w:t>
            </w:r>
            <w:r w:rsidRPr="000F4444">
              <w:rPr>
                <w:color w:val="FF0000"/>
              </w:rPr>
              <w:t xml:space="preserve"> </w:t>
            </w:r>
            <w:r>
              <w:t xml:space="preserve">Restrict equations to </w:t>
            </w:r>
            <w:r w:rsidRPr="00F319B0">
              <w:rPr>
                <w:strike/>
              </w:rPr>
              <w:t>one-step</w:t>
            </w:r>
            <w:r>
              <w:t xml:space="preserve"> equations. </w:t>
            </w:r>
          </w:p>
          <w:p w14:paraId="1341585A" w14:textId="77777777" w:rsidR="00B56443" w:rsidRDefault="00B56443" w:rsidP="00B56443">
            <w:pPr>
              <w:widowControl w:val="0"/>
              <w:spacing w:after="0" w:line="240" w:lineRule="auto"/>
            </w:pPr>
          </w:p>
          <w:p w14:paraId="4221F94A" w14:textId="3E79EB4A" w:rsidR="00B56443" w:rsidRDefault="00B56443" w:rsidP="00B56443">
            <w:pPr>
              <w:widowControl w:val="0"/>
              <w:spacing w:after="0" w:line="240" w:lineRule="auto"/>
            </w:pPr>
            <w:r w:rsidRPr="2CA7B274">
              <w:rPr>
                <w:lang w:val="en-US"/>
              </w:rPr>
              <w:t>Restrict coefficients, constants and solutions to whole numbers.</w:t>
            </w:r>
          </w:p>
          <w:p w14:paraId="5CB9D88F" w14:textId="38DB3598" w:rsidR="00B56443" w:rsidRPr="009D6360" w:rsidRDefault="00B56443" w:rsidP="00B56443">
            <w:pPr>
              <w:widowControl w:val="0"/>
              <w:spacing w:after="0" w:line="240" w:lineRule="auto"/>
              <w:rPr>
                <w:highlight w:val="yellow"/>
              </w:rPr>
            </w:pPr>
          </w:p>
        </w:tc>
        <w:tc>
          <w:tcPr>
            <w:tcW w:w="3519" w:type="dxa"/>
            <w:tcBorders>
              <w:top w:val="single" w:sz="4" w:space="0" w:color="auto"/>
              <w:left w:val="single" w:sz="4" w:space="0" w:color="auto"/>
              <w:bottom w:val="single" w:sz="4" w:space="0" w:color="auto"/>
              <w:right w:val="single" w:sz="4" w:space="0" w:color="auto"/>
            </w:tcBorders>
          </w:tcPr>
          <w:p w14:paraId="6FF41020" w14:textId="77777777" w:rsidR="00B56443" w:rsidRPr="00B34AA3" w:rsidRDefault="00B56443" w:rsidP="00B56443">
            <w:pPr>
              <w:widowControl w:val="0"/>
              <w:spacing w:after="0" w:line="240" w:lineRule="auto"/>
              <w:rPr>
                <w:b/>
                <w:bCs/>
              </w:rPr>
            </w:pPr>
            <w:r w:rsidRPr="00B34AA3">
              <w:rPr>
                <w:b/>
                <w:bCs/>
              </w:rPr>
              <w:t>Skills</w:t>
            </w:r>
          </w:p>
          <w:p w14:paraId="1B55846B" w14:textId="21D7C97F" w:rsidR="00B56443" w:rsidRDefault="00B56443" w:rsidP="00B56443">
            <w:pPr>
              <w:pStyle w:val="ListParagraph"/>
              <w:widowControl w:val="0"/>
              <w:numPr>
                <w:ilvl w:val="0"/>
                <w:numId w:val="29"/>
              </w:numPr>
              <w:spacing w:after="0" w:line="240" w:lineRule="auto"/>
            </w:pPr>
            <w:r w:rsidRPr="00F52411">
              <w:rPr>
                <w:lang w:val="en-US"/>
              </w:rPr>
              <w:t>Determine whether a number in a list is a solution of an equation by using substitution.</w:t>
            </w:r>
            <w:r w:rsidRPr="00F52411">
              <w:br/>
            </w:r>
            <w:r w:rsidRPr="00F52411">
              <w:rPr>
                <w:lang w:val="en-US"/>
              </w:rPr>
              <w:t>Example: Which of the following numbers is a solution to the equation 4x + 7+x = 32? {, 3, 5, 8</w:t>
            </w:r>
            <w:r w:rsidRPr="4A9E6A4B">
              <w:rPr>
                <w:lang w:val="en-US"/>
              </w:rPr>
              <w:t>}</w:t>
            </w:r>
          </w:p>
          <w:p w14:paraId="4E053841" w14:textId="77777777" w:rsidR="00B56443" w:rsidRDefault="00B56443" w:rsidP="00B56443">
            <w:pPr>
              <w:widowControl w:val="0"/>
              <w:spacing w:after="0" w:line="240" w:lineRule="auto"/>
            </w:pPr>
          </w:p>
          <w:p w14:paraId="3C604195" w14:textId="77777777" w:rsidR="00B56443" w:rsidRPr="00B56443" w:rsidRDefault="00B56443" w:rsidP="00B56443">
            <w:pPr>
              <w:widowControl w:val="0"/>
              <w:spacing w:after="0" w:line="240" w:lineRule="auto"/>
              <w:rPr>
                <w:b/>
                <w:bCs/>
              </w:rPr>
            </w:pPr>
            <w:r>
              <w:t xml:space="preserve">Include linear and non-linear equations in this node. Kids have all 4 operations and whole number exponents. Be mindful of number restrictions. Non linear cases are substantially harder. </w:t>
            </w:r>
          </w:p>
          <w:p w14:paraId="4643E37F" w14:textId="77777777" w:rsidR="00B56443" w:rsidRDefault="00B56443" w:rsidP="00B56443">
            <w:pPr>
              <w:widowControl w:val="0"/>
              <w:spacing w:after="0" w:line="240" w:lineRule="auto"/>
            </w:pPr>
          </w:p>
          <w:p w14:paraId="60642CD5" w14:textId="77777777" w:rsidR="00B56443" w:rsidRPr="00F55BEA" w:rsidRDefault="00B56443" w:rsidP="00B56443">
            <w:pPr>
              <w:widowControl w:val="0"/>
              <w:spacing w:after="0" w:line="240" w:lineRule="auto"/>
            </w:pPr>
          </w:p>
          <w:p w14:paraId="736B335F" w14:textId="394BF06D" w:rsidR="00B56443" w:rsidRPr="009D6360" w:rsidRDefault="00B56443" w:rsidP="00B56443">
            <w:pPr>
              <w:widowControl w:val="0"/>
              <w:spacing w:after="0" w:line="240" w:lineRule="auto"/>
              <w:rPr>
                <w:highlight w:val="yellow"/>
              </w:rPr>
            </w:pPr>
            <w:r w:rsidRPr="000F4444">
              <w:rPr>
                <w:color w:val="FF0000"/>
                <w:shd w:val="clear" w:color="auto" w:fill="FFFF00"/>
              </w:rPr>
              <w:t>NOTE:</w:t>
            </w:r>
            <w:r w:rsidRPr="000F4444">
              <w:rPr>
                <w:color w:val="FF0000"/>
              </w:rPr>
              <w:t xml:space="preserve"> </w:t>
            </w:r>
            <w:r>
              <w:t>For this node, equations cases do not apply. Number restrictions still apply.</w:t>
            </w:r>
          </w:p>
        </w:tc>
        <w:tc>
          <w:tcPr>
            <w:tcW w:w="5286" w:type="dxa"/>
            <w:gridSpan w:val="2"/>
            <w:tcBorders>
              <w:top w:val="single" w:sz="4" w:space="0" w:color="auto"/>
              <w:left w:val="single" w:sz="4" w:space="0" w:color="auto"/>
              <w:bottom w:val="single" w:sz="4" w:space="0" w:color="auto"/>
              <w:right w:val="single" w:sz="4" w:space="0" w:color="auto"/>
            </w:tcBorders>
          </w:tcPr>
          <w:p w14:paraId="7F61F1AD" w14:textId="71D36A82" w:rsidR="00B56443" w:rsidRPr="009D6360" w:rsidRDefault="00B56443" w:rsidP="00B56443">
            <w:pPr>
              <w:widowControl w:val="0"/>
              <w:spacing w:after="0" w:line="240" w:lineRule="auto"/>
              <w:rPr>
                <w:highlight w:val="yellow"/>
              </w:rPr>
            </w:pPr>
            <w:r w:rsidRPr="000F4444">
              <w:rPr>
                <w:color w:val="FF0000"/>
                <w:shd w:val="clear" w:color="auto" w:fill="FFFF00"/>
              </w:rPr>
              <w:t>NOTE:</w:t>
            </w:r>
            <w:r w:rsidRPr="000F4444">
              <w:rPr>
                <w:color w:val="FF0000"/>
              </w:rPr>
              <w:t xml:space="preserve"> </w:t>
            </w:r>
            <w:r>
              <w:t>For this node, equations cases do not apply. Number restrictions still apply.</w:t>
            </w:r>
          </w:p>
        </w:tc>
        <w:tc>
          <w:tcPr>
            <w:tcW w:w="5164" w:type="dxa"/>
            <w:tcBorders>
              <w:top w:val="single" w:sz="4" w:space="0" w:color="auto"/>
              <w:left w:val="single" w:sz="4" w:space="0" w:color="auto"/>
              <w:bottom w:val="single" w:sz="4" w:space="0" w:color="auto"/>
              <w:right w:val="single" w:sz="4" w:space="0" w:color="auto"/>
            </w:tcBorders>
          </w:tcPr>
          <w:p w14:paraId="4D6DBB86" w14:textId="762BAC9B" w:rsidR="00B56443" w:rsidRPr="009D6360" w:rsidRDefault="00B56443" w:rsidP="00B56443">
            <w:pPr>
              <w:widowControl w:val="0"/>
              <w:spacing w:after="0" w:line="240" w:lineRule="auto"/>
              <w:rPr>
                <w:highlight w:val="yellow"/>
              </w:rPr>
            </w:pPr>
          </w:p>
        </w:tc>
      </w:tr>
      <w:tr w:rsidR="00B56443" w14:paraId="5CB9D897" w14:textId="19C3C280" w:rsidTr="2CA7B27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gridAfter w:val="1"/>
          <w:wAfter w:w="47" w:type="dxa"/>
        </w:trPr>
        <w:tc>
          <w:tcPr>
            <w:tcW w:w="189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91" w14:textId="01BBA3FC" w:rsidR="00B56443" w:rsidRPr="0067092A" w:rsidRDefault="00B56443" w:rsidP="00B56443">
            <w:pPr>
              <w:spacing w:after="0" w:line="240" w:lineRule="auto"/>
              <w:jc w:val="center"/>
              <w:rPr>
                <w:b/>
              </w:rPr>
            </w:pPr>
            <w:r w:rsidRPr="0067092A">
              <w:rPr>
                <w:b/>
              </w:rPr>
              <w:t>Misconceptions</w:t>
            </w:r>
          </w:p>
        </w:tc>
        <w:tc>
          <w:tcPr>
            <w:tcW w:w="50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26DF1C" w14:textId="77777777" w:rsidR="00B56443" w:rsidRDefault="00B56443" w:rsidP="00B56443">
            <w:pPr>
              <w:widowControl w:val="0"/>
              <w:spacing w:after="0" w:line="240" w:lineRule="auto"/>
            </w:pPr>
            <w:r>
              <w:t>More than and less than language can trip up students</w:t>
            </w:r>
          </w:p>
          <w:p w14:paraId="6D49E280" w14:textId="77777777" w:rsidR="00B56443" w:rsidRDefault="00B56443" w:rsidP="00B56443">
            <w:pPr>
              <w:widowControl w:val="0"/>
              <w:spacing w:after="0" w:line="240" w:lineRule="auto"/>
            </w:pPr>
            <w:r>
              <w:t>20 more than x is 27</w:t>
            </w:r>
          </w:p>
          <w:p w14:paraId="5CB9D894" w14:textId="46834495" w:rsidR="00B56443" w:rsidRDefault="00B56443" w:rsidP="00B56443">
            <w:pPr>
              <w:widowControl w:val="0"/>
              <w:spacing w:after="0" w:line="240" w:lineRule="auto"/>
            </w:pPr>
            <w:r>
              <w:t>20 less than x is 27: Some students will write this as 20-x=27</w:t>
            </w:r>
          </w:p>
        </w:tc>
        <w:tc>
          <w:tcPr>
            <w:tcW w:w="351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95" w14:textId="051FA52F" w:rsidR="00B56443" w:rsidRDefault="00B56443" w:rsidP="00B56443">
            <w:pPr>
              <w:widowControl w:val="0"/>
              <w:pBdr>
                <w:top w:val="nil"/>
                <w:left w:val="nil"/>
                <w:bottom w:val="nil"/>
                <w:right w:val="nil"/>
                <w:between w:val="nil"/>
              </w:pBdr>
              <w:spacing w:after="0" w:line="240" w:lineRule="auto"/>
              <w:ind w:hanging="10"/>
            </w:pPr>
          </w:p>
        </w:tc>
        <w:tc>
          <w:tcPr>
            <w:tcW w:w="3516"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CB9D896" w14:textId="0C994B45" w:rsidR="00B56443" w:rsidRPr="009D6360" w:rsidRDefault="00B56443" w:rsidP="00B56443">
            <w:pPr>
              <w:widowControl w:val="0"/>
              <w:pBdr>
                <w:top w:val="nil"/>
                <w:left w:val="nil"/>
                <w:bottom w:val="nil"/>
                <w:right w:val="nil"/>
                <w:between w:val="nil"/>
              </w:pBdr>
              <w:spacing w:after="0" w:line="240" w:lineRule="auto"/>
              <w:rPr>
                <w:highlight w:val="yellow"/>
              </w:rPr>
            </w:pPr>
          </w:p>
        </w:tc>
        <w:tc>
          <w:tcPr>
            <w:tcW w:w="3519" w:type="dxa"/>
            <w:tcBorders>
              <w:top w:val="single" w:sz="4" w:space="0" w:color="auto"/>
              <w:left w:val="single" w:sz="4" w:space="0" w:color="auto"/>
              <w:bottom w:val="single" w:sz="4" w:space="0" w:color="auto"/>
              <w:right w:val="single" w:sz="4" w:space="0" w:color="auto"/>
            </w:tcBorders>
          </w:tcPr>
          <w:p w14:paraId="4D8B0EE3" w14:textId="6872865B" w:rsidR="00B56443" w:rsidRPr="009D6360" w:rsidRDefault="00B56443" w:rsidP="00B56443">
            <w:pPr>
              <w:widowControl w:val="0"/>
              <w:pBdr>
                <w:top w:val="nil"/>
                <w:left w:val="nil"/>
                <w:bottom w:val="nil"/>
                <w:right w:val="nil"/>
                <w:between w:val="nil"/>
              </w:pBdr>
              <w:spacing w:after="0" w:line="240" w:lineRule="auto"/>
              <w:rPr>
                <w:highlight w:val="yellow"/>
              </w:rPr>
            </w:pPr>
          </w:p>
        </w:tc>
        <w:tc>
          <w:tcPr>
            <w:tcW w:w="5286" w:type="dxa"/>
            <w:gridSpan w:val="2"/>
            <w:tcBorders>
              <w:top w:val="single" w:sz="4" w:space="0" w:color="auto"/>
              <w:left w:val="single" w:sz="4" w:space="0" w:color="auto"/>
              <w:bottom w:val="single" w:sz="4" w:space="0" w:color="auto"/>
              <w:right w:val="single" w:sz="4" w:space="0" w:color="auto"/>
            </w:tcBorders>
          </w:tcPr>
          <w:p w14:paraId="589C6E1B" w14:textId="77777777" w:rsidR="00B56443" w:rsidRPr="009D6360" w:rsidRDefault="00B56443" w:rsidP="00B56443">
            <w:pPr>
              <w:widowControl w:val="0"/>
              <w:pBdr>
                <w:top w:val="nil"/>
                <w:left w:val="nil"/>
                <w:bottom w:val="nil"/>
                <w:right w:val="nil"/>
                <w:between w:val="nil"/>
              </w:pBdr>
              <w:spacing w:after="0" w:line="240" w:lineRule="auto"/>
              <w:rPr>
                <w:highlight w:val="yellow"/>
              </w:rPr>
            </w:pPr>
          </w:p>
        </w:tc>
        <w:tc>
          <w:tcPr>
            <w:tcW w:w="5164" w:type="dxa"/>
            <w:tcBorders>
              <w:top w:val="single" w:sz="4" w:space="0" w:color="auto"/>
              <w:left w:val="single" w:sz="4" w:space="0" w:color="auto"/>
              <w:bottom w:val="single" w:sz="4" w:space="0" w:color="auto"/>
              <w:right w:val="single" w:sz="4" w:space="0" w:color="auto"/>
            </w:tcBorders>
          </w:tcPr>
          <w:p w14:paraId="62C3F1BD" w14:textId="26D1C5C2" w:rsidR="00B56443" w:rsidRPr="009D6360" w:rsidRDefault="00B56443" w:rsidP="00B56443">
            <w:pPr>
              <w:widowControl w:val="0"/>
              <w:pBdr>
                <w:top w:val="nil"/>
                <w:left w:val="nil"/>
                <w:bottom w:val="nil"/>
                <w:right w:val="nil"/>
                <w:between w:val="nil"/>
              </w:pBdr>
              <w:spacing w:after="0" w:line="240" w:lineRule="auto"/>
              <w:rPr>
                <w:highlight w:val="yellow"/>
              </w:rPr>
            </w:pPr>
          </w:p>
        </w:tc>
      </w:tr>
      <w:tr w:rsidR="00B56443" w14:paraId="5CB9D8A3" w14:textId="6DF5E892" w:rsidTr="2CA7B27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gridAfter w:val="1"/>
          <w:wAfter w:w="47" w:type="dxa"/>
        </w:trPr>
        <w:tc>
          <w:tcPr>
            <w:tcW w:w="189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9F" w14:textId="77777777" w:rsidR="00B56443" w:rsidRPr="0067092A" w:rsidRDefault="00B56443" w:rsidP="00B56443">
            <w:pPr>
              <w:spacing w:after="0" w:line="240" w:lineRule="auto"/>
              <w:jc w:val="center"/>
              <w:rPr>
                <w:b/>
                <w:bCs/>
                <w:lang w:val="en-US"/>
              </w:rPr>
            </w:pPr>
            <w:r w:rsidRPr="4A9E6A4B">
              <w:rPr>
                <w:b/>
                <w:bCs/>
                <w:lang w:val="en-US"/>
              </w:rPr>
              <w:t>Existing Product Reference, if any</w:t>
            </w:r>
          </w:p>
        </w:tc>
        <w:tc>
          <w:tcPr>
            <w:tcW w:w="50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C0C637" w14:textId="77777777" w:rsidR="00B56443" w:rsidRPr="00844182" w:rsidRDefault="00B56443" w:rsidP="00B56443">
            <w:pPr>
              <w:widowControl w:val="0"/>
              <w:pBdr>
                <w:top w:val="nil"/>
                <w:left w:val="nil"/>
                <w:bottom w:val="nil"/>
                <w:right w:val="nil"/>
                <w:between w:val="nil"/>
              </w:pBdr>
              <w:spacing w:after="0" w:line="240" w:lineRule="auto"/>
            </w:pPr>
            <w:r w:rsidRPr="00844182">
              <w:t>EM2 G6M4L17 Learn 1 (expressions and equations, no variable included)</w:t>
            </w:r>
          </w:p>
          <w:p w14:paraId="6E810BF6" w14:textId="77777777" w:rsidR="00B56443" w:rsidRPr="00844182" w:rsidRDefault="00B56443" w:rsidP="00B56443">
            <w:pPr>
              <w:widowControl w:val="0"/>
              <w:pBdr>
                <w:top w:val="nil"/>
                <w:left w:val="nil"/>
                <w:bottom w:val="nil"/>
                <w:right w:val="nil"/>
                <w:between w:val="nil"/>
              </w:pBdr>
              <w:spacing w:after="0" w:line="240" w:lineRule="auto"/>
            </w:pPr>
          </w:p>
          <w:p w14:paraId="5CB9D8A0" w14:textId="67B4D05B" w:rsidR="00B56443" w:rsidRPr="00844182" w:rsidRDefault="00B56443" w:rsidP="00B56443">
            <w:pPr>
              <w:widowControl w:val="0"/>
              <w:pBdr>
                <w:top w:val="nil"/>
                <w:left w:val="nil"/>
                <w:bottom w:val="nil"/>
                <w:right w:val="nil"/>
                <w:between w:val="nil"/>
              </w:pBdr>
              <w:spacing w:after="0" w:line="240" w:lineRule="auto"/>
            </w:pPr>
            <w:r w:rsidRPr="00844182">
              <w:t>Definition of linear equation in one variable: G8M4L1 problem 6</w:t>
            </w:r>
          </w:p>
        </w:tc>
        <w:tc>
          <w:tcPr>
            <w:tcW w:w="351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A1" w14:textId="05B334A8" w:rsidR="00B56443" w:rsidRDefault="00B56443" w:rsidP="00B56443">
            <w:pPr>
              <w:widowControl w:val="0"/>
              <w:pBdr>
                <w:top w:val="nil"/>
                <w:left w:val="nil"/>
                <w:bottom w:val="nil"/>
                <w:right w:val="nil"/>
                <w:between w:val="nil"/>
              </w:pBdr>
              <w:spacing w:after="0" w:line="240" w:lineRule="auto"/>
            </w:pPr>
          </w:p>
        </w:tc>
        <w:tc>
          <w:tcPr>
            <w:tcW w:w="3516"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E8B392F" w14:textId="77777777" w:rsidR="00B56443" w:rsidRPr="00513090" w:rsidRDefault="00B56443" w:rsidP="00B56443">
            <w:pPr>
              <w:widowControl w:val="0"/>
              <w:spacing w:after="0" w:line="240" w:lineRule="auto"/>
            </w:pPr>
            <w:r w:rsidRPr="00513090">
              <w:t>EM2 G6M4L17 learn 2</w:t>
            </w:r>
          </w:p>
          <w:p w14:paraId="5CB9D8A2" w14:textId="0E1D6C96" w:rsidR="00B56443" w:rsidRPr="00513090" w:rsidRDefault="00B56443" w:rsidP="00B56443">
            <w:pPr>
              <w:widowControl w:val="0"/>
              <w:pBdr>
                <w:top w:val="nil"/>
                <w:left w:val="nil"/>
                <w:bottom w:val="nil"/>
                <w:right w:val="nil"/>
                <w:between w:val="nil"/>
              </w:pBdr>
              <w:spacing w:after="0" w:line="240" w:lineRule="auto"/>
            </w:pPr>
            <w:r w:rsidRPr="00513090">
              <w:t>A1M1L8 Learn 1</w:t>
            </w:r>
          </w:p>
        </w:tc>
        <w:tc>
          <w:tcPr>
            <w:tcW w:w="3519" w:type="dxa"/>
            <w:tcBorders>
              <w:top w:val="single" w:sz="4" w:space="0" w:color="auto"/>
              <w:left w:val="single" w:sz="4" w:space="0" w:color="auto"/>
              <w:bottom w:val="single" w:sz="4" w:space="0" w:color="auto"/>
              <w:right w:val="single" w:sz="4" w:space="0" w:color="auto"/>
            </w:tcBorders>
          </w:tcPr>
          <w:p w14:paraId="19DB65ED" w14:textId="77777777" w:rsidR="00B56443" w:rsidRPr="00513090" w:rsidRDefault="00B56443" w:rsidP="00B56443">
            <w:pPr>
              <w:widowControl w:val="0"/>
              <w:spacing w:after="0" w:line="240" w:lineRule="auto"/>
            </w:pPr>
            <w:r w:rsidRPr="00513090">
              <w:t>EM2 G6M4L17 learn 2</w:t>
            </w:r>
          </w:p>
          <w:p w14:paraId="4B47970F" w14:textId="10E1E7C1" w:rsidR="00B56443" w:rsidRPr="009D6360" w:rsidRDefault="00B56443" w:rsidP="00B56443">
            <w:pPr>
              <w:widowControl w:val="0"/>
              <w:pBdr>
                <w:top w:val="nil"/>
                <w:left w:val="nil"/>
                <w:bottom w:val="nil"/>
                <w:right w:val="nil"/>
                <w:between w:val="nil"/>
              </w:pBdr>
              <w:spacing w:after="0" w:line="240" w:lineRule="auto"/>
              <w:rPr>
                <w:highlight w:val="yellow"/>
              </w:rPr>
            </w:pPr>
            <w:r w:rsidRPr="00513090">
              <w:t>A1M1L8 Learn 1</w:t>
            </w:r>
          </w:p>
        </w:tc>
        <w:tc>
          <w:tcPr>
            <w:tcW w:w="5286" w:type="dxa"/>
            <w:gridSpan w:val="2"/>
            <w:tcBorders>
              <w:top w:val="single" w:sz="4" w:space="0" w:color="auto"/>
              <w:left w:val="single" w:sz="4" w:space="0" w:color="auto"/>
              <w:bottom w:val="single" w:sz="4" w:space="0" w:color="auto"/>
              <w:right w:val="single" w:sz="4" w:space="0" w:color="auto"/>
            </w:tcBorders>
          </w:tcPr>
          <w:p w14:paraId="38845003" w14:textId="1E90262B" w:rsidR="00B56443" w:rsidRPr="009D6360" w:rsidRDefault="00B56443" w:rsidP="00B56443">
            <w:pPr>
              <w:widowControl w:val="0"/>
              <w:pBdr>
                <w:top w:val="nil"/>
                <w:left w:val="nil"/>
                <w:bottom w:val="nil"/>
                <w:right w:val="nil"/>
                <w:between w:val="nil"/>
              </w:pBdr>
              <w:spacing w:after="0" w:line="240" w:lineRule="auto"/>
              <w:rPr>
                <w:highlight w:val="yellow"/>
              </w:rPr>
            </w:pPr>
          </w:p>
        </w:tc>
        <w:tc>
          <w:tcPr>
            <w:tcW w:w="5164" w:type="dxa"/>
            <w:tcBorders>
              <w:top w:val="single" w:sz="4" w:space="0" w:color="auto"/>
              <w:left w:val="single" w:sz="4" w:space="0" w:color="auto"/>
              <w:bottom w:val="single" w:sz="4" w:space="0" w:color="auto"/>
              <w:right w:val="single" w:sz="4" w:space="0" w:color="auto"/>
            </w:tcBorders>
          </w:tcPr>
          <w:p w14:paraId="0613F5E3" w14:textId="4A9E5DE1" w:rsidR="00B56443" w:rsidRPr="009D6360" w:rsidRDefault="00B56443" w:rsidP="00B56443">
            <w:pPr>
              <w:widowControl w:val="0"/>
              <w:pBdr>
                <w:top w:val="nil"/>
                <w:left w:val="nil"/>
                <w:bottom w:val="nil"/>
                <w:right w:val="nil"/>
                <w:between w:val="nil"/>
              </w:pBdr>
              <w:spacing w:after="0" w:line="240" w:lineRule="auto"/>
              <w:rPr>
                <w:highlight w:val="yellow"/>
              </w:rPr>
            </w:pPr>
          </w:p>
        </w:tc>
      </w:tr>
      <w:tr w:rsidR="00B56443" w14:paraId="5CB9D8A8" w14:textId="61BEB33A" w:rsidTr="2CA7B27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gridAfter w:val="1"/>
          <w:wAfter w:w="47" w:type="dxa"/>
        </w:trPr>
        <w:tc>
          <w:tcPr>
            <w:tcW w:w="189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A4" w14:textId="1B64278C" w:rsidR="00B56443" w:rsidRPr="00844182" w:rsidRDefault="00B56443" w:rsidP="00B56443">
            <w:pPr>
              <w:spacing w:after="0" w:line="240" w:lineRule="auto"/>
              <w:jc w:val="center"/>
              <w:rPr>
                <w:b/>
              </w:rPr>
            </w:pPr>
            <w:r w:rsidRPr="00844182">
              <w:rPr>
                <w:b/>
              </w:rPr>
              <w:t>Grade (or Leaf)</w:t>
            </w:r>
          </w:p>
        </w:tc>
        <w:tc>
          <w:tcPr>
            <w:tcW w:w="50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A5" w14:textId="5CA50626" w:rsidR="00B56443" w:rsidRDefault="00B56443" w:rsidP="00B56443">
            <w:pPr>
              <w:widowControl w:val="0"/>
              <w:pBdr>
                <w:top w:val="nil"/>
                <w:left w:val="nil"/>
                <w:bottom w:val="nil"/>
                <w:right w:val="nil"/>
                <w:between w:val="nil"/>
              </w:pBdr>
              <w:spacing w:after="0" w:line="240" w:lineRule="auto"/>
            </w:pPr>
            <w:r w:rsidRPr="00844182">
              <w:t>6</w:t>
            </w:r>
          </w:p>
        </w:tc>
        <w:tc>
          <w:tcPr>
            <w:tcW w:w="351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A6" w14:textId="0246E149" w:rsidR="00B56443" w:rsidRDefault="00B56443" w:rsidP="00B56443">
            <w:pPr>
              <w:widowControl w:val="0"/>
              <w:pBdr>
                <w:top w:val="nil"/>
                <w:left w:val="nil"/>
                <w:bottom w:val="nil"/>
                <w:right w:val="nil"/>
                <w:between w:val="nil"/>
              </w:pBdr>
              <w:spacing w:after="0" w:line="240" w:lineRule="auto"/>
            </w:pPr>
          </w:p>
        </w:tc>
        <w:tc>
          <w:tcPr>
            <w:tcW w:w="3516"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CB9D8A7" w14:textId="2FD15920" w:rsidR="00B56443" w:rsidRDefault="00B56443" w:rsidP="00B56443">
            <w:pPr>
              <w:widowControl w:val="0"/>
              <w:pBdr>
                <w:top w:val="nil"/>
                <w:left w:val="nil"/>
                <w:bottom w:val="nil"/>
                <w:right w:val="nil"/>
                <w:between w:val="nil"/>
              </w:pBdr>
              <w:spacing w:after="0" w:line="240" w:lineRule="auto"/>
            </w:pPr>
            <w:r>
              <w:t>5, 6, 7</w:t>
            </w:r>
          </w:p>
        </w:tc>
        <w:tc>
          <w:tcPr>
            <w:tcW w:w="3519" w:type="dxa"/>
            <w:tcBorders>
              <w:top w:val="single" w:sz="4" w:space="0" w:color="auto"/>
              <w:left w:val="single" w:sz="4" w:space="0" w:color="auto"/>
              <w:bottom w:val="single" w:sz="4" w:space="0" w:color="auto"/>
              <w:right w:val="single" w:sz="4" w:space="0" w:color="auto"/>
            </w:tcBorders>
          </w:tcPr>
          <w:p w14:paraId="4DF195EC" w14:textId="0D54ECE8" w:rsidR="00B56443" w:rsidRDefault="00B56443" w:rsidP="00B56443">
            <w:pPr>
              <w:widowControl w:val="0"/>
              <w:pBdr>
                <w:top w:val="nil"/>
                <w:left w:val="nil"/>
                <w:bottom w:val="nil"/>
                <w:right w:val="nil"/>
                <w:between w:val="nil"/>
              </w:pBdr>
              <w:spacing w:after="0" w:line="240" w:lineRule="auto"/>
            </w:pPr>
            <w:r>
              <w:t>5, 6, 7</w:t>
            </w:r>
          </w:p>
        </w:tc>
        <w:tc>
          <w:tcPr>
            <w:tcW w:w="5286" w:type="dxa"/>
            <w:gridSpan w:val="2"/>
            <w:tcBorders>
              <w:top w:val="single" w:sz="4" w:space="0" w:color="auto"/>
              <w:left w:val="single" w:sz="4" w:space="0" w:color="auto"/>
              <w:bottom w:val="single" w:sz="4" w:space="0" w:color="auto"/>
              <w:right w:val="single" w:sz="4" w:space="0" w:color="auto"/>
            </w:tcBorders>
          </w:tcPr>
          <w:p w14:paraId="17C83170" w14:textId="3783CC38" w:rsidR="00B56443" w:rsidRPr="009D6360" w:rsidRDefault="00B56443" w:rsidP="00B56443">
            <w:pPr>
              <w:widowControl w:val="0"/>
              <w:pBdr>
                <w:top w:val="nil"/>
                <w:left w:val="nil"/>
                <w:bottom w:val="nil"/>
                <w:right w:val="nil"/>
                <w:between w:val="nil"/>
              </w:pBdr>
              <w:spacing w:after="0" w:line="240" w:lineRule="auto"/>
              <w:rPr>
                <w:highlight w:val="yellow"/>
              </w:rPr>
            </w:pPr>
            <w:r>
              <w:t>6</w:t>
            </w:r>
          </w:p>
        </w:tc>
        <w:tc>
          <w:tcPr>
            <w:tcW w:w="5164" w:type="dxa"/>
            <w:tcBorders>
              <w:top w:val="single" w:sz="4" w:space="0" w:color="auto"/>
              <w:left w:val="single" w:sz="4" w:space="0" w:color="auto"/>
              <w:bottom w:val="single" w:sz="4" w:space="0" w:color="auto"/>
              <w:right w:val="single" w:sz="4" w:space="0" w:color="auto"/>
            </w:tcBorders>
          </w:tcPr>
          <w:p w14:paraId="208A6BAF" w14:textId="31E9EED8" w:rsidR="00B56443" w:rsidRPr="009D6360" w:rsidRDefault="00B56443" w:rsidP="00B56443">
            <w:pPr>
              <w:widowControl w:val="0"/>
              <w:pBdr>
                <w:top w:val="nil"/>
                <w:left w:val="nil"/>
                <w:bottom w:val="nil"/>
                <w:right w:val="nil"/>
                <w:between w:val="nil"/>
              </w:pBdr>
              <w:spacing w:after="0" w:line="240" w:lineRule="auto"/>
              <w:rPr>
                <w:highlight w:val="yellow"/>
              </w:rPr>
            </w:pPr>
          </w:p>
        </w:tc>
      </w:tr>
      <w:tr w:rsidR="00B56443" w14:paraId="5CB9D8AE" w14:textId="7C932332" w:rsidTr="2CA7B27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gridAfter w:val="1"/>
          <w:wAfter w:w="47" w:type="dxa"/>
        </w:trPr>
        <w:tc>
          <w:tcPr>
            <w:tcW w:w="189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A9" w14:textId="6C4DDE5A" w:rsidR="00B56443" w:rsidRPr="0067092A" w:rsidRDefault="00B56443" w:rsidP="00B56443">
            <w:pPr>
              <w:spacing w:after="0" w:line="240" w:lineRule="auto"/>
              <w:jc w:val="center"/>
              <w:rPr>
                <w:b/>
              </w:rPr>
            </w:pPr>
            <w:r w:rsidRPr="0067092A">
              <w:rPr>
                <w:b/>
              </w:rPr>
              <w:lastRenderedPageBreak/>
              <w:t>Notes related to Standards, Grade, or Leaf</w:t>
            </w:r>
          </w:p>
        </w:tc>
        <w:tc>
          <w:tcPr>
            <w:tcW w:w="50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37F3B8" w14:textId="6B149950" w:rsidR="00B56443" w:rsidRDefault="00B56443" w:rsidP="00B56443">
            <w:pPr>
              <w:widowControl w:val="0"/>
              <w:pBdr>
                <w:top w:val="nil"/>
                <w:left w:val="nil"/>
                <w:bottom w:val="nil"/>
                <w:right w:val="nil"/>
                <w:between w:val="nil"/>
              </w:pBdr>
              <w:spacing w:after="0" w:line="240" w:lineRule="auto"/>
            </w:pPr>
            <w:r w:rsidRPr="00844182">
              <w:t>6.EE.B.5</w:t>
            </w:r>
          </w:p>
          <w:p w14:paraId="60965CA1" w14:textId="77777777" w:rsidR="00B56443" w:rsidRDefault="00B56443" w:rsidP="00B56443">
            <w:pPr>
              <w:widowControl w:val="0"/>
              <w:pBdr>
                <w:top w:val="nil"/>
                <w:left w:val="nil"/>
                <w:bottom w:val="nil"/>
                <w:right w:val="nil"/>
                <w:between w:val="nil"/>
              </w:pBdr>
              <w:spacing w:after="0" w:line="240" w:lineRule="auto"/>
            </w:pPr>
          </w:p>
          <w:p w14:paraId="6F5AF10D" w14:textId="77777777" w:rsidR="00B56443" w:rsidRPr="00844182" w:rsidRDefault="00B56443" w:rsidP="00B56443">
            <w:pPr>
              <w:widowControl w:val="0"/>
              <w:pBdr>
                <w:top w:val="nil"/>
                <w:left w:val="nil"/>
                <w:bottom w:val="nil"/>
                <w:right w:val="nil"/>
                <w:between w:val="nil"/>
              </w:pBdr>
              <w:spacing w:after="0" w:line="240" w:lineRule="auto"/>
            </w:pPr>
            <w:r w:rsidRPr="00844182">
              <w:t xml:space="preserve">Solving and writing Equations </w:t>
            </w:r>
          </w:p>
          <w:p w14:paraId="0EDE76DD" w14:textId="77777777" w:rsidR="00B56443" w:rsidRPr="00F80AC7" w:rsidRDefault="00B56443" w:rsidP="00B56443">
            <w:pPr>
              <w:widowControl w:val="0"/>
              <w:pBdr>
                <w:top w:val="nil"/>
                <w:left w:val="nil"/>
                <w:bottom w:val="nil"/>
                <w:right w:val="nil"/>
                <w:between w:val="nil"/>
              </w:pBdr>
              <w:spacing w:after="0" w:line="240" w:lineRule="auto"/>
              <w:rPr>
                <w:lang w:val="pt-BR"/>
              </w:rPr>
            </w:pPr>
            <w:r w:rsidRPr="00F80AC7">
              <w:rPr>
                <w:lang w:val="pt-BR"/>
              </w:rPr>
              <w:t>6.EE.C.7</w:t>
            </w:r>
          </w:p>
          <w:p w14:paraId="0782A892" w14:textId="77777777" w:rsidR="00B56443" w:rsidRPr="00F80AC7" w:rsidRDefault="00B56443" w:rsidP="00B56443">
            <w:pPr>
              <w:widowControl w:val="0"/>
              <w:pBdr>
                <w:top w:val="nil"/>
                <w:left w:val="nil"/>
                <w:bottom w:val="nil"/>
                <w:right w:val="nil"/>
                <w:between w:val="nil"/>
              </w:pBdr>
              <w:spacing w:after="0" w:line="240" w:lineRule="auto"/>
              <w:rPr>
                <w:lang w:val="pt-BR"/>
              </w:rPr>
            </w:pPr>
            <w:r w:rsidRPr="00F80AC7">
              <w:rPr>
                <w:lang w:val="pt-BR"/>
              </w:rPr>
              <w:t>TX.6.10A</w:t>
            </w:r>
          </w:p>
          <w:p w14:paraId="3A89A9ED" w14:textId="77777777" w:rsidR="00B56443" w:rsidRPr="00F80AC7" w:rsidRDefault="00B56443" w:rsidP="00B56443">
            <w:pPr>
              <w:widowControl w:val="0"/>
              <w:pBdr>
                <w:top w:val="nil"/>
                <w:left w:val="nil"/>
                <w:bottom w:val="nil"/>
                <w:right w:val="nil"/>
                <w:between w:val="nil"/>
              </w:pBdr>
              <w:spacing w:after="0" w:line="240" w:lineRule="auto"/>
              <w:rPr>
                <w:lang w:val="pt-BR"/>
              </w:rPr>
            </w:pPr>
            <w:r w:rsidRPr="00F80AC7">
              <w:rPr>
                <w:lang w:val="pt-BR"/>
              </w:rPr>
              <w:t>FL.6.AR.2.3 (integers)</w:t>
            </w:r>
          </w:p>
          <w:p w14:paraId="4E48CE7A" w14:textId="77777777" w:rsidR="00B56443" w:rsidRDefault="00B56443" w:rsidP="00B56443">
            <w:pPr>
              <w:widowControl w:val="0"/>
              <w:pBdr>
                <w:top w:val="nil"/>
                <w:left w:val="nil"/>
                <w:bottom w:val="nil"/>
                <w:right w:val="nil"/>
                <w:between w:val="nil"/>
              </w:pBdr>
              <w:spacing w:after="0" w:line="240" w:lineRule="auto"/>
            </w:pPr>
            <w:r w:rsidRPr="00844182">
              <w:t>FL.6.AR.2.4</w:t>
            </w:r>
          </w:p>
          <w:p w14:paraId="4ED3A619" w14:textId="77777777" w:rsidR="00B56443" w:rsidRDefault="00B56443" w:rsidP="00B56443">
            <w:pPr>
              <w:widowControl w:val="0"/>
              <w:pBdr>
                <w:top w:val="nil"/>
                <w:left w:val="nil"/>
                <w:bottom w:val="nil"/>
                <w:right w:val="nil"/>
                <w:between w:val="nil"/>
              </w:pBdr>
              <w:spacing w:after="0" w:line="240" w:lineRule="auto"/>
            </w:pPr>
          </w:p>
          <w:p w14:paraId="66F5B83B" w14:textId="177F9921" w:rsidR="00B56443" w:rsidRPr="00844182" w:rsidRDefault="00B56443" w:rsidP="00B56443">
            <w:pPr>
              <w:widowControl w:val="0"/>
              <w:pBdr>
                <w:top w:val="nil"/>
                <w:left w:val="nil"/>
                <w:bottom w:val="nil"/>
                <w:right w:val="nil"/>
                <w:between w:val="nil"/>
              </w:pBdr>
              <w:spacing w:after="0" w:line="240" w:lineRule="auto"/>
            </w:pPr>
            <w:r w:rsidRPr="44FA64C8">
              <w:rPr>
                <w:lang w:val="en-US"/>
              </w:rPr>
              <w:t>TX.6.7.B (Distinguish between expressions and equations verbally</w:t>
            </w:r>
            <w:r>
              <w:rPr>
                <w:lang w:val="en-US"/>
              </w:rPr>
              <w:t>, numerically, algebraically</w:t>
            </w:r>
            <w:r w:rsidRPr="44FA64C8">
              <w:rPr>
                <w:lang w:val="en-US"/>
              </w:rPr>
              <w:t>)</w:t>
            </w:r>
          </w:p>
          <w:p w14:paraId="30FD6953" w14:textId="77777777" w:rsidR="00B56443" w:rsidRPr="00844182" w:rsidRDefault="00B56443" w:rsidP="00B56443">
            <w:pPr>
              <w:widowControl w:val="0"/>
              <w:pBdr>
                <w:top w:val="nil"/>
                <w:left w:val="nil"/>
                <w:bottom w:val="nil"/>
                <w:right w:val="nil"/>
                <w:between w:val="nil"/>
              </w:pBdr>
              <w:spacing w:after="0" w:line="240" w:lineRule="auto"/>
            </w:pPr>
            <w:r w:rsidRPr="00844182">
              <w:br/>
            </w:r>
          </w:p>
          <w:p w14:paraId="04BE627B" w14:textId="77777777" w:rsidR="00B56443" w:rsidRDefault="00B56443" w:rsidP="00B56443">
            <w:pPr>
              <w:widowControl w:val="0"/>
              <w:pBdr>
                <w:top w:val="nil"/>
                <w:left w:val="nil"/>
                <w:bottom w:val="nil"/>
                <w:right w:val="nil"/>
                <w:between w:val="nil"/>
              </w:pBdr>
              <w:spacing w:after="0" w:line="240" w:lineRule="auto"/>
            </w:pPr>
          </w:p>
          <w:p w14:paraId="5CB9D8AB" w14:textId="38F094F0" w:rsidR="00B56443" w:rsidRDefault="00B56443" w:rsidP="00B56443">
            <w:pPr>
              <w:widowControl w:val="0"/>
              <w:spacing w:after="0" w:line="240" w:lineRule="auto"/>
            </w:pPr>
          </w:p>
        </w:tc>
        <w:tc>
          <w:tcPr>
            <w:tcW w:w="351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E3BE0D" w14:textId="77777777" w:rsidR="00B56443" w:rsidRDefault="00B56443" w:rsidP="00B56443">
            <w:pPr>
              <w:widowControl w:val="0"/>
              <w:pBdr>
                <w:top w:val="nil"/>
                <w:left w:val="nil"/>
                <w:bottom w:val="nil"/>
                <w:right w:val="nil"/>
                <w:between w:val="nil"/>
              </w:pBdr>
              <w:spacing w:after="0" w:line="240" w:lineRule="auto"/>
            </w:pPr>
            <w:r w:rsidRPr="00844182">
              <w:t>6.EE.B.5</w:t>
            </w:r>
          </w:p>
          <w:p w14:paraId="18FEB1E5" w14:textId="77777777" w:rsidR="00B56443" w:rsidRDefault="00B56443" w:rsidP="00B56443">
            <w:pPr>
              <w:widowControl w:val="0"/>
              <w:pBdr>
                <w:top w:val="nil"/>
                <w:left w:val="nil"/>
                <w:bottom w:val="nil"/>
                <w:right w:val="nil"/>
                <w:between w:val="nil"/>
              </w:pBdr>
              <w:spacing w:after="0" w:line="240" w:lineRule="auto"/>
            </w:pPr>
          </w:p>
          <w:p w14:paraId="7DFB685F" w14:textId="77777777" w:rsidR="00B56443" w:rsidRPr="00844182" w:rsidRDefault="00B56443" w:rsidP="00B56443">
            <w:pPr>
              <w:widowControl w:val="0"/>
              <w:pBdr>
                <w:top w:val="nil"/>
                <w:left w:val="nil"/>
                <w:bottom w:val="nil"/>
                <w:right w:val="nil"/>
                <w:between w:val="nil"/>
              </w:pBdr>
              <w:spacing w:after="0" w:line="240" w:lineRule="auto"/>
            </w:pPr>
            <w:r w:rsidRPr="00844182">
              <w:t xml:space="preserve">Solving and writing Equations </w:t>
            </w:r>
          </w:p>
          <w:p w14:paraId="30DFEE9D" w14:textId="77777777" w:rsidR="00B56443" w:rsidRPr="00F80AC7" w:rsidRDefault="00B56443" w:rsidP="00B56443">
            <w:pPr>
              <w:widowControl w:val="0"/>
              <w:pBdr>
                <w:top w:val="nil"/>
                <w:left w:val="nil"/>
                <w:bottom w:val="nil"/>
                <w:right w:val="nil"/>
                <w:between w:val="nil"/>
              </w:pBdr>
              <w:spacing w:after="0" w:line="240" w:lineRule="auto"/>
              <w:rPr>
                <w:lang w:val="pt-BR"/>
              </w:rPr>
            </w:pPr>
            <w:r w:rsidRPr="00F80AC7">
              <w:rPr>
                <w:lang w:val="pt-BR"/>
              </w:rPr>
              <w:t>6.EE.C.7</w:t>
            </w:r>
          </w:p>
          <w:p w14:paraId="19D1B84E" w14:textId="77777777" w:rsidR="00B56443" w:rsidRPr="00F80AC7" w:rsidRDefault="00B56443" w:rsidP="00B56443">
            <w:pPr>
              <w:widowControl w:val="0"/>
              <w:pBdr>
                <w:top w:val="nil"/>
                <w:left w:val="nil"/>
                <w:bottom w:val="nil"/>
                <w:right w:val="nil"/>
                <w:between w:val="nil"/>
              </w:pBdr>
              <w:spacing w:after="0" w:line="240" w:lineRule="auto"/>
              <w:rPr>
                <w:lang w:val="pt-BR"/>
              </w:rPr>
            </w:pPr>
            <w:r w:rsidRPr="00F80AC7">
              <w:rPr>
                <w:lang w:val="pt-BR"/>
              </w:rPr>
              <w:t>TX.6.10A</w:t>
            </w:r>
          </w:p>
          <w:p w14:paraId="1D9855D0" w14:textId="77777777" w:rsidR="00B56443" w:rsidRPr="00F80AC7" w:rsidRDefault="00B56443" w:rsidP="00B56443">
            <w:pPr>
              <w:widowControl w:val="0"/>
              <w:pBdr>
                <w:top w:val="nil"/>
                <w:left w:val="nil"/>
                <w:bottom w:val="nil"/>
                <w:right w:val="nil"/>
                <w:between w:val="nil"/>
              </w:pBdr>
              <w:spacing w:after="0" w:line="240" w:lineRule="auto"/>
              <w:rPr>
                <w:lang w:val="pt-BR"/>
              </w:rPr>
            </w:pPr>
            <w:r w:rsidRPr="00F80AC7">
              <w:rPr>
                <w:lang w:val="pt-BR"/>
              </w:rPr>
              <w:t>FL.6.AR.2.3 (integers)</w:t>
            </w:r>
          </w:p>
          <w:p w14:paraId="7820DF5B" w14:textId="77777777" w:rsidR="00B56443" w:rsidRPr="00844182" w:rsidRDefault="00B56443" w:rsidP="00B56443">
            <w:pPr>
              <w:widowControl w:val="0"/>
              <w:pBdr>
                <w:top w:val="nil"/>
                <w:left w:val="nil"/>
                <w:bottom w:val="nil"/>
                <w:right w:val="nil"/>
                <w:between w:val="nil"/>
              </w:pBdr>
              <w:spacing w:after="0" w:line="240" w:lineRule="auto"/>
            </w:pPr>
            <w:r w:rsidRPr="00844182">
              <w:t>FL.6.AR.2.4</w:t>
            </w:r>
          </w:p>
          <w:p w14:paraId="5CB9D8AC" w14:textId="08BBCDF9" w:rsidR="00B56443" w:rsidRDefault="00B56443" w:rsidP="00B56443">
            <w:pPr>
              <w:widowControl w:val="0"/>
              <w:spacing w:after="0" w:line="240" w:lineRule="auto"/>
            </w:pPr>
          </w:p>
        </w:tc>
        <w:tc>
          <w:tcPr>
            <w:tcW w:w="3516"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4773119" w14:textId="77777777" w:rsidR="00B56443" w:rsidRPr="00844182" w:rsidRDefault="00B56443" w:rsidP="00B56443">
            <w:pPr>
              <w:widowControl w:val="0"/>
              <w:pBdr>
                <w:top w:val="nil"/>
                <w:left w:val="nil"/>
                <w:bottom w:val="nil"/>
                <w:right w:val="nil"/>
                <w:between w:val="nil"/>
              </w:pBdr>
              <w:spacing w:after="0" w:line="240" w:lineRule="auto"/>
            </w:pPr>
            <w:r w:rsidRPr="00844182">
              <w:t>6.EE.B.5</w:t>
            </w:r>
          </w:p>
          <w:p w14:paraId="2BA3633A" w14:textId="77777777" w:rsidR="00B56443" w:rsidRPr="00844182" w:rsidRDefault="00B56443" w:rsidP="00B56443">
            <w:pPr>
              <w:widowControl w:val="0"/>
              <w:pBdr>
                <w:top w:val="nil"/>
                <w:left w:val="nil"/>
                <w:bottom w:val="nil"/>
                <w:right w:val="nil"/>
                <w:between w:val="nil"/>
              </w:pBdr>
              <w:spacing w:after="0" w:line="240" w:lineRule="auto"/>
            </w:pPr>
            <w:r w:rsidRPr="00844182">
              <w:t>TX.6.10B</w:t>
            </w:r>
          </w:p>
          <w:p w14:paraId="36226510" w14:textId="77777777" w:rsidR="00B56443" w:rsidRPr="00844182" w:rsidRDefault="00B56443" w:rsidP="00B56443">
            <w:pPr>
              <w:widowControl w:val="0"/>
              <w:pBdr>
                <w:top w:val="nil"/>
                <w:left w:val="nil"/>
                <w:bottom w:val="nil"/>
                <w:right w:val="nil"/>
                <w:between w:val="nil"/>
              </w:pBdr>
              <w:spacing w:after="0" w:line="240" w:lineRule="auto"/>
            </w:pPr>
            <w:r w:rsidRPr="00844182">
              <w:t>TX.7.11B</w:t>
            </w:r>
          </w:p>
          <w:p w14:paraId="608BEB1B" w14:textId="77777777" w:rsidR="00B56443" w:rsidRDefault="00B56443" w:rsidP="00B56443">
            <w:pPr>
              <w:widowControl w:val="0"/>
              <w:pBdr>
                <w:top w:val="nil"/>
                <w:left w:val="nil"/>
                <w:bottom w:val="nil"/>
                <w:right w:val="nil"/>
                <w:between w:val="nil"/>
              </w:pBdr>
              <w:spacing w:after="0" w:line="240" w:lineRule="auto"/>
            </w:pPr>
            <w:r w:rsidRPr="4A9E6A4B">
              <w:rPr>
                <w:lang w:val="en-US"/>
              </w:rPr>
              <w:t>OK.5.A.2.2</w:t>
            </w:r>
          </w:p>
          <w:p w14:paraId="72C751E8" w14:textId="77777777" w:rsidR="00B56443" w:rsidRDefault="00B56443" w:rsidP="00B56443">
            <w:pPr>
              <w:widowControl w:val="0"/>
              <w:pBdr>
                <w:top w:val="nil"/>
                <w:left w:val="nil"/>
                <w:bottom w:val="nil"/>
                <w:right w:val="nil"/>
                <w:between w:val="nil"/>
              </w:pBdr>
              <w:spacing w:after="0" w:line="240" w:lineRule="auto"/>
            </w:pPr>
          </w:p>
          <w:p w14:paraId="639E2F16" w14:textId="77777777" w:rsidR="00B56443" w:rsidRDefault="00B56443" w:rsidP="00B56443">
            <w:pPr>
              <w:widowControl w:val="0"/>
              <w:pBdr>
                <w:top w:val="nil"/>
                <w:left w:val="nil"/>
                <w:bottom w:val="nil"/>
                <w:right w:val="nil"/>
                <w:between w:val="nil"/>
              </w:pBdr>
              <w:spacing w:after="0" w:line="240" w:lineRule="auto"/>
            </w:pPr>
            <w:r>
              <w:t>E</w:t>
            </w:r>
            <w:r w:rsidRPr="00844182">
              <w:t>xpressions, not equations</w:t>
            </w:r>
          </w:p>
          <w:p w14:paraId="468137EF" w14:textId="77777777" w:rsidR="00B56443" w:rsidRPr="00844182" w:rsidRDefault="00B56443" w:rsidP="00B56443">
            <w:pPr>
              <w:widowControl w:val="0"/>
              <w:pBdr>
                <w:top w:val="nil"/>
                <w:left w:val="nil"/>
                <w:bottom w:val="nil"/>
                <w:right w:val="nil"/>
                <w:between w:val="nil"/>
              </w:pBdr>
              <w:spacing w:after="0" w:line="240" w:lineRule="auto"/>
            </w:pPr>
            <w:r w:rsidRPr="00844182">
              <w:t xml:space="preserve">6.EE.A.2.c </w:t>
            </w:r>
          </w:p>
          <w:p w14:paraId="664B969A" w14:textId="77777777" w:rsidR="00B56443" w:rsidRPr="00844182" w:rsidRDefault="00B56443" w:rsidP="00B56443">
            <w:pPr>
              <w:widowControl w:val="0"/>
              <w:pBdr>
                <w:top w:val="nil"/>
                <w:left w:val="nil"/>
                <w:bottom w:val="nil"/>
                <w:right w:val="nil"/>
                <w:between w:val="nil"/>
              </w:pBdr>
              <w:spacing w:after="0" w:line="240" w:lineRule="auto"/>
            </w:pPr>
          </w:p>
          <w:p w14:paraId="7CDD766C" w14:textId="77777777" w:rsidR="00B56443" w:rsidRPr="00844182" w:rsidRDefault="00B56443" w:rsidP="00B56443">
            <w:pPr>
              <w:widowControl w:val="0"/>
              <w:pBdr>
                <w:top w:val="nil"/>
                <w:left w:val="nil"/>
                <w:bottom w:val="nil"/>
                <w:right w:val="nil"/>
                <w:between w:val="nil"/>
              </w:pBdr>
              <w:spacing w:after="0" w:line="240" w:lineRule="auto"/>
            </w:pPr>
            <w:r w:rsidRPr="00844182">
              <w:t xml:space="preserve">Solving and writing Equations </w:t>
            </w:r>
          </w:p>
          <w:p w14:paraId="5714FD53" w14:textId="77777777" w:rsidR="00B56443" w:rsidRPr="00844182" w:rsidRDefault="00B56443" w:rsidP="00B56443">
            <w:pPr>
              <w:widowControl w:val="0"/>
              <w:pBdr>
                <w:top w:val="nil"/>
                <w:left w:val="nil"/>
                <w:bottom w:val="nil"/>
                <w:right w:val="nil"/>
                <w:between w:val="nil"/>
              </w:pBdr>
              <w:spacing w:after="0" w:line="240" w:lineRule="auto"/>
            </w:pPr>
            <w:r w:rsidRPr="00844182">
              <w:t>6.EE.C.7</w:t>
            </w:r>
          </w:p>
          <w:p w14:paraId="5B474F2A" w14:textId="77777777" w:rsidR="00B56443" w:rsidRPr="00F80AC7" w:rsidRDefault="00B56443" w:rsidP="00B56443">
            <w:pPr>
              <w:widowControl w:val="0"/>
              <w:pBdr>
                <w:top w:val="nil"/>
                <w:left w:val="nil"/>
                <w:bottom w:val="nil"/>
                <w:right w:val="nil"/>
                <w:between w:val="nil"/>
              </w:pBdr>
              <w:spacing w:after="0" w:line="240" w:lineRule="auto"/>
              <w:rPr>
                <w:lang w:val="pt-BR"/>
              </w:rPr>
            </w:pPr>
            <w:r w:rsidRPr="00F80AC7">
              <w:rPr>
                <w:lang w:val="pt-BR"/>
              </w:rPr>
              <w:t>TX.6.10A</w:t>
            </w:r>
          </w:p>
          <w:p w14:paraId="59B4DB51" w14:textId="77777777" w:rsidR="00B56443" w:rsidRPr="00F80AC7" w:rsidRDefault="00B56443" w:rsidP="00B56443">
            <w:pPr>
              <w:widowControl w:val="0"/>
              <w:pBdr>
                <w:top w:val="nil"/>
                <w:left w:val="nil"/>
                <w:bottom w:val="nil"/>
                <w:right w:val="nil"/>
                <w:between w:val="nil"/>
              </w:pBdr>
              <w:spacing w:after="0" w:line="240" w:lineRule="auto"/>
              <w:rPr>
                <w:lang w:val="pt-BR"/>
              </w:rPr>
            </w:pPr>
            <w:r w:rsidRPr="00F80AC7">
              <w:rPr>
                <w:lang w:val="pt-BR"/>
              </w:rPr>
              <w:t>FL.6.AR.2.3 (integers)</w:t>
            </w:r>
          </w:p>
          <w:p w14:paraId="0A4EA332" w14:textId="77777777" w:rsidR="00B56443" w:rsidRPr="00844182" w:rsidRDefault="00B56443" w:rsidP="00B56443">
            <w:pPr>
              <w:widowControl w:val="0"/>
              <w:pBdr>
                <w:top w:val="nil"/>
                <w:left w:val="nil"/>
                <w:bottom w:val="nil"/>
                <w:right w:val="nil"/>
                <w:between w:val="nil"/>
              </w:pBdr>
              <w:spacing w:after="0" w:line="240" w:lineRule="auto"/>
            </w:pPr>
            <w:r w:rsidRPr="00844182">
              <w:t>FL.6.AR.2.4</w:t>
            </w:r>
          </w:p>
          <w:p w14:paraId="05D776CE" w14:textId="77777777" w:rsidR="00B56443" w:rsidRDefault="00B56443" w:rsidP="00B56443">
            <w:pPr>
              <w:widowControl w:val="0"/>
              <w:pBdr>
                <w:top w:val="nil"/>
                <w:left w:val="nil"/>
                <w:bottom w:val="nil"/>
                <w:right w:val="nil"/>
                <w:between w:val="nil"/>
              </w:pBdr>
              <w:spacing w:after="0" w:line="240" w:lineRule="auto"/>
            </w:pPr>
            <w:r w:rsidRPr="00B9312E">
              <w:t xml:space="preserve">MO.7.EE1.B.4.a </w:t>
            </w:r>
          </w:p>
          <w:p w14:paraId="35F574CF" w14:textId="77777777" w:rsidR="00B56443" w:rsidRPr="00B9312E" w:rsidRDefault="00B56443" w:rsidP="00B56443">
            <w:pPr>
              <w:widowControl w:val="0"/>
              <w:pBdr>
                <w:top w:val="nil"/>
                <w:left w:val="nil"/>
                <w:bottom w:val="nil"/>
                <w:right w:val="nil"/>
                <w:between w:val="nil"/>
              </w:pBdr>
              <w:spacing w:after="0" w:line="240" w:lineRule="auto"/>
            </w:pPr>
          </w:p>
          <w:p w14:paraId="5CB9D8AD" w14:textId="3B1F0DD6" w:rsidR="00B56443" w:rsidRDefault="00B56443" w:rsidP="00B56443">
            <w:pPr>
              <w:widowControl w:val="0"/>
              <w:pBdr>
                <w:top w:val="nil"/>
                <w:left w:val="nil"/>
                <w:bottom w:val="nil"/>
                <w:right w:val="nil"/>
                <w:between w:val="nil"/>
              </w:pBdr>
              <w:spacing w:after="0" w:line="240" w:lineRule="auto"/>
            </w:pPr>
          </w:p>
        </w:tc>
        <w:tc>
          <w:tcPr>
            <w:tcW w:w="3519" w:type="dxa"/>
            <w:tcBorders>
              <w:top w:val="single" w:sz="4" w:space="0" w:color="auto"/>
              <w:left w:val="single" w:sz="4" w:space="0" w:color="auto"/>
              <w:bottom w:val="single" w:sz="4" w:space="0" w:color="auto"/>
              <w:right w:val="single" w:sz="4" w:space="0" w:color="auto"/>
            </w:tcBorders>
          </w:tcPr>
          <w:p w14:paraId="1BA59D21" w14:textId="77777777" w:rsidR="00B56443" w:rsidRPr="00844182" w:rsidRDefault="00B56443" w:rsidP="00B56443">
            <w:pPr>
              <w:widowControl w:val="0"/>
              <w:pBdr>
                <w:top w:val="nil"/>
                <w:left w:val="nil"/>
                <w:bottom w:val="nil"/>
                <w:right w:val="nil"/>
                <w:between w:val="nil"/>
              </w:pBdr>
              <w:spacing w:after="0" w:line="240" w:lineRule="auto"/>
            </w:pPr>
            <w:r w:rsidRPr="00844182">
              <w:t>6.EE.B.5</w:t>
            </w:r>
          </w:p>
          <w:p w14:paraId="3B89B954" w14:textId="77777777" w:rsidR="00B56443" w:rsidRPr="00844182" w:rsidRDefault="00B56443" w:rsidP="00B56443">
            <w:pPr>
              <w:widowControl w:val="0"/>
              <w:pBdr>
                <w:top w:val="nil"/>
                <w:left w:val="nil"/>
                <w:bottom w:val="nil"/>
                <w:right w:val="nil"/>
                <w:between w:val="nil"/>
              </w:pBdr>
              <w:spacing w:after="0" w:line="240" w:lineRule="auto"/>
            </w:pPr>
            <w:r w:rsidRPr="00844182">
              <w:t>TX.6.10B</w:t>
            </w:r>
          </w:p>
          <w:p w14:paraId="2D97AA27" w14:textId="77777777" w:rsidR="00B56443" w:rsidRPr="00844182" w:rsidRDefault="00B56443" w:rsidP="00B56443">
            <w:pPr>
              <w:widowControl w:val="0"/>
              <w:pBdr>
                <w:top w:val="nil"/>
                <w:left w:val="nil"/>
                <w:bottom w:val="nil"/>
                <w:right w:val="nil"/>
                <w:between w:val="nil"/>
              </w:pBdr>
              <w:spacing w:after="0" w:line="240" w:lineRule="auto"/>
            </w:pPr>
            <w:r w:rsidRPr="00844182">
              <w:t>TX.7.11B</w:t>
            </w:r>
          </w:p>
          <w:p w14:paraId="2E675D74" w14:textId="77777777" w:rsidR="00B56443" w:rsidRDefault="00B56443" w:rsidP="00B56443">
            <w:pPr>
              <w:widowControl w:val="0"/>
              <w:pBdr>
                <w:top w:val="nil"/>
                <w:left w:val="nil"/>
                <w:bottom w:val="nil"/>
                <w:right w:val="nil"/>
                <w:between w:val="nil"/>
              </w:pBdr>
              <w:spacing w:after="0" w:line="240" w:lineRule="auto"/>
            </w:pPr>
            <w:r w:rsidRPr="4A9E6A4B">
              <w:rPr>
                <w:lang w:val="en-US"/>
              </w:rPr>
              <w:t>OK.5.A.2.2</w:t>
            </w:r>
          </w:p>
          <w:p w14:paraId="4E790953" w14:textId="77777777" w:rsidR="00B56443" w:rsidRDefault="00B56443" w:rsidP="00B56443">
            <w:pPr>
              <w:widowControl w:val="0"/>
              <w:pBdr>
                <w:top w:val="nil"/>
                <w:left w:val="nil"/>
                <w:bottom w:val="nil"/>
                <w:right w:val="nil"/>
                <w:between w:val="nil"/>
              </w:pBdr>
              <w:spacing w:after="0" w:line="240" w:lineRule="auto"/>
            </w:pPr>
          </w:p>
          <w:p w14:paraId="14679B5C" w14:textId="77777777" w:rsidR="00B56443" w:rsidRDefault="00B56443" w:rsidP="00B56443">
            <w:pPr>
              <w:widowControl w:val="0"/>
              <w:pBdr>
                <w:top w:val="nil"/>
                <w:left w:val="nil"/>
                <w:bottom w:val="nil"/>
                <w:right w:val="nil"/>
                <w:between w:val="nil"/>
              </w:pBdr>
              <w:spacing w:after="0" w:line="240" w:lineRule="auto"/>
            </w:pPr>
            <w:r>
              <w:t>E</w:t>
            </w:r>
            <w:r w:rsidRPr="00844182">
              <w:t>xpressions, not equations</w:t>
            </w:r>
          </w:p>
          <w:p w14:paraId="65BFC29B" w14:textId="77777777" w:rsidR="00B56443" w:rsidRPr="00844182" w:rsidRDefault="00B56443" w:rsidP="00B56443">
            <w:pPr>
              <w:widowControl w:val="0"/>
              <w:pBdr>
                <w:top w:val="nil"/>
                <w:left w:val="nil"/>
                <w:bottom w:val="nil"/>
                <w:right w:val="nil"/>
                <w:between w:val="nil"/>
              </w:pBdr>
              <w:spacing w:after="0" w:line="240" w:lineRule="auto"/>
            </w:pPr>
            <w:r w:rsidRPr="00844182">
              <w:t xml:space="preserve">6.EE.A.2.c </w:t>
            </w:r>
          </w:p>
          <w:p w14:paraId="08999844" w14:textId="77777777" w:rsidR="00B56443" w:rsidRPr="00844182" w:rsidRDefault="00B56443" w:rsidP="00B56443">
            <w:pPr>
              <w:widowControl w:val="0"/>
              <w:pBdr>
                <w:top w:val="nil"/>
                <w:left w:val="nil"/>
                <w:bottom w:val="nil"/>
                <w:right w:val="nil"/>
                <w:between w:val="nil"/>
              </w:pBdr>
              <w:spacing w:after="0" w:line="240" w:lineRule="auto"/>
            </w:pPr>
          </w:p>
          <w:p w14:paraId="07732805" w14:textId="77777777" w:rsidR="00B56443" w:rsidRPr="00844182" w:rsidRDefault="00B56443" w:rsidP="00B56443">
            <w:pPr>
              <w:widowControl w:val="0"/>
              <w:pBdr>
                <w:top w:val="nil"/>
                <w:left w:val="nil"/>
                <w:bottom w:val="nil"/>
                <w:right w:val="nil"/>
                <w:between w:val="nil"/>
              </w:pBdr>
              <w:spacing w:after="0" w:line="240" w:lineRule="auto"/>
            </w:pPr>
            <w:r w:rsidRPr="00844182">
              <w:t xml:space="preserve">Solving and writing Equations </w:t>
            </w:r>
          </w:p>
          <w:p w14:paraId="67D30DF2" w14:textId="77777777" w:rsidR="00B56443" w:rsidRPr="00844182" w:rsidRDefault="00B56443" w:rsidP="00B56443">
            <w:pPr>
              <w:widowControl w:val="0"/>
              <w:pBdr>
                <w:top w:val="nil"/>
                <w:left w:val="nil"/>
                <w:bottom w:val="nil"/>
                <w:right w:val="nil"/>
                <w:between w:val="nil"/>
              </w:pBdr>
              <w:spacing w:after="0" w:line="240" w:lineRule="auto"/>
            </w:pPr>
            <w:r w:rsidRPr="00844182">
              <w:t>6.EE.C.7</w:t>
            </w:r>
          </w:p>
          <w:p w14:paraId="26CAFDB8" w14:textId="77777777" w:rsidR="00B56443" w:rsidRPr="00F80AC7" w:rsidRDefault="00B56443" w:rsidP="00B56443">
            <w:pPr>
              <w:widowControl w:val="0"/>
              <w:pBdr>
                <w:top w:val="nil"/>
                <w:left w:val="nil"/>
                <w:bottom w:val="nil"/>
                <w:right w:val="nil"/>
                <w:between w:val="nil"/>
              </w:pBdr>
              <w:spacing w:after="0" w:line="240" w:lineRule="auto"/>
              <w:rPr>
                <w:lang w:val="pt-BR"/>
              </w:rPr>
            </w:pPr>
            <w:r w:rsidRPr="00F80AC7">
              <w:rPr>
                <w:lang w:val="pt-BR"/>
              </w:rPr>
              <w:t>TX.6.10A</w:t>
            </w:r>
          </w:p>
          <w:p w14:paraId="54743889" w14:textId="77777777" w:rsidR="00B56443" w:rsidRPr="00F80AC7" w:rsidRDefault="00B56443" w:rsidP="00B56443">
            <w:pPr>
              <w:widowControl w:val="0"/>
              <w:pBdr>
                <w:top w:val="nil"/>
                <w:left w:val="nil"/>
                <w:bottom w:val="nil"/>
                <w:right w:val="nil"/>
                <w:between w:val="nil"/>
              </w:pBdr>
              <w:spacing w:after="0" w:line="240" w:lineRule="auto"/>
              <w:rPr>
                <w:lang w:val="pt-BR"/>
              </w:rPr>
            </w:pPr>
            <w:r w:rsidRPr="00F80AC7">
              <w:rPr>
                <w:lang w:val="pt-BR"/>
              </w:rPr>
              <w:t>FL.6.AR.2.3 (integers)</w:t>
            </w:r>
          </w:p>
          <w:p w14:paraId="09A9BE8F" w14:textId="77777777" w:rsidR="00B56443" w:rsidRPr="00844182" w:rsidRDefault="00B56443" w:rsidP="00B56443">
            <w:pPr>
              <w:widowControl w:val="0"/>
              <w:pBdr>
                <w:top w:val="nil"/>
                <w:left w:val="nil"/>
                <w:bottom w:val="nil"/>
                <w:right w:val="nil"/>
                <w:between w:val="nil"/>
              </w:pBdr>
              <w:spacing w:after="0" w:line="240" w:lineRule="auto"/>
            </w:pPr>
            <w:r w:rsidRPr="00844182">
              <w:t>FL.6.AR.2.4</w:t>
            </w:r>
          </w:p>
          <w:p w14:paraId="50001ECF" w14:textId="77777777" w:rsidR="00B56443" w:rsidRDefault="00B56443" w:rsidP="00B56443">
            <w:pPr>
              <w:widowControl w:val="0"/>
              <w:pBdr>
                <w:top w:val="nil"/>
                <w:left w:val="nil"/>
                <w:bottom w:val="nil"/>
                <w:right w:val="nil"/>
                <w:between w:val="nil"/>
              </w:pBdr>
              <w:spacing w:after="0" w:line="240" w:lineRule="auto"/>
            </w:pPr>
            <w:r w:rsidRPr="00B9312E">
              <w:t xml:space="preserve">MO.7.EE1.B.4.a </w:t>
            </w:r>
          </w:p>
          <w:p w14:paraId="2FAAC125" w14:textId="77777777" w:rsidR="00B56443" w:rsidRPr="00B9312E" w:rsidRDefault="00B56443" w:rsidP="00B56443">
            <w:pPr>
              <w:widowControl w:val="0"/>
              <w:pBdr>
                <w:top w:val="nil"/>
                <w:left w:val="nil"/>
                <w:bottom w:val="nil"/>
                <w:right w:val="nil"/>
                <w:between w:val="nil"/>
              </w:pBdr>
              <w:spacing w:after="0" w:line="240" w:lineRule="auto"/>
            </w:pPr>
          </w:p>
          <w:p w14:paraId="5D96A487" w14:textId="1C4BE139" w:rsidR="00B56443" w:rsidRDefault="00B56443" w:rsidP="00B56443">
            <w:pPr>
              <w:widowControl w:val="0"/>
              <w:pBdr>
                <w:top w:val="nil"/>
                <w:left w:val="nil"/>
                <w:bottom w:val="nil"/>
                <w:right w:val="nil"/>
                <w:between w:val="nil"/>
              </w:pBdr>
              <w:spacing w:after="0" w:line="240" w:lineRule="auto"/>
            </w:pPr>
          </w:p>
        </w:tc>
        <w:tc>
          <w:tcPr>
            <w:tcW w:w="5286" w:type="dxa"/>
            <w:gridSpan w:val="2"/>
            <w:tcBorders>
              <w:top w:val="single" w:sz="4" w:space="0" w:color="auto"/>
              <w:left w:val="single" w:sz="4" w:space="0" w:color="auto"/>
              <w:bottom w:val="single" w:sz="4" w:space="0" w:color="auto"/>
              <w:right w:val="single" w:sz="4" w:space="0" w:color="auto"/>
            </w:tcBorders>
          </w:tcPr>
          <w:p w14:paraId="29DC8EB0" w14:textId="4DBC9AF1" w:rsidR="00B56443" w:rsidRPr="009D6360" w:rsidRDefault="00B56443" w:rsidP="00B56443">
            <w:pPr>
              <w:widowControl w:val="0"/>
              <w:pBdr>
                <w:top w:val="nil"/>
                <w:left w:val="nil"/>
                <w:bottom w:val="nil"/>
                <w:right w:val="nil"/>
                <w:between w:val="nil"/>
              </w:pBdr>
              <w:spacing w:after="0" w:line="240" w:lineRule="auto"/>
              <w:rPr>
                <w:highlight w:val="yellow"/>
              </w:rPr>
            </w:pPr>
            <w:r w:rsidRPr="00844182">
              <w:t>TX.6.9B</w:t>
            </w:r>
          </w:p>
        </w:tc>
        <w:tc>
          <w:tcPr>
            <w:tcW w:w="5164" w:type="dxa"/>
            <w:tcBorders>
              <w:top w:val="single" w:sz="4" w:space="0" w:color="auto"/>
              <w:left w:val="single" w:sz="4" w:space="0" w:color="auto"/>
              <w:bottom w:val="single" w:sz="4" w:space="0" w:color="auto"/>
              <w:right w:val="single" w:sz="4" w:space="0" w:color="auto"/>
            </w:tcBorders>
          </w:tcPr>
          <w:p w14:paraId="7C94C8A9" w14:textId="645F4171" w:rsidR="00B56443" w:rsidRPr="009D6360" w:rsidRDefault="00B56443" w:rsidP="00B56443">
            <w:pPr>
              <w:widowControl w:val="0"/>
              <w:pBdr>
                <w:top w:val="nil"/>
                <w:left w:val="nil"/>
                <w:bottom w:val="nil"/>
                <w:right w:val="nil"/>
                <w:between w:val="nil"/>
              </w:pBdr>
              <w:spacing w:after="0" w:line="240" w:lineRule="auto"/>
              <w:rPr>
                <w:highlight w:val="yellow"/>
              </w:rPr>
            </w:pPr>
          </w:p>
        </w:tc>
      </w:tr>
      <w:tr w:rsidR="00B56443" w14:paraId="5969E1BB" w14:textId="77777777" w:rsidTr="2CA7B27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gridAfter w:val="1"/>
          <w:wAfter w:w="47" w:type="dxa"/>
        </w:trPr>
        <w:tc>
          <w:tcPr>
            <w:tcW w:w="189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0F4A59F" w14:textId="2788D8B0" w:rsidR="00B56443" w:rsidRPr="0067092A" w:rsidRDefault="00B56443" w:rsidP="00B56443">
            <w:pPr>
              <w:spacing w:after="0" w:line="240" w:lineRule="auto"/>
              <w:jc w:val="center"/>
              <w:rPr>
                <w:b/>
              </w:rPr>
            </w:pPr>
            <w:r>
              <w:rPr>
                <w:b/>
              </w:rPr>
              <w:t>Notes for Intervention, Extension, or Optional Activities</w:t>
            </w:r>
          </w:p>
        </w:tc>
        <w:tc>
          <w:tcPr>
            <w:tcW w:w="50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DCF335" w14:textId="43334F57" w:rsidR="00B56443" w:rsidRDefault="00B56443" w:rsidP="00B56443">
            <w:pPr>
              <w:widowControl w:val="0"/>
              <w:spacing w:after="0" w:line="240" w:lineRule="auto"/>
            </w:pPr>
            <w:r>
              <w:t>Intervention</w:t>
            </w:r>
          </w:p>
          <w:p w14:paraId="7D2E5E67" w14:textId="77777777" w:rsidR="00B56443" w:rsidRDefault="00B56443" w:rsidP="00B56443">
            <w:pPr>
              <w:pStyle w:val="ListParagraph"/>
              <w:widowControl w:val="0"/>
              <w:numPr>
                <w:ilvl w:val="0"/>
                <w:numId w:val="7"/>
              </w:numPr>
              <w:spacing w:after="0" w:line="240" w:lineRule="auto"/>
            </w:pPr>
            <w:r>
              <w:t xml:space="preserve">Review terminology: quotient, product, sum, difference, variable </w:t>
            </w:r>
          </w:p>
          <w:p w14:paraId="76E89D8F" w14:textId="77777777" w:rsidR="00B56443" w:rsidRDefault="00B56443" w:rsidP="00B56443">
            <w:pPr>
              <w:pStyle w:val="ListParagraph"/>
              <w:widowControl w:val="0"/>
              <w:numPr>
                <w:ilvl w:val="0"/>
                <w:numId w:val="7"/>
              </w:numPr>
              <w:spacing w:after="0" w:line="240" w:lineRule="auto"/>
            </w:pPr>
            <w:r>
              <w:t>Review True/Fale Equations (EM2 G6M4L17 problem 1)</w:t>
            </w:r>
          </w:p>
          <w:p w14:paraId="54F178CD" w14:textId="77777777" w:rsidR="00B56443" w:rsidRPr="00C10A2E" w:rsidRDefault="00B56443" w:rsidP="00B56443">
            <w:pPr>
              <w:pStyle w:val="ListParagraph"/>
              <w:widowControl w:val="0"/>
              <w:numPr>
                <w:ilvl w:val="0"/>
                <w:numId w:val="7"/>
              </w:numPr>
              <w:spacing w:after="0" w:line="240" w:lineRule="auto"/>
            </w:pPr>
            <w:r w:rsidRPr="00844182">
              <w:t>Write and read expressions in which letters stand for numbers.</w:t>
            </w:r>
          </w:p>
          <w:p w14:paraId="0482A5B9" w14:textId="49E5E5C2" w:rsidR="00B56443" w:rsidRDefault="00B56443" w:rsidP="00B56443">
            <w:pPr>
              <w:pStyle w:val="ListParagraph"/>
              <w:widowControl w:val="0"/>
              <w:spacing w:after="0" w:line="240" w:lineRule="auto"/>
              <w:ind w:left="360"/>
            </w:pPr>
          </w:p>
        </w:tc>
        <w:tc>
          <w:tcPr>
            <w:tcW w:w="351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9B0E21" w14:textId="77777777" w:rsidR="00B56443" w:rsidRDefault="00B56443" w:rsidP="00B56443">
            <w:pPr>
              <w:widowControl w:val="0"/>
              <w:spacing w:after="0" w:line="240" w:lineRule="auto"/>
            </w:pPr>
            <w:r>
              <w:t>Intervention</w:t>
            </w:r>
          </w:p>
          <w:p w14:paraId="1A79DD56" w14:textId="77777777" w:rsidR="00B56443" w:rsidRDefault="00B56443" w:rsidP="00B56443">
            <w:pPr>
              <w:pStyle w:val="ListParagraph"/>
              <w:widowControl w:val="0"/>
              <w:numPr>
                <w:ilvl w:val="0"/>
                <w:numId w:val="7"/>
              </w:numPr>
              <w:spacing w:after="0" w:line="240" w:lineRule="auto"/>
            </w:pPr>
            <w:r>
              <w:t xml:space="preserve">Review terminology: quotient, product, sum, difference, variable </w:t>
            </w:r>
          </w:p>
          <w:p w14:paraId="502CDB72" w14:textId="77777777" w:rsidR="00B56443" w:rsidRDefault="00B56443" w:rsidP="00B56443">
            <w:pPr>
              <w:pStyle w:val="ListParagraph"/>
              <w:widowControl w:val="0"/>
              <w:numPr>
                <w:ilvl w:val="0"/>
                <w:numId w:val="7"/>
              </w:numPr>
              <w:spacing w:after="0" w:line="240" w:lineRule="auto"/>
            </w:pPr>
            <w:r>
              <w:t>Review True/Fale Equations (EM2 G6M4L17 problem 1)</w:t>
            </w:r>
          </w:p>
          <w:p w14:paraId="63EB8EE3" w14:textId="77777777" w:rsidR="00B56443" w:rsidRPr="00C10A2E" w:rsidRDefault="00B56443" w:rsidP="00B56443">
            <w:pPr>
              <w:pStyle w:val="ListParagraph"/>
              <w:widowControl w:val="0"/>
              <w:numPr>
                <w:ilvl w:val="0"/>
                <w:numId w:val="7"/>
              </w:numPr>
              <w:spacing w:after="0" w:line="240" w:lineRule="auto"/>
            </w:pPr>
            <w:r w:rsidRPr="00844182">
              <w:t>Write and read expressions in which letters stand for numbers.</w:t>
            </w:r>
          </w:p>
          <w:p w14:paraId="231C5F55" w14:textId="7D1BD3C2" w:rsidR="00B56443" w:rsidRPr="00844182" w:rsidRDefault="00B56443" w:rsidP="00B56443">
            <w:pPr>
              <w:widowControl w:val="0"/>
              <w:spacing w:after="0" w:line="240" w:lineRule="auto"/>
            </w:pPr>
          </w:p>
        </w:tc>
        <w:tc>
          <w:tcPr>
            <w:tcW w:w="3516"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92E2021" w14:textId="77777777" w:rsidR="00B56443" w:rsidRPr="00844182" w:rsidRDefault="00B56443" w:rsidP="00B56443">
            <w:pPr>
              <w:widowControl w:val="0"/>
              <w:spacing w:after="0" w:line="240" w:lineRule="auto"/>
            </w:pPr>
            <w:r w:rsidRPr="00844182">
              <w:t>Intervention</w:t>
            </w:r>
          </w:p>
          <w:p w14:paraId="69935E57" w14:textId="77777777" w:rsidR="00B56443" w:rsidRPr="00844182" w:rsidRDefault="00B56443" w:rsidP="00B56443">
            <w:pPr>
              <w:pStyle w:val="ListParagraph"/>
              <w:widowControl w:val="0"/>
              <w:numPr>
                <w:ilvl w:val="0"/>
                <w:numId w:val="7"/>
              </w:numPr>
              <w:spacing w:after="0" w:line="240" w:lineRule="auto"/>
            </w:pPr>
            <w:r w:rsidRPr="00844182">
              <w:t>Evaluating numerical expressions</w:t>
            </w:r>
          </w:p>
          <w:p w14:paraId="12821167" w14:textId="55970CF7" w:rsidR="00B56443" w:rsidRPr="009D6360" w:rsidRDefault="00B56443" w:rsidP="00B56443">
            <w:pPr>
              <w:widowControl w:val="0"/>
              <w:pBdr>
                <w:top w:val="nil"/>
                <w:left w:val="nil"/>
                <w:bottom w:val="nil"/>
                <w:right w:val="nil"/>
                <w:between w:val="nil"/>
              </w:pBdr>
              <w:spacing w:after="0" w:line="240" w:lineRule="auto"/>
              <w:rPr>
                <w:highlight w:val="yellow"/>
              </w:rPr>
            </w:pPr>
            <w:r w:rsidRPr="00844182">
              <w:t>Evaluate expressions in which letters stand for numbers.</w:t>
            </w:r>
          </w:p>
        </w:tc>
        <w:tc>
          <w:tcPr>
            <w:tcW w:w="3519" w:type="dxa"/>
            <w:tcBorders>
              <w:top w:val="single" w:sz="4" w:space="0" w:color="auto"/>
              <w:left w:val="single" w:sz="4" w:space="0" w:color="auto"/>
              <w:bottom w:val="single" w:sz="4" w:space="0" w:color="auto"/>
              <w:right w:val="single" w:sz="4" w:space="0" w:color="auto"/>
            </w:tcBorders>
          </w:tcPr>
          <w:p w14:paraId="1ED94603" w14:textId="77777777" w:rsidR="00B56443" w:rsidRPr="00844182" w:rsidRDefault="00B56443" w:rsidP="00B56443">
            <w:pPr>
              <w:widowControl w:val="0"/>
              <w:spacing w:after="0" w:line="240" w:lineRule="auto"/>
            </w:pPr>
            <w:r w:rsidRPr="00844182">
              <w:t>Intervention</w:t>
            </w:r>
          </w:p>
          <w:p w14:paraId="105F923F" w14:textId="77777777" w:rsidR="00B56443" w:rsidRPr="00844182" w:rsidRDefault="00B56443" w:rsidP="00B56443">
            <w:pPr>
              <w:pStyle w:val="ListParagraph"/>
              <w:widowControl w:val="0"/>
              <w:numPr>
                <w:ilvl w:val="0"/>
                <w:numId w:val="7"/>
              </w:numPr>
              <w:spacing w:after="0" w:line="240" w:lineRule="auto"/>
            </w:pPr>
            <w:r w:rsidRPr="00844182">
              <w:t>Evaluating numerical expressions</w:t>
            </w:r>
          </w:p>
          <w:p w14:paraId="22E267DF" w14:textId="3D7A345B" w:rsidR="00B56443" w:rsidRPr="009D6360" w:rsidRDefault="00B56443" w:rsidP="00B56443">
            <w:pPr>
              <w:widowControl w:val="0"/>
              <w:pBdr>
                <w:top w:val="nil"/>
                <w:left w:val="nil"/>
                <w:bottom w:val="nil"/>
                <w:right w:val="nil"/>
                <w:between w:val="nil"/>
              </w:pBdr>
              <w:spacing w:after="0" w:line="240" w:lineRule="auto"/>
              <w:rPr>
                <w:highlight w:val="yellow"/>
              </w:rPr>
            </w:pPr>
            <w:r w:rsidRPr="00844182">
              <w:t>Evaluate expressions in which letters stand for numbers.</w:t>
            </w:r>
          </w:p>
        </w:tc>
        <w:tc>
          <w:tcPr>
            <w:tcW w:w="5286" w:type="dxa"/>
            <w:gridSpan w:val="2"/>
            <w:tcBorders>
              <w:top w:val="single" w:sz="4" w:space="0" w:color="auto"/>
              <w:left w:val="single" w:sz="4" w:space="0" w:color="auto"/>
              <w:bottom w:val="single" w:sz="4" w:space="0" w:color="auto"/>
              <w:right w:val="single" w:sz="4" w:space="0" w:color="auto"/>
            </w:tcBorders>
          </w:tcPr>
          <w:p w14:paraId="1B4B7A17" w14:textId="77777777" w:rsidR="00B56443" w:rsidRPr="009D6360" w:rsidRDefault="00B56443" w:rsidP="00B56443">
            <w:pPr>
              <w:widowControl w:val="0"/>
              <w:pBdr>
                <w:top w:val="nil"/>
                <w:left w:val="nil"/>
                <w:bottom w:val="nil"/>
                <w:right w:val="nil"/>
                <w:between w:val="nil"/>
              </w:pBdr>
              <w:spacing w:after="0" w:line="240" w:lineRule="auto"/>
              <w:rPr>
                <w:highlight w:val="yellow"/>
              </w:rPr>
            </w:pPr>
          </w:p>
        </w:tc>
        <w:tc>
          <w:tcPr>
            <w:tcW w:w="5164" w:type="dxa"/>
            <w:tcBorders>
              <w:top w:val="single" w:sz="4" w:space="0" w:color="auto"/>
              <w:left w:val="single" w:sz="4" w:space="0" w:color="auto"/>
              <w:bottom w:val="single" w:sz="4" w:space="0" w:color="auto"/>
              <w:right w:val="single" w:sz="4" w:space="0" w:color="auto"/>
            </w:tcBorders>
          </w:tcPr>
          <w:p w14:paraId="62B7AC7A" w14:textId="34FAF9BC" w:rsidR="00B56443" w:rsidRPr="009D6360" w:rsidRDefault="00B56443" w:rsidP="00B56443">
            <w:pPr>
              <w:widowControl w:val="0"/>
              <w:pBdr>
                <w:top w:val="nil"/>
                <w:left w:val="nil"/>
                <w:bottom w:val="nil"/>
                <w:right w:val="nil"/>
                <w:between w:val="nil"/>
              </w:pBdr>
              <w:spacing w:after="0" w:line="240" w:lineRule="auto"/>
              <w:rPr>
                <w:highlight w:val="yellow"/>
              </w:rPr>
            </w:pPr>
          </w:p>
        </w:tc>
      </w:tr>
      <w:tr w:rsidR="00B56443" w14:paraId="713F1B02" w14:textId="6CBBCDA2" w:rsidTr="2CA7B27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gridAfter w:val="1"/>
          <w:wAfter w:w="47" w:type="dxa"/>
        </w:trPr>
        <w:tc>
          <w:tcPr>
            <w:tcW w:w="189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119DB46" w14:textId="281AB45A" w:rsidR="00B56443" w:rsidRPr="0067092A" w:rsidRDefault="00B56443" w:rsidP="00B56443">
            <w:pPr>
              <w:spacing w:after="0" w:line="240" w:lineRule="auto"/>
              <w:jc w:val="center"/>
              <w:rPr>
                <w:b/>
              </w:rPr>
            </w:pPr>
            <w:r w:rsidRPr="0067092A">
              <w:rPr>
                <w:b/>
              </w:rPr>
              <w:t>Additional Notes</w:t>
            </w:r>
          </w:p>
        </w:tc>
        <w:tc>
          <w:tcPr>
            <w:tcW w:w="50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F6F985" w14:textId="2914F5CC" w:rsidR="00B56443" w:rsidRPr="00844182" w:rsidRDefault="00B56443" w:rsidP="00B56443">
            <w:pPr>
              <w:widowControl w:val="0"/>
              <w:spacing w:after="0" w:line="240" w:lineRule="auto"/>
            </w:pPr>
            <w:r w:rsidRPr="00294F81">
              <w:t xml:space="preserve">1 </w:t>
            </w:r>
          </w:p>
          <w:p w14:paraId="3B09EE77" w14:textId="77777777" w:rsidR="00B56443" w:rsidRPr="00844182" w:rsidRDefault="00B56443" w:rsidP="00B56443">
            <w:pPr>
              <w:widowControl w:val="0"/>
              <w:spacing w:after="0" w:line="240" w:lineRule="auto"/>
            </w:pPr>
          </w:p>
          <w:p w14:paraId="05F9177B" w14:textId="385B40EE" w:rsidR="00B56443" w:rsidRPr="00844182" w:rsidRDefault="00B56443" w:rsidP="00B56443">
            <w:pPr>
              <w:widowControl w:val="0"/>
              <w:spacing w:after="0" w:line="240" w:lineRule="auto"/>
            </w:pPr>
            <w:r w:rsidRPr="4A9E6A4B">
              <w:rPr>
                <w:lang w:val="en-US"/>
              </w:rPr>
              <w:t>Ensure there is an understanding between the difference in a variable representing any number in an expression and the variable in an equation representing the solution to an equation.</w:t>
            </w:r>
          </w:p>
          <w:p w14:paraId="41E75772" w14:textId="77777777" w:rsidR="00B56443" w:rsidRPr="00844182" w:rsidRDefault="00B56443" w:rsidP="00B56443">
            <w:pPr>
              <w:widowControl w:val="0"/>
              <w:spacing w:after="0" w:line="240" w:lineRule="auto"/>
            </w:pPr>
          </w:p>
          <w:p w14:paraId="5BB36B3E" w14:textId="13AC2A5B" w:rsidR="00B56443" w:rsidRPr="00844182" w:rsidRDefault="00B56443" w:rsidP="00B56443">
            <w:pPr>
              <w:widowControl w:val="0"/>
              <w:spacing w:after="0" w:line="240" w:lineRule="auto"/>
            </w:pPr>
            <w:r w:rsidRPr="00844182">
              <w:t>Read and write equations (EM2G6M4L17 WBE)</w:t>
            </w:r>
          </w:p>
          <w:p w14:paraId="5B963708" w14:textId="77777777" w:rsidR="00B56443" w:rsidRPr="00294F81" w:rsidRDefault="00B56443" w:rsidP="00B56443">
            <w:pPr>
              <w:widowControl w:val="0"/>
              <w:spacing w:after="0" w:line="240" w:lineRule="auto"/>
            </w:pPr>
          </w:p>
          <w:p w14:paraId="455E6C59" w14:textId="77777777" w:rsidR="00B56443" w:rsidRPr="00844182" w:rsidRDefault="00B56443" w:rsidP="00B56443">
            <w:pPr>
              <w:widowControl w:val="0"/>
              <w:spacing w:after="0" w:line="240" w:lineRule="auto"/>
            </w:pPr>
          </w:p>
          <w:p w14:paraId="47FDCF1E" w14:textId="274810DB" w:rsidR="00B56443" w:rsidRPr="00844182" w:rsidRDefault="00B56443" w:rsidP="00B56443">
            <w:pPr>
              <w:widowControl w:val="0"/>
              <w:spacing w:after="0" w:line="240" w:lineRule="auto"/>
            </w:pPr>
          </w:p>
        </w:tc>
        <w:tc>
          <w:tcPr>
            <w:tcW w:w="351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8F30B7" w14:textId="77777777" w:rsidR="00B56443" w:rsidRDefault="00B56443" w:rsidP="00B56443">
            <w:pPr>
              <w:widowControl w:val="0"/>
              <w:spacing w:after="0" w:line="240" w:lineRule="auto"/>
            </w:pPr>
            <w:r>
              <w:t>1 day</w:t>
            </w:r>
          </w:p>
          <w:p w14:paraId="0429E570" w14:textId="77777777" w:rsidR="00B56443" w:rsidRDefault="00B56443" w:rsidP="00B56443">
            <w:pPr>
              <w:widowControl w:val="0"/>
              <w:spacing w:after="0" w:line="240" w:lineRule="auto"/>
            </w:pPr>
          </w:p>
          <w:p w14:paraId="56539A6E" w14:textId="77777777" w:rsidR="00B56443" w:rsidRPr="00844182" w:rsidRDefault="00B56443" w:rsidP="00B56443">
            <w:pPr>
              <w:widowControl w:val="0"/>
              <w:spacing w:after="0" w:line="240" w:lineRule="auto"/>
            </w:pPr>
            <w:r w:rsidRPr="00844182">
              <w:t>Read and write equations (EM2G6M4L17 WBE)</w:t>
            </w:r>
          </w:p>
          <w:p w14:paraId="6EFF7EB3" w14:textId="68F39868" w:rsidR="00B56443" w:rsidRPr="00844182" w:rsidRDefault="00B56443" w:rsidP="00B56443">
            <w:pPr>
              <w:widowControl w:val="0"/>
              <w:spacing w:after="0" w:line="240" w:lineRule="auto"/>
            </w:pPr>
          </w:p>
        </w:tc>
        <w:tc>
          <w:tcPr>
            <w:tcW w:w="3516"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AAC79D5" w14:textId="14376D1D" w:rsidR="00B56443" w:rsidRDefault="00B56443" w:rsidP="00B56443">
            <w:pPr>
              <w:widowControl w:val="0"/>
              <w:pBdr>
                <w:top w:val="nil"/>
                <w:left w:val="nil"/>
                <w:bottom w:val="nil"/>
                <w:right w:val="nil"/>
                <w:between w:val="nil"/>
              </w:pBdr>
              <w:spacing w:after="0" w:line="240" w:lineRule="auto"/>
            </w:pPr>
            <w:r w:rsidRPr="00844182">
              <w:rPr>
                <w:highlight w:val="yellow"/>
              </w:rPr>
              <w:t>1 day</w:t>
            </w:r>
            <w:r w:rsidRPr="00844182">
              <w:t xml:space="preserve"> </w:t>
            </w:r>
          </w:p>
        </w:tc>
        <w:tc>
          <w:tcPr>
            <w:tcW w:w="3519" w:type="dxa"/>
            <w:tcBorders>
              <w:top w:val="single" w:sz="4" w:space="0" w:color="auto"/>
              <w:left w:val="single" w:sz="4" w:space="0" w:color="auto"/>
              <w:bottom w:val="single" w:sz="4" w:space="0" w:color="auto"/>
              <w:right w:val="single" w:sz="4" w:space="0" w:color="auto"/>
            </w:tcBorders>
          </w:tcPr>
          <w:p w14:paraId="25CAD44B" w14:textId="2D61B426" w:rsidR="00B56443" w:rsidRDefault="00B56443" w:rsidP="00B56443">
            <w:pPr>
              <w:widowControl w:val="0"/>
              <w:pBdr>
                <w:top w:val="nil"/>
                <w:left w:val="nil"/>
                <w:bottom w:val="nil"/>
                <w:right w:val="nil"/>
                <w:between w:val="nil"/>
              </w:pBdr>
              <w:spacing w:after="0" w:line="240" w:lineRule="auto"/>
            </w:pPr>
            <w:r w:rsidRPr="00844182">
              <w:rPr>
                <w:highlight w:val="yellow"/>
              </w:rPr>
              <w:t>1 day</w:t>
            </w:r>
            <w:r w:rsidRPr="00844182">
              <w:t xml:space="preserve"> </w:t>
            </w:r>
          </w:p>
        </w:tc>
        <w:tc>
          <w:tcPr>
            <w:tcW w:w="5286" w:type="dxa"/>
            <w:gridSpan w:val="2"/>
            <w:tcBorders>
              <w:top w:val="single" w:sz="4" w:space="0" w:color="auto"/>
              <w:left w:val="single" w:sz="4" w:space="0" w:color="auto"/>
              <w:bottom w:val="single" w:sz="4" w:space="0" w:color="auto"/>
              <w:right w:val="single" w:sz="4" w:space="0" w:color="auto"/>
            </w:tcBorders>
          </w:tcPr>
          <w:p w14:paraId="3177070E" w14:textId="5F02EDD2" w:rsidR="00B56443" w:rsidRDefault="00B56443" w:rsidP="00B56443">
            <w:pPr>
              <w:widowControl w:val="0"/>
              <w:pBdr>
                <w:top w:val="nil"/>
                <w:left w:val="nil"/>
                <w:bottom w:val="nil"/>
                <w:right w:val="nil"/>
                <w:between w:val="nil"/>
              </w:pBdr>
              <w:spacing w:after="0" w:line="240" w:lineRule="auto"/>
            </w:pPr>
            <w:r w:rsidRPr="00844182">
              <w:t>1 day (combine with other content)</w:t>
            </w:r>
          </w:p>
        </w:tc>
        <w:tc>
          <w:tcPr>
            <w:tcW w:w="5164" w:type="dxa"/>
            <w:tcBorders>
              <w:top w:val="single" w:sz="4" w:space="0" w:color="auto"/>
              <w:left w:val="single" w:sz="4" w:space="0" w:color="auto"/>
              <w:bottom w:val="single" w:sz="4" w:space="0" w:color="auto"/>
              <w:right w:val="single" w:sz="4" w:space="0" w:color="auto"/>
            </w:tcBorders>
          </w:tcPr>
          <w:p w14:paraId="6E558FAE" w14:textId="12D711A0" w:rsidR="00B56443" w:rsidRDefault="00B56443" w:rsidP="00B56443">
            <w:pPr>
              <w:widowControl w:val="0"/>
              <w:pBdr>
                <w:top w:val="nil"/>
                <w:left w:val="nil"/>
                <w:bottom w:val="nil"/>
                <w:right w:val="nil"/>
                <w:between w:val="nil"/>
              </w:pBdr>
              <w:spacing w:after="0" w:line="240" w:lineRule="auto"/>
            </w:pPr>
          </w:p>
        </w:tc>
      </w:tr>
    </w:tbl>
    <w:p w14:paraId="5CB9D8BA" w14:textId="2A190231" w:rsidR="0016147A" w:rsidRDefault="0016147A" w:rsidP="00E0509D">
      <w:bookmarkStart w:id="4" w:name="_vkfwfzt3b333" w:colFirst="0" w:colLast="0"/>
      <w:bookmarkEnd w:id="4"/>
    </w:p>
    <w:p w14:paraId="7F27DDC6" w14:textId="77777777" w:rsidR="002347B9" w:rsidRPr="00086B12" w:rsidRDefault="002347B9" w:rsidP="002347B9">
      <w:pPr>
        <w:rPr>
          <w:b/>
          <w:bCs/>
          <w:color w:val="0070C0"/>
          <w:sz w:val="28"/>
          <w:szCs w:val="28"/>
        </w:rPr>
      </w:pPr>
    </w:p>
    <w:p w14:paraId="3773E878" w14:textId="77777777" w:rsidR="002347B9" w:rsidRPr="00844182" w:rsidRDefault="002347B9" w:rsidP="002347B9">
      <w:pPr>
        <w:pStyle w:val="Heading3"/>
      </w:pPr>
      <w:r>
        <w:t xml:space="preserve">Concept/Skill: </w:t>
      </w:r>
    </w:p>
    <w:p w14:paraId="2FCD61AD" w14:textId="0CDD5C51" w:rsidR="00B56443" w:rsidRPr="00B56443" w:rsidRDefault="00D310DB" w:rsidP="00941CFD">
      <w:pPr>
        <w:pStyle w:val="ListParagraph"/>
        <w:numPr>
          <w:ilvl w:val="0"/>
          <w:numId w:val="3"/>
        </w:numPr>
        <w:spacing w:line="278" w:lineRule="auto"/>
        <w:ind w:left="338"/>
      </w:pPr>
      <w:r>
        <w:rPr>
          <w:rFonts w:ascii="Helvetica" w:hAnsi="Helvetica" w:cs="Helvetica"/>
          <w:sz w:val="24"/>
          <w:szCs w:val="24"/>
          <w:lang w:val="en-US"/>
        </w:rPr>
        <w:t xml:space="preserve">Write </w:t>
      </w:r>
      <w:r>
        <w:rPr>
          <w:rFonts w:ascii="Helvetica" w:hAnsi="Helvetica" w:cs="Helvetica"/>
          <w:sz w:val="24"/>
          <w:szCs w:val="24"/>
          <w:lang w:val="en-US"/>
        </w:rPr>
        <w:t xml:space="preserve">a linear </w:t>
      </w:r>
      <w:r>
        <w:rPr>
          <w:rFonts w:ascii="Helvetica" w:hAnsi="Helvetica" w:cs="Helvetica"/>
          <w:sz w:val="24"/>
          <w:szCs w:val="24"/>
          <w:lang w:val="en-US"/>
        </w:rPr>
        <w:t>equation</w:t>
      </w:r>
      <w:r>
        <w:rPr>
          <w:rFonts w:ascii="Helvetica" w:hAnsi="Helvetica" w:cs="Helvetica"/>
          <w:sz w:val="24"/>
          <w:szCs w:val="24"/>
          <w:lang w:val="en-US"/>
        </w:rPr>
        <w:t xml:space="preserve"> in one variable</w:t>
      </w:r>
      <w:r>
        <w:rPr>
          <w:rFonts w:ascii="Helvetica" w:hAnsi="Helvetica" w:cs="Helvetica"/>
          <w:sz w:val="24"/>
          <w:szCs w:val="24"/>
          <w:lang w:val="en-US"/>
        </w:rPr>
        <w:t xml:space="preserve"> to represent a situation, and interpret the equation's solution in context</w:t>
      </w:r>
    </w:p>
    <w:p w14:paraId="74AA2107" w14:textId="77777777" w:rsidR="002347B9" w:rsidRPr="00844182" w:rsidRDefault="002347B9" w:rsidP="002347B9"/>
    <w:tbl>
      <w:tblPr>
        <w:tblStyle w:val="a0"/>
        <w:tblW w:w="26822" w:type="dxa"/>
        <w:tblInd w:w="10" w:type="dxa"/>
        <w:tblLayout w:type="fixed"/>
        <w:tblLook w:val="0600" w:firstRow="0" w:lastRow="0" w:firstColumn="0" w:lastColumn="0" w:noHBand="1" w:noVBand="1"/>
      </w:tblPr>
      <w:tblGrid>
        <w:gridCol w:w="3855"/>
        <w:gridCol w:w="5123"/>
        <w:gridCol w:w="3579"/>
        <w:gridCol w:w="4798"/>
        <w:gridCol w:w="9450"/>
        <w:gridCol w:w="17"/>
      </w:tblGrid>
      <w:tr w:rsidR="002347B9" w14:paraId="1950503F" w14:textId="77777777" w:rsidTr="4A9E6A4B">
        <w:trPr>
          <w:gridAfter w:val="1"/>
          <w:wAfter w:w="17" w:type="dxa"/>
        </w:trPr>
        <w:tc>
          <w:tcPr>
            <w:tcW w:w="385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DC1F6CA" w14:textId="77777777" w:rsidR="002347B9" w:rsidRPr="00844182" w:rsidRDefault="002347B9">
            <w:pPr>
              <w:jc w:val="center"/>
              <w:rPr>
                <w:b/>
              </w:rPr>
            </w:pPr>
            <w:r w:rsidRPr="00844182">
              <w:rPr>
                <w:b/>
              </w:rPr>
              <w:t>Goal</w:t>
            </w:r>
          </w:p>
        </w:tc>
        <w:tc>
          <w:tcPr>
            <w:tcW w:w="22950" w:type="dxa"/>
            <w:gridSpan w:val="4"/>
            <w:tcBorders>
              <w:top w:val="single" w:sz="4" w:space="0" w:color="auto"/>
              <w:left w:val="single" w:sz="4" w:space="0" w:color="auto"/>
              <w:bottom w:val="single" w:sz="4" w:space="0" w:color="auto"/>
              <w:right w:val="single" w:sz="4" w:space="0" w:color="auto"/>
            </w:tcBorders>
          </w:tcPr>
          <w:p w14:paraId="552576ED" w14:textId="7F0D76A7" w:rsidR="002347B9" w:rsidRPr="00844182" w:rsidRDefault="00817862" w:rsidP="4A9E6A4B">
            <w:pPr>
              <w:widowControl w:val="0"/>
              <w:pBdr>
                <w:top w:val="nil"/>
                <w:left w:val="nil"/>
                <w:bottom w:val="nil"/>
                <w:right w:val="nil"/>
                <w:between w:val="nil"/>
              </w:pBdr>
              <w:spacing w:after="0" w:line="240" w:lineRule="auto"/>
            </w:pPr>
            <w:r w:rsidRPr="4A9E6A4B">
              <w:rPr>
                <w:lang w:val="en-US"/>
              </w:rPr>
              <w:t>Use equations to represent situations.</w:t>
            </w:r>
          </w:p>
        </w:tc>
      </w:tr>
      <w:tr w:rsidR="002347B9" w14:paraId="282ACE3D" w14:textId="77777777" w:rsidTr="004E582D">
        <w:trPr>
          <w:gridAfter w:val="1"/>
          <w:wAfter w:w="17" w:type="dxa"/>
        </w:trPr>
        <w:tc>
          <w:tcPr>
            <w:tcW w:w="385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92334D0" w14:textId="77777777" w:rsidR="002347B9" w:rsidRPr="00844182" w:rsidRDefault="002347B9">
            <w:pPr>
              <w:jc w:val="center"/>
              <w:rPr>
                <w:b/>
              </w:rPr>
            </w:pPr>
            <w:r w:rsidRPr="00844182">
              <w:rPr>
                <w:b/>
              </w:rPr>
              <w:t>Student-Facing Example</w:t>
            </w:r>
          </w:p>
        </w:tc>
        <w:tc>
          <w:tcPr>
            <w:tcW w:w="22950"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38459145" w14:textId="1ADB37B8" w:rsidR="004E582D" w:rsidRPr="004E582D" w:rsidRDefault="004E582D" w:rsidP="004E582D">
            <w:pPr>
              <w:widowControl w:val="0"/>
              <w:pBdr>
                <w:top w:val="nil"/>
                <w:left w:val="nil"/>
                <w:bottom w:val="nil"/>
                <w:right w:val="nil"/>
                <w:between w:val="nil"/>
              </w:pBdr>
              <w:shd w:val="clear" w:color="auto" w:fill="FFFFFF" w:themeFill="background1"/>
              <w:spacing w:after="0" w:line="240" w:lineRule="auto"/>
            </w:pPr>
            <w:r w:rsidRPr="6B9BCD4F">
              <w:rPr>
                <w:lang w:val="en-US"/>
              </w:rPr>
              <w:t>Write an equation that represents the situation.</w:t>
            </w:r>
          </w:p>
          <w:p w14:paraId="6C0DFEFB" w14:textId="6E96F287" w:rsidR="004E582D" w:rsidRDefault="004E582D" w:rsidP="004E582D">
            <w:pPr>
              <w:widowControl w:val="0"/>
              <w:pBdr>
                <w:top w:val="nil"/>
                <w:left w:val="nil"/>
                <w:bottom w:val="nil"/>
                <w:right w:val="nil"/>
                <w:between w:val="nil"/>
              </w:pBdr>
              <w:shd w:val="clear" w:color="auto" w:fill="FFFFFF" w:themeFill="background1"/>
              <w:spacing w:after="0" w:line="240" w:lineRule="auto"/>
              <w:rPr>
                <w:lang w:val="en-US"/>
              </w:rPr>
            </w:pPr>
            <w:r w:rsidRPr="004E582D">
              <w:rPr>
                <w:lang w:val="en-US"/>
              </w:rPr>
              <w:t xml:space="preserve">There are 15 dogs at a shelter. The number of dogs is 5 times the number of cats. Let </w:t>
            </w:r>
            <w:r w:rsidRPr="004E582D">
              <w:rPr>
                <w:i/>
                <w:iCs/>
                <w:lang w:val="en-US"/>
              </w:rPr>
              <w:t xml:space="preserve">x </w:t>
            </w:r>
            <w:r w:rsidRPr="004E582D">
              <w:rPr>
                <w:lang w:val="en-US"/>
              </w:rPr>
              <w:t>represent the number of cats.</w:t>
            </w:r>
          </w:p>
          <w:p w14:paraId="2DC334D6" w14:textId="77777777" w:rsidR="004E582D" w:rsidRPr="004E582D" w:rsidRDefault="004E582D" w:rsidP="004E582D">
            <w:pPr>
              <w:widowControl w:val="0"/>
              <w:pBdr>
                <w:top w:val="nil"/>
                <w:left w:val="nil"/>
                <w:bottom w:val="nil"/>
                <w:right w:val="nil"/>
                <w:between w:val="nil"/>
              </w:pBdr>
              <w:shd w:val="clear" w:color="auto" w:fill="FFFFFF" w:themeFill="background1"/>
              <w:spacing w:after="0" w:line="240" w:lineRule="auto"/>
              <w:rPr>
                <w:lang w:val="en-US"/>
              </w:rPr>
            </w:pPr>
          </w:p>
          <w:p w14:paraId="2A136856" w14:textId="5A84EB59" w:rsidR="004E582D" w:rsidRPr="004E582D" w:rsidRDefault="000C65DC" w:rsidP="004E582D">
            <w:pPr>
              <w:widowControl w:val="0"/>
              <w:pBdr>
                <w:top w:val="nil"/>
                <w:left w:val="nil"/>
                <w:bottom w:val="nil"/>
                <w:right w:val="nil"/>
                <w:between w:val="nil"/>
              </w:pBdr>
              <w:shd w:val="clear" w:color="auto" w:fill="FFFFFF" w:themeFill="background1"/>
              <w:spacing w:after="0" w:line="240" w:lineRule="auto"/>
            </w:pPr>
            <w:r w:rsidRPr="004E582D">
              <w:t xml:space="preserve">Example for Identifying constraints: </w:t>
            </w:r>
          </w:p>
          <w:p w14:paraId="35C4FE9E" w14:textId="77777777" w:rsidR="004E582D" w:rsidRPr="004E582D" w:rsidRDefault="000C65DC" w:rsidP="004E582D">
            <w:pPr>
              <w:widowControl w:val="0"/>
              <w:pBdr>
                <w:top w:val="nil"/>
                <w:left w:val="nil"/>
                <w:bottom w:val="nil"/>
                <w:right w:val="nil"/>
                <w:between w:val="nil"/>
              </w:pBdr>
              <w:shd w:val="clear" w:color="auto" w:fill="FFFFFF" w:themeFill="background1"/>
              <w:spacing w:after="0" w:line="240" w:lineRule="auto"/>
            </w:pPr>
            <w:r w:rsidRPr="6B9BCD4F">
              <w:rPr>
                <w:lang w:val="en-US"/>
              </w:rPr>
              <w:t xml:space="preserve">Students determine the number of people- constraint would be that it has to be whole numbers. </w:t>
            </w:r>
          </w:p>
          <w:p w14:paraId="16ADE4AF" w14:textId="3FB9EB4E" w:rsidR="002347B9" w:rsidRPr="00844182" w:rsidRDefault="004E582D" w:rsidP="004E582D">
            <w:pPr>
              <w:widowControl w:val="0"/>
              <w:pBdr>
                <w:top w:val="nil"/>
                <w:left w:val="nil"/>
                <w:bottom w:val="nil"/>
                <w:right w:val="nil"/>
                <w:between w:val="nil"/>
              </w:pBdr>
              <w:shd w:val="clear" w:color="auto" w:fill="FFFFFF" w:themeFill="background1"/>
              <w:spacing w:after="0" w:line="240" w:lineRule="auto"/>
            </w:pPr>
            <w:r w:rsidRPr="6B9BCD4F">
              <w:rPr>
                <w:lang w:val="en-US"/>
              </w:rPr>
              <w:t xml:space="preserve">Students determine that they need a positive answer when solving a length problem. </w:t>
            </w:r>
            <w:r w:rsidR="000C65DC" w:rsidRPr="6B9BCD4F">
              <w:rPr>
                <w:lang w:val="en-US"/>
              </w:rPr>
              <w:t xml:space="preserve"> Negative answers are meaningless in the context of a length problem.</w:t>
            </w:r>
          </w:p>
        </w:tc>
      </w:tr>
      <w:tr w:rsidR="00EE092A" w14:paraId="4F09E3B2" w14:textId="77777777" w:rsidTr="00B5644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3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D36CAA3" w14:textId="4E8F1EA8" w:rsidR="00EE092A" w:rsidRPr="0067092A" w:rsidRDefault="00EE092A">
            <w:pPr>
              <w:spacing w:after="0" w:line="240" w:lineRule="auto"/>
              <w:jc w:val="center"/>
              <w:rPr>
                <w:b/>
              </w:rPr>
            </w:pPr>
            <w:r>
              <w:rPr>
                <w:b/>
              </w:rPr>
              <w:lastRenderedPageBreak/>
              <w:t>Knowledge Graph Node</w:t>
            </w:r>
          </w:p>
        </w:tc>
        <w:tc>
          <w:tcPr>
            <w:tcW w:w="512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8CCE4" w:themeFill="accent1" w:themeFillTint="66"/>
            <w:tcMar>
              <w:top w:w="100" w:type="dxa"/>
              <w:left w:w="100" w:type="dxa"/>
              <w:bottom w:w="100" w:type="dxa"/>
              <w:right w:w="100" w:type="dxa"/>
            </w:tcMar>
          </w:tcPr>
          <w:p w14:paraId="04034C8B" w14:textId="1B7C1CE0" w:rsidR="00EE092A" w:rsidRDefault="00141524" w:rsidP="00C93C86">
            <w:pPr>
              <w:spacing w:line="278" w:lineRule="auto"/>
            </w:pPr>
            <w:r>
              <w:t>Model</w:t>
            </w:r>
            <w:r w:rsidR="008D536B">
              <w:t xml:space="preserve"> mathematical and real-world contexts with linear equations in one variable.</w:t>
            </w:r>
          </w:p>
        </w:tc>
        <w:tc>
          <w:tcPr>
            <w:tcW w:w="3579" w:type="dxa"/>
            <w:tcBorders>
              <w:top w:val="single" w:sz="8" w:space="0" w:color="000000" w:themeColor="text1"/>
              <w:left w:val="single" w:sz="8" w:space="0" w:color="000000" w:themeColor="text1"/>
              <w:bottom w:val="single" w:sz="8" w:space="0" w:color="000000" w:themeColor="text1"/>
              <w:right w:val="single" w:sz="4" w:space="0" w:color="auto"/>
            </w:tcBorders>
            <w:shd w:val="clear" w:color="auto" w:fill="B8CCE4" w:themeFill="accent1" w:themeFillTint="66"/>
            <w:tcMar>
              <w:top w:w="100" w:type="dxa"/>
              <w:left w:w="100" w:type="dxa"/>
              <w:bottom w:w="100" w:type="dxa"/>
              <w:right w:w="100" w:type="dxa"/>
            </w:tcMar>
          </w:tcPr>
          <w:p w14:paraId="0D9C3642" w14:textId="19FB0E1D" w:rsidR="00EE092A" w:rsidRDefault="00EE092A" w:rsidP="00B56443">
            <w:pPr>
              <w:widowControl w:val="0"/>
              <w:pBdr>
                <w:top w:val="nil"/>
                <w:left w:val="nil"/>
                <w:bottom w:val="nil"/>
                <w:right w:val="nil"/>
                <w:between w:val="nil"/>
              </w:pBdr>
              <w:shd w:val="clear" w:color="auto" w:fill="B8CCE4" w:themeFill="accent1" w:themeFillTint="66"/>
              <w:spacing w:after="0" w:line="240" w:lineRule="auto"/>
            </w:pPr>
            <w:r w:rsidRPr="4A9E6A4B">
              <w:rPr>
                <w:lang w:val="en-US"/>
              </w:rPr>
              <w:t xml:space="preserve">Interpret the solution to a </w:t>
            </w:r>
            <w:r w:rsidR="00141524">
              <w:t>linear equation in one variable</w:t>
            </w:r>
            <w:r w:rsidR="00141524" w:rsidRPr="4A9E6A4B">
              <w:rPr>
                <w:lang w:val="en-US"/>
              </w:rPr>
              <w:t xml:space="preserve"> </w:t>
            </w:r>
            <w:r w:rsidR="00141524">
              <w:rPr>
                <w:lang w:val="en-US"/>
              </w:rPr>
              <w:t>in context</w:t>
            </w:r>
            <w:r w:rsidRPr="4A9E6A4B">
              <w:rPr>
                <w:lang w:val="en-US"/>
              </w:rPr>
              <w:t xml:space="preserve">. </w:t>
            </w:r>
          </w:p>
        </w:tc>
        <w:tc>
          <w:tcPr>
            <w:tcW w:w="4798"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3CDA3993" w14:textId="43538B14" w:rsidR="00EE092A" w:rsidRPr="00844182" w:rsidRDefault="00EE092A" w:rsidP="4A9E6A4B">
            <w:pPr>
              <w:widowControl w:val="0"/>
              <w:pBdr>
                <w:top w:val="nil"/>
                <w:left w:val="nil"/>
                <w:bottom w:val="nil"/>
                <w:right w:val="nil"/>
                <w:between w:val="nil"/>
              </w:pBdr>
              <w:spacing w:after="0" w:line="240" w:lineRule="auto"/>
            </w:pPr>
            <w:r w:rsidRPr="4A9E6A4B">
              <w:rPr>
                <w:lang w:val="en-US"/>
              </w:rPr>
              <w:t xml:space="preserve">Identify constraints within </w:t>
            </w:r>
            <w:r w:rsidR="00141524">
              <w:t>mathematical and real-world contexts</w:t>
            </w:r>
            <w:r w:rsidR="00141524">
              <w:t xml:space="preserve"> and apply them to a </w:t>
            </w:r>
            <w:r w:rsidR="00141524">
              <w:t>linear equation in one variable</w:t>
            </w:r>
            <w:r w:rsidR="00141524">
              <w:t xml:space="preserve"> model</w:t>
            </w:r>
            <w:r w:rsidRPr="4A9E6A4B">
              <w:rPr>
                <w:lang w:val="en-US"/>
              </w:rPr>
              <w:t>.</w:t>
            </w:r>
          </w:p>
        </w:tc>
        <w:tc>
          <w:tcPr>
            <w:tcW w:w="9467" w:type="dxa"/>
            <w:gridSpan w:val="2"/>
            <w:tcBorders>
              <w:top w:val="single" w:sz="4" w:space="0" w:color="auto"/>
              <w:left w:val="single" w:sz="4" w:space="0" w:color="auto"/>
              <w:bottom w:val="single" w:sz="4" w:space="0" w:color="auto"/>
              <w:right w:val="single" w:sz="4" w:space="0" w:color="auto"/>
            </w:tcBorders>
            <w:shd w:val="clear" w:color="auto" w:fill="FBD4B4" w:themeFill="accent6" w:themeFillTint="66"/>
          </w:tcPr>
          <w:p w14:paraId="1ADF8DB4" w14:textId="3BE47F60" w:rsidR="00091AEC" w:rsidRPr="00844182" w:rsidRDefault="00091AEC">
            <w:pPr>
              <w:widowControl w:val="0"/>
              <w:pBdr>
                <w:top w:val="nil"/>
                <w:left w:val="nil"/>
                <w:bottom w:val="nil"/>
                <w:right w:val="nil"/>
                <w:between w:val="nil"/>
              </w:pBdr>
              <w:spacing w:after="0" w:line="240" w:lineRule="auto"/>
            </w:pPr>
            <w:r>
              <w:t>Write situations that can be represented by a given equation.</w:t>
            </w:r>
          </w:p>
        </w:tc>
      </w:tr>
      <w:tr w:rsidR="00EE092A" w14:paraId="76FCEC71" w14:textId="77777777" w:rsidTr="4A9E6A4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3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9710140" w14:textId="77777777" w:rsidR="00EE092A" w:rsidRPr="0067092A" w:rsidRDefault="00EE092A">
            <w:pPr>
              <w:spacing w:after="0" w:line="240" w:lineRule="auto"/>
              <w:jc w:val="center"/>
              <w:rPr>
                <w:b/>
              </w:rPr>
            </w:pPr>
            <w:r w:rsidRPr="0067092A">
              <w:rPr>
                <w:b/>
              </w:rPr>
              <w:t>Terminology</w:t>
            </w:r>
          </w:p>
        </w:tc>
        <w:tc>
          <w:tcPr>
            <w:tcW w:w="51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B382B2" w14:textId="77777777" w:rsidR="00EE092A" w:rsidRDefault="00EE092A">
            <w:pPr>
              <w:widowControl w:val="0"/>
              <w:pBdr>
                <w:top w:val="nil"/>
                <w:left w:val="nil"/>
                <w:bottom w:val="nil"/>
                <w:right w:val="nil"/>
                <w:between w:val="nil"/>
              </w:pBdr>
              <w:spacing w:after="0" w:line="240" w:lineRule="auto"/>
            </w:pPr>
          </w:p>
        </w:tc>
        <w:tc>
          <w:tcPr>
            <w:tcW w:w="3579"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DA9A142" w14:textId="77777777" w:rsidR="00EE092A" w:rsidRDefault="00EE092A">
            <w:pPr>
              <w:widowControl w:val="0"/>
              <w:pBdr>
                <w:top w:val="nil"/>
                <w:left w:val="nil"/>
                <w:bottom w:val="nil"/>
                <w:right w:val="nil"/>
                <w:between w:val="nil"/>
              </w:pBdr>
              <w:spacing w:after="0" w:line="240" w:lineRule="auto"/>
            </w:pPr>
          </w:p>
        </w:tc>
        <w:tc>
          <w:tcPr>
            <w:tcW w:w="4798" w:type="dxa"/>
            <w:tcBorders>
              <w:top w:val="single" w:sz="4" w:space="0" w:color="auto"/>
              <w:left w:val="single" w:sz="4" w:space="0" w:color="auto"/>
              <w:bottom w:val="single" w:sz="4" w:space="0" w:color="auto"/>
              <w:right w:val="single" w:sz="4" w:space="0" w:color="auto"/>
            </w:tcBorders>
          </w:tcPr>
          <w:p w14:paraId="5F9C3C76" w14:textId="77777777" w:rsidR="00EE092A" w:rsidRPr="00844182" w:rsidRDefault="00EE092A">
            <w:pPr>
              <w:widowControl w:val="0"/>
              <w:pBdr>
                <w:top w:val="nil"/>
                <w:left w:val="nil"/>
                <w:bottom w:val="nil"/>
                <w:right w:val="nil"/>
                <w:between w:val="nil"/>
              </w:pBdr>
              <w:spacing w:after="0" w:line="240" w:lineRule="auto"/>
              <w:rPr>
                <w:color w:val="FF0000"/>
              </w:rPr>
            </w:pPr>
          </w:p>
        </w:tc>
        <w:tc>
          <w:tcPr>
            <w:tcW w:w="9467" w:type="dxa"/>
            <w:gridSpan w:val="2"/>
            <w:tcBorders>
              <w:top w:val="single" w:sz="4" w:space="0" w:color="auto"/>
              <w:left w:val="single" w:sz="4" w:space="0" w:color="auto"/>
              <w:bottom w:val="single" w:sz="4" w:space="0" w:color="auto"/>
              <w:right w:val="single" w:sz="4" w:space="0" w:color="auto"/>
            </w:tcBorders>
          </w:tcPr>
          <w:p w14:paraId="07C872C2" w14:textId="77777777" w:rsidR="00EE092A" w:rsidRPr="00844182" w:rsidRDefault="00EE092A">
            <w:pPr>
              <w:widowControl w:val="0"/>
              <w:pBdr>
                <w:top w:val="nil"/>
                <w:left w:val="nil"/>
                <w:bottom w:val="nil"/>
                <w:right w:val="nil"/>
                <w:between w:val="nil"/>
              </w:pBdr>
              <w:spacing w:after="0" w:line="240" w:lineRule="auto"/>
              <w:rPr>
                <w:color w:val="FF0000"/>
              </w:rPr>
            </w:pPr>
          </w:p>
        </w:tc>
      </w:tr>
      <w:tr w:rsidR="00EE092A" w14:paraId="0AEFA0B4" w14:textId="77777777" w:rsidTr="4A9E6A4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3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007A46F" w14:textId="77777777" w:rsidR="00EE092A" w:rsidRPr="0067092A" w:rsidRDefault="00EE092A">
            <w:pPr>
              <w:spacing w:after="0" w:line="240" w:lineRule="auto"/>
              <w:jc w:val="center"/>
              <w:rPr>
                <w:b/>
              </w:rPr>
            </w:pPr>
            <w:r w:rsidRPr="0067092A">
              <w:rPr>
                <w:b/>
              </w:rPr>
              <w:t xml:space="preserve">Mathematical Models </w:t>
            </w:r>
          </w:p>
        </w:tc>
        <w:tc>
          <w:tcPr>
            <w:tcW w:w="51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C05BDC" w14:textId="1D4A750B" w:rsidR="00EE092A" w:rsidRDefault="00EE092A" w:rsidP="00542FE9">
            <w:pPr>
              <w:widowControl w:val="0"/>
              <w:spacing w:after="0" w:line="240" w:lineRule="auto"/>
            </w:pPr>
            <w:r>
              <w:t>Model: Equations.</w:t>
            </w:r>
          </w:p>
        </w:tc>
        <w:tc>
          <w:tcPr>
            <w:tcW w:w="3579"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A90D96B" w14:textId="77777777" w:rsidR="00EE092A" w:rsidRDefault="00EE092A">
            <w:pPr>
              <w:widowControl w:val="0"/>
              <w:spacing w:after="0" w:line="240" w:lineRule="auto"/>
            </w:pPr>
          </w:p>
        </w:tc>
        <w:tc>
          <w:tcPr>
            <w:tcW w:w="4798" w:type="dxa"/>
            <w:tcBorders>
              <w:top w:val="single" w:sz="4" w:space="0" w:color="auto"/>
              <w:left w:val="single" w:sz="4" w:space="0" w:color="auto"/>
              <w:bottom w:val="single" w:sz="4" w:space="0" w:color="auto"/>
              <w:right w:val="single" w:sz="4" w:space="0" w:color="auto"/>
            </w:tcBorders>
          </w:tcPr>
          <w:p w14:paraId="61F1B72F" w14:textId="77777777" w:rsidR="00EE092A" w:rsidRDefault="00EE092A">
            <w:pPr>
              <w:widowControl w:val="0"/>
              <w:spacing w:after="0" w:line="240" w:lineRule="auto"/>
            </w:pPr>
          </w:p>
        </w:tc>
        <w:tc>
          <w:tcPr>
            <w:tcW w:w="9467"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10D73B3" w14:textId="77777777" w:rsidR="00EE092A" w:rsidRDefault="00EE092A">
            <w:pPr>
              <w:widowControl w:val="0"/>
              <w:spacing w:after="0" w:line="240" w:lineRule="auto"/>
            </w:pPr>
          </w:p>
        </w:tc>
      </w:tr>
      <w:tr w:rsidR="00EE092A" w14:paraId="5F100ACC" w14:textId="77777777" w:rsidTr="4A9E6A4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3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5F4DC27" w14:textId="77777777" w:rsidR="00EE092A" w:rsidRPr="0067092A" w:rsidRDefault="00EE092A">
            <w:pPr>
              <w:spacing w:after="0" w:line="240" w:lineRule="auto"/>
              <w:jc w:val="center"/>
              <w:rPr>
                <w:b/>
              </w:rPr>
            </w:pPr>
            <w:r w:rsidRPr="0067092A">
              <w:rPr>
                <w:b/>
              </w:rPr>
              <w:t>Strategies</w:t>
            </w:r>
          </w:p>
        </w:tc>
        <w:tc>
          <w:tcPr>
            <w:tcW w:w="51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C58081" w14:textId="77777777" w:rsidR="009523E8" w:rsidRDefault="009523E8" w:rsidP="009523E8">
            <w:pPr>
              <w:spacing w:after="0" w:line="240" w:lineRule="auto"/>
            </w:pPr>
            <w:r w:rsidRPr="002E393A">
              <w:t>Use small contexts so the meaning of each term is explicit</w:t>
            </w:r>
          </w:p>
          <w:p w14:paraId="6E07AEDF" w14:textId="77777777" w:rsidR="00EE092A" w:rsidRDefault="00EE092A">
            <w:pPr>
              <w:widowControl w:val="0"/>
              <w:spacing w:after="0" w:line="240" w:lineRule="auto"/>
            </w:pPr>
          </w:p>
        </w:tc>
        <w:tc>
          <w:tcPr>
            <w:tcW w:w="3579"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7CC954D" w14:textId="600578BB" w:rsidR="00EE092A" w:rsidRDefault="00EE092A">
            <w:pPr>
              <w:widowControl w:val="0"/>
              <w:spacing w:after="0" w:line="240" w:lineRule="auto"/>
            </w:pPr>
          </w:p>
        </w:tc>
        <w:tc>
          <w:tcPr>
            <w:tcW w:w="4798" w:type="dxa"/>
            <w:tcBorders>
              <w:top w:val="single" w:sz="4" w:space="0" w:color="auto"/>
              <w:left w:val="single" w:sz="4" w:space="0" w:color="auto"/>
              <w:bottom w:val="single" w:sz="4" w:space="0" w:color="auto"/>
              <w:right w:val="single" w:sz="4" w:space="0" w:color="auto"/>
            </w:tcBorders>
          </w:tcPr>
          <w:p w14:paraId="3E888137" w14:textId="77777777" w:rsidR="00EE092A" w:rsidRDefault="00EE092A">
            <w:pPr>
              <w:widowControl w:val="0"/>
              <w:spacing w:after="0" w:line="240" w:lineRule="auto"/>
            </w:pPr>
          </w:p>
        </w:tc>
        <w:tc>
          <w:tcPr>
            <w:tcW w:w="9467"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5D1F772" w14:textId="77777777" w:rsidR="00EE092A" w:rsidRDefault="00EE092A">
            <w:pPr>
              <w:widowControl w:val="0"/>
              <w:spacing w:after="0" w:line="240" w:lineRule="auto"/>
            </w:pPr>
          </w:p>
        </w:tc>
      </w:tr>
      <w:tr w:rsidR="00EE092A" w14:paraId="70B390DB" w14:textId="77777777" w:rsidTr="4A9E6A4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3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57B1E10" w14:textId="77777777" w:rsidR="00EE092A" w:rsidRPr="002347B9" w:rsidRDefault="00EE092A">
            <w:pPr>
              <w:spacing w:after="0" w:line="240" w:lineRule="auto"/>
              <w:jc w:val="center"/>
              <w:rPr>
                <w:b/>
              </w:rPr>
            </w:pPr>
            <w:r w:rsidRPr="0067092A">
              <w:rPr>
                <w:b/>
              </w:rPr>
              <w:t>Specifications</w:t>
            </w:r>
          </w:p>
        </w:tc>
        <w:tc>
          <w:tcPr>
            <w:tcW w:w="51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2ED629" w14:textId="77777777" w:rsidR="00EE092A" w:rsidRDefault="00EE092A">
            <w:pPr>
              <w:widowControl w:val="0"/>
              <w:pBdr>
                <w:top w:val="nil"/>
                <w:left w:val="nil"/>
                <w:bottom w:val="nil"/>
                <w:right w:val="nil"/>
                <w:between w:val="nil"/>
              </w:pBdr>
              <w:spacing w:after="0" w:line="240" w:lineRule="auto"/>
            </w:pPr>
          </w:p>
        </w:tc>
        <w:tc>
          <w:tcPr>
            <w:tcW w:w="3579"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CDAB4F1" w14:textId="15462047" w:rsidR="00EE092A" w:rsidRDefault="00EE092A">
            <w:pPr>
              <w:widowControl w:val="0"/>
              <w:pBdr>
                <w:top w:val="nil"/>
                <w:left w:val="nil"/>
                <w:bottom w:val="nil"/>
                <w:right w:val="nil"/>
                <w:between w:val="nil"/>
              </w:pBdr>
              <w:spacing w:after="0" w:line="240" w:lineRule="auto"/>
            </w:pPr>
          </w:p>
        </w:tc>
        <w:tc>
          <w:tcPr>
            <w:tcW w:w="4798" w:type="dxa"/>
            <w:tcBorders>
              <w:top w:val="single" w:sz="4" w:space="0" w:color="auto"/>
              <w:left w:val="single" w:sz="4" w:space="0" w:color="auto"/>
              <w:bottom w:val="single" w:sz="4" w:space="0" w:color="auto"/>
              <w:right w:val="single" w:sz="4" w:space="0" w:color="auto"/>
            </w:tcBorders>
          </w:tcPr>
          <w:p w14:paraId="2D5C576C" w14:textId="3E5111A5" w:rsidR="00EE092A" w:rsidRDefault="00EE092A">
            <w:pPr>
              <w:widowControl w:val="0"/>
              <w:pBdr>
                <w:top w:val="nil"/>
                <w:left w:val="nil"/>
                <w:bottom w:val="nil"/>
                <w:right w:val="nil"/>
                <w:between w:val="nil"/>
              </w:pBdr>
              <w:spacing w:after="0" w:line="240" w:lineRule="auto"/>
            </w:pPr>
          </w:p>
        </w:tc>
        <w:tc>
          <w:tcPr>
            <w:tcW w:w="9467"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A9283DB" w14:textId="77777777" w:rsidR="00EE092A" w:rsidRDefault="00EE092A">
            <w:pPr>
              <w:widowControl w:val="0"/>
              <w:pBdr>
                <w:top w:val="nil"/>
                <w:left w:val="nil"/>
                <w:bottom w:val="nil"/>
                <w:right w:val="nil"/>
                <w:between w:val="nil"/>
              </w:pBdr>
              <w:spacing w:after="0" w:line="240" w:lineRule="auto"/>
            </w:pPr>
          </w:p>
        </w:tc>
      </w:tr>
      <w:tr w:rsidR="00EE092A" w14:paraId="677C3DB3" w14:textId="77777777" w:rsidTr="4A9E6A4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3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3C9066A" w14:textId="77777777" w:rsidR="00EE092A" w:rsidRPr="0067092A" w:rsidRDefault="00EE092A">
            <w:pPr>
              <w:spacing w:after="0" w:line="240" w:lineRule="auto"/>
              <w:jc w:val="center"/>
              <w:rPr>
                <w:b/>
              </w:rPr>
            </w:pPr>
            <w:r w:rsidRPr="0067092A">
              <w:rPr>
                <w:b/>
              </w:rPr>
              <w:t>Leaves to Include</w:t>
            </w:r>
          </w:p>
        </w:tc>
        <w:tc>
          <w:tcPr>
            <w:tcW w:w="51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CACBA1" w14:textId="1AF2EC62" w:rsidR="00EE092A" w:rsidRDefault="008D536B" w:rsidP="00941CFD">
            <w:pPr>
              <w:pStyle w:val="ListParagraph"/>
              <w:numPr>
                <w:ilvl w:val="0"/>
                <w:numId w:val="4"/>
              </w:numPr>
              <w:spacing w:after="0" w:line="240" w:lineRule="auto"/>
              <w:ind w:left="352"/>
            </w:pPr>
            <w:r>
              <w:t>Given a situation and an answer, write an equation</w:t>
            </w:r>
          </w:p>
        </w:tc>
        <w:tc>
          <w:tcPr>
            <w:tcW w:w="3579"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BF2B62F" w14:textId="77777777" w:rsidR="00EE092A" w:rsidRDefault="00EE092A">
            <w:pPr>
              <w:widowControl w:val="0"/>
              <w:spacing w:after="0" w:line="240" w:lineRule="auto"/>
            </w:pPr>
          </w:p>
        </w:tc>
        <w:tc>
          <w:tcPr>
            <w:tcW w:w="4798" w:type="dxa"/>
            <w:tcBorders>
              <w:top w:val="single" w:sz="4" w:space="0" w:color="auto"/>
              <w:left w:val="single" w:sz="4" w:space="0" w:color="auto"/>
              <w:bottom w:val="single" w:sz="4" w:space="0" w:color="auto"/>
              <w:right w:val="single" w:sz="4" w:space="0" w:color="auto"/>
            </w:tcBorders>
          </w:tcPr>
          <w:p w14:paraId="4943E29E" w14:textId="77777777" w:rsidR="00EE092A" w:rsidRDefault="00EE092A">
            <w:pPr>
              <w:widowControl w:val="0"/>
              <w:spacing w:after="0" w:line="240" w:lineRule="auto"/>
            </w:pPr>
          </w:p>
        </w:tc>
        <w:tc>
          <w:tcPr>
            <w:tcW w:w="9467"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C59B46B" w14:textId="505D2FF0" w:rsidR="00EE092A" w:rsidRDefault="008D536B" w:rsidP="00941CFD">
            <w:pPr>
              <w:pStyle w:val="ListParagraph"/>
              <w:numPr>
                <w:ilvl w:val="0"/>
                <w:numId w:val="4"/>
              </w:numPr>
              <w:spacing w:after="0" w:line="240" w:lineRule="auto"/>
              <w:ind w:left="352"/>
            </w:pPr>
            <w:r>
              <w:t>Write situations to match equations</w:t>
            </w:r>
          </w:p>
        </w:tc>
      </w:tr>
      <w:tr w:rsidR="00EE092A" w14:paraId="1A997F2B" w14:textId="77777777" w:rsidTr="4A9E6A4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3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457DAF7" w14:textId="77777777" w:rsidR="00EE092A" w:rsidRPr="0067092A" w:rsidRDefault="00EE092A">
            <w:pPr>
              <w:spacing w:after="0" w:line="240" w:lineRule="auto"/>
              <w:jc w:val="center"/>
              <w:rPr>
                <w:b/>
              </w:rPr>
            </w:pPr>
            <w:r w:rsidRPr="0067092A">
              <w:rPr>
                <w:b/>
              </w:rPr>
              <w:t>Considerations</w:t>
            </w:r>
          </w:p>
        </w:tc>
        <w:tc>
          <w:tcPr>
            <w:tcW w:w="51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067EBE" w14:textId="3CC60CFB" w:rsidR="00EE092A" w:rsidRDefault="00686F22" w:rsidP="001F5AF6">
            <w:pPr>
              <w:widowControl w:val="0"/>
              <w:spacing w:after="0" w:line="240" w:lineRule="auto"/>
            </w:pPr>
            <w:r>
              <w:t>Percent increase/decrease problems are nice ways to highlight distributive property</w:t>
            </w:r>
            <w:r w:rsidR="007A67EA">
              <w:br/>
            </w:r>
            <w:r w:rsidR="007A67EA">
              <w:br/>
              <w:t>(total price) = (cost)*(amount) are nice problems too – the unknown can be moved around!</w:t>
            </w:r>
          </w:p>
        </w:tc>
        <w:tc>
          <w:tcPr>
            <w:tcW w:w="3579"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079C93C" w14:textId="77777777" w:rsidR="008D536B" w:rsidRDefault="008D536B" w:rsidP="00941CFD">
            <w:pPr>
              <w:pStyle w:val="ListParagraph"/>
              <w:numPr>
                <w:ilvl w:val="0"/>
                <w:numId w:val="4"/>
              </w:numPr>
              <w:spacing w:after="0" w:line="240" w:lineRule="auto"/>
              <w:ind w:left="352"/>
            </w:pPr>
            <w:r w:rsidRPr="4A9E6A4B">
              <w:rPr>
                <w:lang w:val="en-US"/>
              </w:rPr>
              <w:t>Identify units/quantities</w:t>
            </w:r>
          </w:p>
          <w:p w14:paraId="393926BA" w14:textId="77777777" w:rsidR="00EE092A" w:rsidRDefault="00EE092A">
            <w:pPr>
              <w:widowControl w:val="0"/>
              <w:spacing w:after="0" w:line="240" w:lineRule="auto"/>
            </w:pPr>
          </w:p>
        </w:tc>
        <w:tc>
          <w:tcPr>
            <w:tcW w:w="4798" w:type="dxa"/>
            <w:tcBorders>
              <w:top w:val="single" w:sz="4" w:space="0" w:color="auto"/>
              <w:left w:val="single" w:sz="4" w:space="0" w:color="auto"/>
              <w:bottom w:val="single" w:sz="4" w:space="0" w:color="auto"/>
              <w:right w:val="single" w:sz="4" w:space="0" w:color="auto"/>
            </w:tcBorders>
          </w:tcPr>
          <w:p w14:paraId="608F7008" w14:textId="77777777" w:rsidR="00EE092A" w:rsidRDefault="00EE092A">
            <w:pPr>
              <w:spacing w:after="0" w:line="240" w:lineRule="auto"/>
            </w:pPr>
          </w:p>
        </w:tc>
        <w:tc>
          <w:tcPr>
            <w:tcW w:w="9467"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9C9C12A" w14:textId="77777777" w:rsidR="00EE092A" w:rsidRDefault="00EE092A">
            <w:pPr>
              <w:spacing w:after="0" w:line="240" w:lineRule="auto"/>
            </w:pPr>
          </w:p>
        </w:tc>
      </w:tr>
      <w:tr w:rsidR="00EE092A" w14:paraId="32C078D4" w14:textId="77777777" w:rsidTr="4A9E6A4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3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DB04C4C" w14:textId="77777777" w:rsidR="00EE092A" w:rsidRPr="0067092A" w:rsidRDefault="00EE092A">
            <w:pPr>
              <w:spacing w:after="0" w:line="240" w:lineRule="auto"/>
              <w:jc w:val="center"/>
              <w:rPr>
                <w:b/>
                <w:i/>
              </w:rPr>
            </w:pPr>
            <w:r w:rsidRPr="0067092A">
              <w:rPr>
                <w:b/>
              </w:rPr>
              <w:t>Required Skills/Cases</w:t>
            </w:r>
          </w:p>
        </w:tc>
        <w:tc>
          <w:tcPr>
            <w:tcW w:w="51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85C762" w14:textId="2F25F4A8" w:rsidR="00EE092A" w:rsidRPr="00BE4AA3" w:rsidRDefault="00E721C5">
            <w:pPr>
              <w:widowControl w:val="0"/>
              <w:spacing w:after="0" w:line="240" w:lineRule="auto"/>
            </w:pPr>
            <w:r w:rsidRPr="00E721C5">
              <w:rPr>
                <w:color w:val="FF0000"/>
                <w:shd w:val="clear" w:color="auto" w:fill="FFFF00"/>
              </w:rPr>
              <w:t>See Equation Cases and Number Restrictions</w:t>
            </w:r>
          </w:p>
        </w:tc>
        <w:tc>
          <w:tcPr>
            <w:tcW w:w="3579"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6DF9BC34" w14:textId="77777777" w:rsidR="00EE092A" w:rsidRDefault="00E721C5">
            <w:pPr>
              <w:widowControl w:val="0"/>
              <w:spacing w:after="0" w:line="240" w:lineRule="auto"/>
              <w:rPr>
                <w:color w:val="FF0000"/>
                <w:shd w:val="clear" w:color="auto" w:fill="FFFF00"/>
              </w:rPr>
            </w:pPr>
            <w:r w:rsidRPr="00E721C5">
              <w:rPr>
                <w:color w:val="FF0000"/>
                <w:shd w:val="clear" w:color="auto" w:fill="FFFF00"/>
              </w:rPr>
              <w:t>See Equation Cases and Number Restrictions</w:t>
            </w:r>
          </w:p>
          <w:p w14:paraId="02FA3868" w14:textId="77777777" w:rsidR="00B755F3" w:rsidRDefault="00B755F3">
            <w:pPr>
              <w:widowControl w:val="0"/>
              <w:spacing w:after="0" w:line="240" w:lineRule="auto"/>
              <w:rPr>
                <w:color w:val="FF0000"/>
                <w:shd w:val="clear" w:color="auto" w:fill="FFFF00"/>
              </w:rPr>
            </w:pPr>
          </w:p>
          <w:p w14:paraId="13E3F2B6" w14:textId="77777777" w:rsidR="003B574D" w:rsidRPr="00B34AA3" w:rsidRDefault="003B574D" w:rsidP="003B574D">
            <w:pPr>
              <w:widowControl w:val="0"/>
              <w:spacing w:after="0" w:line="240" w:lineRule="auto"/>
              <w:rPr>
                <w:b/>
                <w:bCs/>
              </w:rPr>
            </w:pPr>
            <w:r w:rsidRPr="00B34AA3">
              <w:rPr>
                <w:b/>
                <w:bCs/>
              </w:rPr>
              <w:t>Skills</w:t>
            </w:r>
          </w:p>
          <w:p w14:paraId="4E2AA55C" w14:textId="77777777" w:rsidR="003B574D" w:rsidRDefault="003B574D" w:rsidP="004C46E5">
            <w:pPr>
              <w:pStyle w:val="ListParagraph"/>
              <w:widowControl w:val="0"/>
              <w:numPr>
                <w:ilvl w:val="0"/>
                <w:numId w:val="13"/>
              </w:numPr>
              <w:spacing w:after="0" w:line="240" w:lineRule="auto"/>
              <w:ind w:left="271" w:hanging="271"/>
            </w:pPr>
            <w:r w:rsidRPr="4A9E6A4B">
              <w:rPr>
                <w:lang w:val="en-US"/>
              </w:rPr>
              <w:t>Given a solution, determine what it represents in a situation.</w:t>
            </w:r>
          </w:p>
          <w:p w14:paraId="2AE2E4A5" w14:textId="7E0B19A0" w:rsidR="00B916E8" w:rsidRPr="00BE4AA3" w:rsidRDefault="00B916E8" w:rsidP="004C46E5">
            <w:pPr>
              <w:pStyle w:val="ListParagraph"/>
              <w:widowControl w:val="0"/>
              <w:numPr>
                <w:ilvl w:val="0"/>
                <w:numId w:val="13"/>
              </w:numPr>
              <w:spacing w:after="0" w:line="240" w:lineRule="auto"/>
              <w:ind w:left="271" w:hanging="271"/>
            </w:pPr>
            <w:r w:rsidRPr="4A9E6A4B">
              <w:rPr>
                <w:lang w:val="en-US"/>
              </w:rPr>
              <w:t xml:space="preserve">After writing and solving an equation given a situation, determine what the solution represents in the situation. </w:t>
            </w:r>
          </w:p>
          <w:p w14:paraId="243EB772" w14:textId="655B6D91" w:rsidR="00B755F3" w:rsidRPr="00BE4AA3" w:rsidRDefault="00B755F3" w:rsidP="003B574D">
            <w:pPr>
              <w:widowControl w:val="0"/>
              <w:spacing w:after="0" w:line="240" w:lineRule="auto"/>
            </w:pPr>
          </w:p>
        </w:tc>
        <w:tc>
          <w:tcPr>
            <w:tcW w:w="4798" w:type="dxa"/>
            <w:tcBorders>
              <w:top w:val="single" w:sz="4" w:space="0" w:color="auto"/>
              <w:left w:val="single" w:sz="4" w:space="0" w:color="auto"/>
              <w:bottom w:val="single" w:sz="4" w:space="0" w:color="auto"/>
              <w:right w:val="single" w:sz="4" w:space="0" w:color="auto"/>
            </w:tcBorders>
          </w:tcPr>
          <w:p w14:paraId="151056C6" w14:textId="7AC581F2" w:rsidR="00EE092A" w:rsidRDefault="00E721C5">
            <w:pPr>
              <w:widowControl w:val="0"/>
              <w:spacing w:after="0" w:line="240" w:lineRule="auto"/>
            </w:pPr>
            <w:r w:rsidRPr="00E721C5">
              <w:rPr>
                <w:color w:val="FF0000"/>
                <w:shd w:val="clear" w:color="auto" w:fill="FFFF00"/>
              </w:rPr>
              <w:t>See Equation Cases and Number Restrictions</w:t>
            </w:r>
          </w:p>
        </w:tc>
        <w:tc>
          <w:tcPr>
            <w:tcW w:w="9467"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8A8FC67" w14:textId="77777777" w:rsidR="00EE092A" w:rsidRPr="00844182" w:rsidRDefault="00CF3373">
            <w:pPr>
              <w:widowControl w:val="0"/>
              <w:spacing w:after="0" w:line="240" w:lineRule="auto"/>
              <w:rPr>
                <w:color w:val="FF0000"/>
                <w:shd w:val="clear" w:color="auto" w:fill="FFFF00"/>
              </w:rPr>
            </w:pPr>
            <w:r w:rsidRPr="00E721C5">
              <w:rPr>
                <w:color w:val="FF0000"/>
                <w:shd w:val="clear" w:color="auto" w:fill="FFFF00"/>
              </w:rPr>
              <w:t>See Equation Cases and Number Restrictions</w:t>
            </w:r>
          </w:p>
          <w:p w14:paraId="2A90A192" w14:textId="77777777" w:rsidR="00A071AE" w:rsidRPr="00844182" w:rsidRDefault="00A071AE" w:rsidP="00A071AE">
            <w:pPr>
              <w:spacing w:after="0" w:line="240" w:lineRule="auto"/>
            </w:pPr>
          </w:p>
          <w:p w14:paraId="6BAC483B" w14:textId="77777777" w:rsidR="00A071AE" w:rsidRPr="00844182" w:rsidRDefault="00A071AE" w:rsidP="00A071AE">
            <w:pPr>
              <w:pStyle w:val="ListParagraph"/>
              <w:numPr>
                <w:ilvl w:val="3"/>
                <w:numId w:val="1"/>
              </w:numPr>
              <w:spacing w:after="0" w:line="240" w:lineRule="auto"/>
              <w:ind w:left="346" w:hanging="270"/>
            </w:pPr>
            <w:r w:rsidRPr="00844182">
              <w:t>Write situations to match equations</w:t>
            </w:r>
          </w:p>
          <w:p w14:paraId="4385499C" w14:textId="77777777" w:rsidR="00A071AE" w:rsidRPr="00844182" w:rsidRDefault="00A071AE" w:rsidP="00A071AE">
            <w:pPr>
              <w:pStyle w:val="ListParagraph"/>
              <w:numPr>
                <w:ilvl w:val="3"/>
                <w:numId w:val="1"/>
              </w:numPr>
              <w:spacing w:after="0" w:line="240" w:lineRule="auto"/>
              <w:ind w:left="346" w:hanging="270"/>
            </w:pPr>
            <w:r w:rsidRPr="00844182">
              <w:t>Write equations to match situations</w:t>
            </w:r>
          </w:p>
          <w:p w14:paraId="735422CF" w14:textId="0F40C9AA" w:rsidR="00A071AE" w:rsidRPr="00844182" w:rsidRDefault="00A071AE" w:rsidP="00A071AE">
            <w:pPr>
              <w:pStyle w:val="ListParagraph"/>
              <w:numPr>
                <w:ilvl w:val="3"/>
                <w:numId w:val="1"/>
              </w:numPr>
              <w:spacing w:after="0" w:line="240" w:lineRule="auto"/>
              <w:ind w:left="346" w:hanging="270"/>
            </w:pPr>
            <w:r w:rsidRPr="00844182">
              <w:t>Given a situation and an answer, write an equation</w:t>
            </w:r>
          </w:p>
          <w:p w14:paraId="2EDDB2E9" w14:textId="731761B4" w:rsidR="00EE092A" w:rsidRDefault="00EE092A">
            <w:pPr>
              <w:widowControl w:val="0"/>
              <w:spacing w:after="0" w:line="240" w:lineRule="auto"/>
            </w:pPr>
          </w:p>
        </w:tc>
      </w:tr>
      <w:tr w:rsidR="00EE092A" w14:paraId="6BAE3F50" w14:textId="77777777" w:rsidTr="4A9E6A4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3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CE81B82" w14:textId="77777777" w:rsidR="00EE092A" w:rsidRPr="0067092A" w:rsidRDefault="00EE092A">
            <w:pPr>
              <w:spacing w:after="0" w:line="240" w:lineRule="auto"/>
              <w:jc w:val="center"/>
              <w:rPr>
                <w:b/>
              </w:rPr>
            </w:pPr>
            <w:r w:rsidRPr="0067092A">
              <w:rPr>
                <w:b/>
              </w:rPr>
              <w:t>Misconceptions</w:t>
            </w:r>
          </w:p>
        </w:tc>
        <w:tc>
          <w:tcPr>
            <w:tcW w:w="51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126E9C" w14:textId="77777777" w:rsidR="00EE092A" w:rsidRDefault="00EE092A">
            <w:pPr>
              <w:widowControl w:val="0"/>
              <w:pBdr>
                <w:top w:val="nil"/>
                <w:left w:val="nil"/>
                <w:bottom w:val="nil"/>
                <w:right w:val="nil"/>
                <w:between w:val="nil"/>
              </w:pBdr>
              <w:spacing w:after="0" w:line="240" w:lineRule="auto"/>
              <w:ind w:left="360" w:hanging="360"/>
            </w:pPr>
            <w:r>
              <w:t>Multiplicative vs additive relationships</w:t>
            </w:r>
          </w:p>
          <w:p w14:paraId="5BACEF27" w14:textId="6D82EAAF" w:rsidR="00EE092A" w:rsidRDefault="00EE092A">
            <w:pPr>
              <w:widowControl w:val="0"/>
              <w:pBdr>
                <w:top w:val="nil"/>
                <w:left w:val="nil"/>
                <w:bottom w:val="nil"/>
                <w:right w:val="nil"/>
                <w:between w:val="nil"/>
              </w:pBdr>
              <w:spacing w:after="0" w:line="240" w:lineRule="auto"/>
              <w:ind w:left="360" w:hanging="360"/>
            </w:pPr>
          </w:p>
          <w:p w14:paraId="72A753BA" w14:textId="7720A486" w:rsidR="00EE092A" w:rsidRDefault="00007A7B" w:rsidP="4A9E6A4B">
            <w:pPr>
              <w:widowControl w:val="0"/>
              <w:pBdr>
                <w:top w:val="nil"/>
                <w:left w:val="nil"/>
                <w:bottom w:val="nil"/>
                <w:right w:val="nil"/>
                <w:between w:val="nil"/>
              </w:pBdr>
              <w:spacing w:after="0" w:line="240" w:lineRule="auto"/>
              <w:ind w:left="-31" w:firstLine="31"/>
            </w:pPr>
            <w:r w:rsidRPr="4A9E6A4B">
              <w:rPr>
                <w:lang w:val="en-US"/>
              </w:rPr>
              <w:t xml:space="preserve">Recognizing </w:t>
            </w:r>
            <w:r w:rsidR="00EE092A" w:rsidRPr="4A9E6A4B">
              <w:rPr>
                <w:lang w:val="en-US"/>
              </w:rPr>
              <w:t>Equivalent equations</w:t>
            </w:r>
            <w:r w:rsidR="00F757BC" w:rsidRPr="4A9E6A4B">
              <w:rPr>
                <w:lang w:val="en-US"/>
              </w:rPr>
              <w:t xml:space="preserve"> such as </w:t>
            </w:r>
            <w:r w:rsidR="00EE092A" w:rsidRPr="4A9E6A4B">
              <w:rPr>
                <w:lang w:val="en-US"/>
              </w:rPr>
              <w:t xml:space="preserve">X+9=15, 9+x=15; 15=x+9; and 15=9+x </w:t>
            </w:r>
            <w:r w:rsidR="00F757BC" w:rsidRPr="4A9E6A4B">
              <w:rPr>
                <w:lang w:val="en-US"/>
              </w:rPr>
              <w:t>can all represent the situation</w:t>
            </w:r>
          </w:p>
        </w:tc>
        <w:tc>
          <w:tcPr>
            <w:tcW w:w="3579"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8440BDF" w14:textId="77777777" w:rsidR="00EE092A" w:rsidRDefault="00EE092A">
            <w:pPr>
              <w:widowControl w:val="0"/>
              <w:pBdr>
                <w:top w:val="nil"/>
                <w:left w:val="nil"/>
                <w:bottom w:val="nil"/>
                <w:right w:val="nil"/>
                <w:between w:val="nil"/>
              </w:pBdr>
              <w:spacing w:after="0" w:line="240" w:lineRule="auto"/>
            </w:pPr>
          </w:p>
        </w:tc>
        <w:tc>
          <w:tcPr>
            <w:tcW w:w="4798" w:type="dxa"/>
            <w:tcBorders>
              <w:top w:val="single" w:sz="4" w:space="0" w:color="auto"/>
              <w:left w:val="single" w:sz="4" w:space="0" w:color="auto"/>
              <w:bottom w:val="single" w:sz="4" w:space="0" w:color="auto"/>
              <w:right w:val="single" w:sz="4" w:space="0" w:color="auto"/>
            </w:tcBorders>
          </w:tcPr>
          <w:p w14:paraId="058822E3" w14:textId="77777777" w:rsidR="00EE092A" w:rsidRDefault="00EE092A">
            <w:pPr>
              <w:widowControl w:val="0"/>
              <w:pBdr>
                <w:top w:val="nil"/>
                <w:left w:val="nil"/>
                <w:bottom w:val="nil"/>
                <w:right w:val="nil"/>
                <w:between w:val="nil"/>
              </w:pBdr>
              <w:spacing w:after="0" w:line="240" w:lineRule="auto"/>
            </w:pPr>
          </w:p>
        </w:tc>
        <w:tc>
          <w:tcPr>
            <w:tcW w:w="9467"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2AF0CC5" w14:textId="77777777" w:rsidR="00EE092A" w:rsidRDefault="00EE092A">
            <w:pPr>
              <w:widowControl w:val="0"/>
              <w:pBdr>
                <w:top w:val="nil"/>
                <w:left w:val="nil"/>
                <w:bottom w:val="nil"/>
                <w:right w:val="nil"/>
                <w:between w:val="nil"/>
              </w:pBdr>
              <w:spacing w:after="0" w:line="240" w:lineRule="auto"/>
            </w:pPr>
          </w:p>
        </w:tc>
      </w:tr>
      <w:tr w:rsidR="00EE092A" w14:paraId="4D884679" w14:textId="77777777" w:rsidTr="4A9E6A4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3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6BFDEFE" w14:textId="77777777" w:rsidR="00EE092A" w:rsidRPr="0067092A" w:rsidRDefault="00EE092A" w:rsidP="4A9E6A4B">
            <w:pPr>
              <w:spacing w:after="0" w:line="240" w:lineRule="auto"/>
              <w:jc w:val="center"/>
              <w:rPr>
                <w:b/>
                <w:bCs/>
                <w:lang w:val="en-US"/>
              </w:rPr>
            </w:pPr>
            <w:r w:rsidRPr="4A9E6A4B">
              <w:rPr>
                <w:b/>
                <w:bCs/>
                <w:lang w:val="en-US"/>
              </w:rPr>
              <w:t>Existing Product Reference, if any</w:t>
            </w:r>
          </w:p>
        </w:tc>
        <w:tc>
          <w:tcPr>
            <w:tcW w:w="51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362ADA" w14:textId="77777777" w:rsidR="00EE092A" w:rsidRDefault="002C5486">
            <w:pPr>
              <w:widowControl w:val="0"/>
              <w:spacing w:after="0" w:line="240" w:lineRule="auto"/>
            </w:pPr>
            <w:r>
              <w:t xml:space="preserve">G6M4L17 problem 9 is matching </w:t>
            </w:r>
            <w:r w:rsidR="00C129B7">
              <w:t>situations to equation</w:t>
            </w:r>
          </w:p>
          <w:p w14:paraId="2AC20145" w14:textId="77777777" w:rsidR="00A064C6" w:rsidRDefault="00A064C6">
            <w:pPr>
              <w:widowControl w:val="0"/>
              <w:spacing w:after="0" w:line="240" w:lineRule="auto"/>
            </w:pPr>
            <w:r>
              <w:t>G6M4L21 Problem 5</w:t>
            </w:r>
          </w:p>
          <w:p w14:paraId="186AB3D6" w14:textId="77777777" w:rsidR="008F2411" w:rsidRDefault="008F2411">
            <w:pPr>
              <w:widowControl w:val="0"/>
              <w:spacing w:after="0" w:line="240" w:lineRule="auto"/>
            </w:pPr>
            <w:r>
              <w:t>G</w:t>
            </w:r>
            <w:r w:rsidR="0036728D">
              <w:t>6</w:t>
            </w:r>
            <w:r>
              <w:t>M4L24 Fluency</w:t>
            </w:r>
            <w:r w:rsidR="002F18D1">
              <w:t xml:space="preserve"> (revise to one variable equations/situations)</w:t>
            </w:r>
          </w:p>
          <w:p w14:paraId="5081DCB4" w14:textId="77777777" w:rsidR="002B16BE" w:rsidRDefault="002B16BE" w:rsidP="002B16BE">
            <w:pPr>
              <w:pStyle w:val="CommentText"/>
            </w:pPr>
            <w:r w:rsidRPr="002B16BE">
              <w:t>G8 M4 Lesson 4 Learn 1 and Learn 2</w:t>
            </w:r>
          </w:p>
          <w:p w14:paraId="20FCB591" w14:textId="77777777" w:rsidR="002B16BE" w:rsidRDefault="002B16BE" w:rsidP="002B16BE">
            <w:pPr>
              <w:pStyle w:val="CommentText"/>
            </w:pPr>
            <w:r>
              <w:t>G8 M4 L10 Launch (interpreting an equation in context)</w:t>
            </w:r>
          </w:p>
          <w:p w14:paraId="19CE3CCB" w14:textId="77777777" w:rsidR="002B16BE" w:rsidRDefault="002B16BE" w:rsidP="002B16BE">
            <w:pPr>
              <w:pStyle w:val="CommentText"/>
            </w:pPr>
            <w:r>
              <w:t>G8 M4 L10 Learn: Solving Real-World Problems</w:t>
            </w:r>
          </w:p>
          <w:p w14:paraId="2F228DDE" w14:textId="17FEE54E" w:rsidR="002B16BE" w:rsidRDefault="002B16BE" w:rsidP="002B16BE">
            <w:pPr>
              <w:widowControl w:val="0"/>
              <w:spacing w:after="0" w:line="240" w:lineRule="auto"/>
            </w:pPr>
            <w:r>
              <w:t xml:space="preserve">A1 M1 L11 Learns: School Choir and Writing and </w:t>
            </w:r>
            <w:r>
              <w:lastRenderedPageBreak/>
              <w:t>Solving Equations</w:t>
            </w:r>
          </w:p>
        </w:tc>
        <w:tc>
          <w:tcPr>
            <w:tcW w:w="3579"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8AFA599" w14:textId="77777777" w:rsidR="002B16BE" w:rsidRDefault="002B16BE" w:rsidP="002B16BE">
            <w:pPr>
              <w:pStyle w:val="CommentText"/>
            </w:pPr>
            <w:r w:rsidRPr="002B16BE">
              <w:lastRenderedPageBreak/>
              <w:t>G8 M4 Lesson 4 Learn 1 and Learn 2</w:t>
            </w:r>
          </w:p>
          <w:p w14:paraId="7570A443" w14:textId="77777777" w:rsidR="002B16BE" w:rsidRDefault="002B16BE" w:rsidP="002B16BE">
            <w:pPr>
              <w:pStyle w:val="CommentText"/>
            </w:pPr>
            <w:r>
              <w:t>G8 M4 L10 Launch (interpreting an equation in context)</w:t>
            </w:r>
          </w:p>
          <w:p w14:paraId="7D5A9BB1" w14:textId="77777777" w:rsidR="002B16BE" w:rsidRDefault="002B16BE" w:rsidP="002B16BE">
            <w:pPr>
              <w:pStyle w:val="CommentText"/>
            </w:pPr>
            <w:r>
              <w:t>G8 M4 L10 Learn: Solving Real-World Problems</w:t>
            </w:r>
          </w:p>
          <w:p w14:paraId="5BA93D43" w14:textId="1813D129" w:rsidR="00EE092A" w:rsidRDefault="002B16BE" w:rsidP="002B16BE">
            <w:pPr>
              <w:widowControl w:val="0"/>
              <w:pBdr>
                <w:top w:val="nil"/>
                <w:left w:val="nil"/>
                <w:bottom w:val="nil"/>
                <w:right w:val="nil"/>
                <w:between w:val="nil"/>
              </w:pBdr>
              <w:spacing w:after="0" w:line="240" w:lineRule="auto"/>
            </w:pPr>
            <w:r>
              <w:t>A1 M1 L11 Learns: School Choir and Writing and Solving Equations</w:t>
            </w:r>
          </w:p>
        </w:tc>
        <w:tc>
          <w:tcPr>
            <w:tcW w:w="4798" w:type="dxa"/>
            <w:tcBorders>
              <w:top w:val="single" w:sz="4" w:space="0" w:color="auto"/>
              <w:left w:val="single" w:sz="4" w:space="0" w:color="auto"/>
              <w:bottom w:val="single" w:sz="4" w:space="0" w:color="auto"/>
              <w:right w:val="single" w:sz="4" w:space="0" w:color="auto"/>
            </w:tcBorders>
          </w:tcPr>
          <w:p w14:paraId="06A0155A" w14:textId="77777777" w:rsidR="00EE092A" w:rsidRDefault="00EE092A">
            <w:pPr>
              <w:widowControl w:val="0"/>
              <w:pBdr>
                <w:top w:val="nil"/>
                <w:left w:val="nil"/>
                <w:bottom w:val="nil"/>
                <w:right w:val="nil"/>
                <w:between w:val="nil"/>
              </w:pBdr>
              <w:spacing w:after="0" w:line="240" w:lineRule="auto"/>
            </w:pPr>
          </w:p>
        </w:tc>
        <w:tc>
          <w:tcPr>
            <w:tcW w:w="9467"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13F4E9F" w14:textId="77777777" w:rsidR="00EE092A" w:rsidRDefault="00A25C13">
            <w:pPr>
              <w:widowControl w:val="0"/>
              <w:pBdr>
                <w:top w:val="nil"/>
                <w:left w:val="nil"/>
                <w:bottom w:val="nil"/>
                <w:right w:val="nil"/>
                <w:between w:val="nil"/>
              </w:pBdr>
              <w:spacing w:after="0" w:line="240" w:lineRule="auto"/>
            </w:pPr>
            <w:r>
              <w:t>G6M4L10</w:t>
            </w:r>
            <w:r w:rsidR="00676839">
              <w:t xml:space="preserve"> Learn: Writing Expressions</w:t>
            </w:r>
          </w:p>
          <w:p w14:paraId="465FC149" w14:textId="36E656F5" w:rsidR="00676839" w:rsidRDefault="00676839" w:rsidP="4A9E6A4B">
            <w:pPr>
              <w:widowControl w:val="0"/>
              <w:pBdr>
                <w:top w:val="nil"/>
                <w:left w:val="nil"/>
                <w:bottom w:val="nil"/>
                <w:right w:val="nil"/>
                <w:between w:val="nil"/>
              </w:pBdr>
              <w:spacing w:after="0" w:line="240" w:lineRule="auto"/>
            </w:pPr>
            <w:r w:rsidRPr="4A9E6A4B">
              <w:rPr>
                <w:lang w:val="en-US"/>
              </w:rPr>
              <w:t>This activity is for expressions, but could be modified to equations</w:t>
            </w:r>
          </w:p>
        </w:tc>
      </w:tr>
      <w:tr w:rsidR="00EE092A" w14:paraId="0952DDB6" w14:textId="77777777" w:rsidTr="4A9E6A4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3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0046D66" w14:textId="77777777" w:rsidR="00EE092A" w:rsidRPr="00844182" w:rsidRDefault="00EE092A">
            <w:pPr>
              <w:spacing w:after="0" w:line="240" w:lineRule="auto"/>
              <w:jc w:val="center"/>
              <w:rPr>
                <w:b/>
              </w:rPr>
            </w:pPr>
            <w:r w:rsidRPr="00844182">
              <w:rPr>
                <w:b/>
              </w:rPr>
              <w:t>Grade (or Leaf)</w:t>
            </w:r>
          </w:p>
        </w:tc>
        <w:tc>
          <w:tcPr>
            <w:tcW w:w="51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CF14CD" w14:textId="48A07798" w:rsidR="00EE092A" w:rsidRDefault="008132E3">
            <w:pPr>
              <w:widowControl w:val="0"/>
              <w:pBdr>
                <w:top w:val="nil"/>
                <w:left w:val="nil"/>
                <w:bottom w:val="nil"/>
                <w:right w:val="nil"/>
                <w:between w:val="nil"/>
              </w:pBdr>
              <w:spacing w:after="0" w:line="240" w:lineRule="auto"/>
            </w:pPr>
            <w:r>
              <w:t xml:space="preserve">5, </w:t>
            </w:r>
            <w:r w:rsidR="00F757BC">
              <w:t>6, 7, 8, 9</w:t>
            </w:r>
          </w:p>
        </w:tc>
        <w:tc>
          <w:tcPr>
            <w:tcW w:w="3579"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A5DC42E" w14:textId="736B1E9A" w:rsidR="00EE092A" w:rsidRDefault="008132E3">
            <w:pPr>
              <w:widowControl w:val="0"/>
              <w:pBdr>
                <w:top w:val="nil"/>
                <w:left w:val="nil"/>
                <w:bottom w:val="nil"/>
                <w:right w:val="nil"/>
                <w:between w:val="nil"/>
              </w:pBdr>
              <w:spacing w:after="0" w:line="240" w:lineRule="auto"/>
            </w:pPr>
            <w:r>
              <w:t>7</w:t>
            </w:r>
            <w:r w:rsidR="00F757BC">
              <w:t>, 9</w:t>
            </w:r>
          </w:p>
        </w:tc>
        <w:tc>
          <w:tcPr>
            <w:tcW w:w="4798" w:type="dxa"/>
            <w:tcBorders>
              <w:top w:val="single" w:sz="4" w:space="0" w:color="auto"/>
              <w:left w:val="single" w:sz="4" w:space="0" w:color="auto"/>
              <w:bottom w:val="single" w:sz="4" w:space="0" w:color="auto"/>
              <w:right w:val="single" w:sz="4" w:space="0" w:color="auto"/>
            </w:tcBorders>
          </w:tcPr>
          <w:p w14:paraId="6A3BEC07" w14:textId="5BC6EF95" w:rsidR="00EE092A" w:rsidRPr="00844182" w:rsidRDefault="006D6631" w:rsidP="0029737F">
            <w:pPr>
              <w:widowControl w:val="0"/>
              <w:pBdr>
                <w:top w:val="nil"/>
                <w:left w:val="nil"/>
                <w:bottom w:val="nil"/>
                <w:right w:val="nil"/>
                <w:between w:val="nil"/>
              </w:pBdr>
              <w:spacing w:after="0" w:line="240" w:lineRule="auto"/>
            </w:pPr>
            <w:r w:rsidRPr="00844182">
              <w:t>6, 7, 9</w:t>
            </w:r>
          </w:p>
        </w:tc>
        <w:tc>
          <w:tcPr>
            <w:tcW w:w="9467"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7DAC826" w14:textId="774C9254" w:rsidR="00EE092A" w:rsidRDefault="006D6631">
            <w:pPr>
              <w:widowControl w:val="0"/>
              <w:pBdr>
                <w:top w:val="nil"/>
                <w:left w:val="nil"/>
                <w:bottom w:val="nil"/>
                <w:right w:val="nil"/>
                <w:between w:val="nil"/>
              </w:pBdr>
              <w:spacing w:after="0" w:line="240" w:lineRule="auto"/>
            </w:pPr>
            <w:r>
              <w:t>5, 6, 7, 8</w:t>
            </w:r>
            <w:r w:rsidR="00FC691D">
              <w:t xml:space="preserve"> (Leaf)</w:t>
            </w:r>
          </w:p>
        </w:tc>
      </w:tr>
      <w:tr w:rsidR="001B0BBD" w14:paraId="51D1F836" w14:textId="77777777" w:rsidTr="4A9E6A4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3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6F044EE" w14:textId="3D4BC49F" w:rsidR="001B0BBD" w:rsidRDefault="001B0BBD" w:rsidP="001B0BBD">
            <w:pPr>
              <w:widowControl w:val="0"/>
              <w:pBdr>
                <w:top w:val="nil"/>
                <w:left w:val="nil"/>
                <w:bottom w:val="nil"/>
                <w:right w:val="nil"/>
                <w:between w:val="nil"/>
              </w:pBdr>
              <w:spacing w:after="0" w:line="240" w:lineRule="auto"/>
            </w:pPr>
            <w:r w:rsidRPr="0067092A">
              <w:rPr>
                <w:b/>
              </w:rPr>
              <w:t>Notes related to Standards, Grade, or Leaf</w:t>
            </w:r>
          </w:p>
        </w:tc>
        <w:tc>
          <w:tcPr>
            <w:tcW w:w="51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F35E2D" w14:textId="77C6BA07" w:rsidR="003257C1" w:rsidRPr="00F80AC7" w:rsidRDefault="003257C1" w:rsidP="001B0BBD">
            <w:pPr>
              <w:widowControl w:val="0"/>
              <w:pBdr>
                <w:top w:val="nil"/>
                <w:left w:val="nil"/>
                <w:bottom w:val="nil"/>
                <w:right w:val="nil"/>
                <w:between w:val="nil"/>
              </w:pBdr>
              <w:spacing w:after="0" w:line="240" w:lineRule="auto"/>
              <w:rPr>
                <w:lang w:val="pt-BR"/>
              </w:rPr>
            </w:pPr>
            <w:r w:rsidRPr="00F80AC7">
              <w:rPr>
                <w:lang w:val="pt-BR"/>
              </w:rPr>
              <w:t>7.EE.B.4</w:t>
            </w:r>
          </w:p>
          <w:p w14:paraId="4F781A78" w14:textId="77777777" w:rsidR="00E21589" w:rsidRPr="00F80AC7" w:rsidRDefault="00E21589" w:rsidP="00E21589">
            <w:pPr>
              <w:widowControl w:val="0"/>
              <w:pBdr>
                <w:top w:val="nil"/>
                <w:left w:val="nil"/>
                <w:bottom w:val="nil"/>
                <w:right w:val="nil"/>
                <w:between w:val="nil"/>
              </w:pBdr>
              <w:spacing w:after="0" w:line="240" w:lineRule="auto"/>
              <w:rPr>
                <w:lang w:val="pt-BR"/>
              </w:rPr>
            </w:pPr>
            <w:r w:rsidRPr="00F80AC7">
              <w:rPr>
                <w:lang w:val="pt-BR"/>
              </w:rPr>
              <w:t>HSA-CED.A.1</w:t>
            </w:r>
          </w:p>
          <w:p w14:paraId="7100BAEF" w14:textId="77777777" w:rsidR="004A71C6" w:rsidRPr="00F80AC7" w:rsidRDefault="004A71C6" w:rsidP="004A71C6">
            <w:pPr>
              <w:widowControl w:val="0"/>
              <w:pBdr>
                <w:top w:val="nil"/>
                <w:left w:val="nil"/>
                <w:bottom w:val="nil"/>
                <w:right w:val="nil"/>
                <w:between w:val="nil"/>
              </w:pBdr>
              <w:spacing w:after="0" w:line="240" w:lineRule="auto"/>
              <w:rPr>
                <w:lang w:val="pt-BR"/>
              </w:rPr>
            </w:pPr>
            <w:r w:rsidRPr="00F80AC7">
              <w:rPr>
                <w:lang w:val="pt-BR"/>
              </w:rPr>
              <w:t>TX.6.9A</w:t>
            </w:r>
          </w:p>
          <w:p w14:paraId="10F04BD5" w14:textId="77777777" w:rsidR="00F14D5D" w:rsidRPr="00F80AC7" w:rsidRDefault="00F14D5D" w:rsidP="00F14D5D">
            <w:pPr>
              <w:widowControl w:val="0"/>
              <w:pBdr>
                <w:top w:val="nil"/>
                <w:left w:val="nil"/>
                <w:bottom w:val="nil"/>
                <w:right w:val="nil"/>
                <w:between w:val="nil"/>
              </w:pBdr>
              <w:spacing w:after="0" w:line="240" w:lineRule="auto"/>
              <w:rPr>
                <w:lang w:val="pt-BR"/>
              </w:rPr>
            </w:pPr>
            <w:r w:rsidRPr="00F80AC7">
              <w:rPr>
                <w:lang w:val="pt-BR"/>
              </w:rPr>
              <w:t>TX.7.10A</w:t>
            </w:r>
          </w:p>
          <w:p w14:paraId="148FB4E8" w14:textId="77777777" w:rsidR="00CC3B55" w:rsidRPr="00F80AC7" w:rsidRDefault="00CC3B55" w:rsidP="00CC3B55">
            <w:pPr>
              <w:widowControl w:val="0"/>
              <w:pBdr>
                <w:top w:val="nil"/>
                <w:left w:val="nil"/>
                <w:bottom w:val="nil"/>
                <w:right w:val="nil"/>
                <w:between w:val="nil"/>
              </w:pBdr>
              <w:spacing w:after="0" w:line="240" w:lineRule="auto"/>
              <w:rPr>
                <w:lang w:val="pt-BR"/>
              </w:rPr>
            </w:pPr>
            <w:r w:rsidRPr="00F80AC7">
              <w:rPr>
                <w:lang w:val="pt-BR"/>
              </w:rPr>
              <w:t>TX.8.8A</w:t>
            </w:r>
          </w:p>
          <w:p w14:paraId="31C0A51C" w14:textId="77777777" w:rsidR="00476E49" w:rsidRPr="00F80AC7" w:rsidRDefault="00476E49" w:rsidP="00476E49">
            <w:pPr>
              <w:widowControl w:val="0"/>
              <w:pBdr>
                <w:top w:val="nil"/>
                <w:left w:val="nil"/>
                <w:bottom w:val="nil"/>
                <w:right w:val="nil"/>
                <w:between w:val="nil"/>
              </w:pBdr>
              <w:spacing w:after="0" w:line="240" w:lineRule="auto"/>
              <w:rPr>
                <w:lang w:val="pt-BR"/>
              </w:rPr>
            </w:pPr>
            <w:r w:rsidRPr="00F80AC7">
              <w:rPr>
                <w:lang w:val="pt-BR"/>
              </w:rPr>
              <w:t>OK.PA.A.4.3</w:t>
            </w:r>
          </w:p>
          <w:p w14:paraId="58F7958E" w14:textId="77777777" w:rsidR="00612C92" w:rsidRPr="00844182" w:rsidRDefault="00612C92" w:rsidP="00612C92">
            <w:pPr>
              <w:widowControl w:val="0"/>
              <w:pBdr>
                <w:top w:val="nil"/>
                <w:left w:val="nil"/>
                <w:bottom w:val="nil"/>
                <w:right w:val="nil"/>
                <w:between w:val="nil"/>
              </w:pBdr>
              <w:spacing w:after="0" w:line="240" w:lineRule="auto"/>
            </w:pPr>
            <w:r w:rsidRPr="00844182">
              <w:t>VA.5.PFA.2.b</w:t>
            </w:r>
          </w:p>
          <w:p w14:paraId="38848EDB" w14:textId="77777777" w:rsidR="003257C1" w:rsidRDefault="003257C1" w:rsidP="001B0BBD">
            <w:pPr>
              <w:widowControl w:val="0"/>
              <w:pBdr>
                <w:top w:val="nil"/>
                <w:left w:val="nil"/>
                <w:bottom w:val="nil"/>
                <w:right w:val="nil"/>
                <w:between w:val="nil"/>
              </w:pBdr>
              <w:spacing w:after="0" w:line="240" w:lineRule="auto"/>
            </w:pPr>
          </w:p>
          <w:p w14:paraId="3E1E8CB6" w14:textId="06280555" w:rsidR="001B0BBD" w:rsidRDefault="001B0BBD" w:rsidP="001B0BBD">
            <w:pPr>
              <w:widowControl w:val="0"/>
              <w:pBdr>
                <w:top w:val="nil"/>
                <w:left w:val="nil"/>
                <w:bottom w:val="nil"/>
                <w:right w:val="nil"/>
                <w:between w:val="nil"/>
              </w:pBdr>
              <w:spacing w:after="0" w:line="240" w:lineRule="auto"/>
            </w:pPr>
            <w:r>
              <w:t>Write and solve or just solve</w:t>
            </w:r>
          </w:p>
          <w:p w14:paraId="3508FC8E" w14:textId="1ADB1BE2" w:rsidR="001B0BBD" w:rsidRPr="00F80AC7" w:rsidRDefault="001B0BBD" w:rsidP="001B0BBD">
            <w:pPr>
              <w:widowControl w:val="0"/>
              <w:pBdr>
                <w:top w:val="nil"/>
                <w:left w:val="nil"/>
                <w:bottom w:val="nil"/>
                <w:right w:val="nil"/>
                <w:between w:val="nil"/>
              </w:pBdr>
              <w:spacing w:after="0" w:line="240" w:lineRule="auto"/>
              <w:rPr>
                <w:lang w:val="pt-BR"/>
              </w:rPr>
            </w:pPr>
            <w:r w:rsidRPr="00F80AC7">
              <w:rPr>
                <w:lang w:val="pt-BR"/>
              </w:rPr>
              <w:t>6.EE.</w:t>
            </w:r>
            <w:r w:rsidR="00B369B1" w:rsidRPr="00F80AC7">
              <w:rPr>
                <w:lang w:val="pt-BR"/>
              </w:rPr>
              <w:t>B</w:t>
            </w:r>
            <w:r w:rsidRPr="00F80AC7">
              <w:rPr>
                <w:lang w:val="pt-BR"/>
              </w:rPr>
              <w:t>.7</w:t>
            </w:r>
          </w:p>
          <w:p w14:paraId="486D3A13" w14:textId="77777777" w:rsidR="001B0BBD" w:rsidRPr="00F80AC7" w:rsidRDefault="001B0BBD" w:rsidP="001B0BBD">
            <w:pPr>
              <w:widowControl w:val="0"/>
              <w:pBdr>
                <w:top w:val="nil"/>
                <w:left w:val="nil"/>
                <w:bottom w:val="nil"/>
                <w:right w:val="nil"/>
                <w:between w:val="nil"/>
              </w:pBdr>
              <w:spacing w:after="0" w:line="240" w:lineRule="auto"/>
              <w:rPr>
                <w:lang w:val="pt-BR"/>
              </w:rPr>
            </w:pPr>
            <w:r w:rsidRPr="00F80AC7">
              <w:rPr>
                <w:lang w:val="pt-BR"/>
              </w:rPr>
              <w:t>FL.6.AR.2.2</w:t>
            </w:r>
          </w:p>
          <w:p w14:paraId="2159B469" w14:textId="77777777" w:rsidR="001B0BBD" w:rsidRPr="00F80AC7" w:rsidRDefault="001B0BBD" w:rsidP="001B0BBD">
            <w:pPr>
              <w:widowControl w:val="0"/>
              <w:pBdr>
                <w:top w:val="nil"/>
                <w:left w:val="nil"/>
                <w:bottom w:val="nil"/>
                <w:right w:val="nil"/>
                <w:between w:val="nil"/>
              </w:pBdr>
              <w:spacing w:after="0" w:line="240" w:lineRule="auto"/>
              <w:rPr>
                <w:lang w:val="pt-BR"/>
              </w:rPr>
            </w:pPr>
            <w:r w:rsidRPr="00F80AC7">
              <w:rPr>
                <w:lang w:val="pt-BR"/>
              </w:rPr>
              <w:t>FL.6.AR.2.3</w:t>
            </w:r>
          </w:p>
          <w:p w14:paraId="096ADAE4" w14:textId="77777777" w:rsidR="001B0BBD" w:rsidRPr="00F80AC7" w:rsidRDefault="001B0BBD" w:rsidP="001B0BBD">
            <w:pPr>
              <w:widowControl w:val="0"/>
              <w:pBdr>
                <w:top w:val="nil"/>
                <w:left w:val="nil"/>
                <w:bottom w:val="nil"/>
                <w:right w:val="nil"/>
                <w:between w:val="nil"/>
              </w:pBdr>
              <w:spacing w:after="0" w:line="240" w:lineRule="auto"/>
              <w:rPr>
                <w:lang w:val="pt-BR"/>
              </w:rPr>
            </w:pPr>
            <w:r w:rsidRPr="00F80AC7">
              <w:rPr>
                <w:lang w:val="pt-BR"/>
              </w:rPr>
              <w:t>FL.7.AR.2.2</w:t>
            </w:r>
          </w:p>
          <w:p w14:paraId="2639EBD4" w14:textId="77777777" w:rsidR="00AA1860" w:rsidRPr="00F80AC7" w:rsidRDefault="00AA1860" w:rsidP="00AA1860">
            <w:pPr>
              <w:widowControl w:val="0"/>
              <w:pBdr>
                <w:top w:val="nil"/>
                <w:left w:val="nil"/>
                <w:bottom w:val="nil"/>
                <w:right w:val="nil"/>
                <w:between w:val="nil"/>
              </w:pBdr>
              <w:spacing w:after="0" w:line="240" w:lineRule="auto"/>
              <w:rPr>
                <w:lang w:val="pt-BR"/>
              </w:rPr>
            </w:pPr>
            <w:r w:rsidRPr="00F80AC7">
              <w:rPr>
                <w:lang w:val="pt-BR"/>
              </w:rPr>
              <w:t>FL.912.AR.2.1</w:t>
            </w:r>
          </w:p>
          <w:p w14:paraId="7A01A74C" w14:textId="77777777" w:rsidR="001B0BBD" w:rsidRDefault="001B0BBD" w:rsidP="001B0BBD">
            <w:pPr>
              <w:widowControl w:val="0"/>
              <w:pBdr>
                <w:top w:val="nil"/>
                <w:left w:val="nil"/>
                <w:bottom w:val="nil"/>
                <w:right w:val="nil"/>
                <w:between w:val="nil"/>
              </w:pBdr>
              <w:spacing w:after="0" w:line="240" w:lineRule="auto"/>
            </w:pPr>
            <w:r>
              <w:t>MO.7.EE1.B.4.a (</w:t>
            </w:r>
            <w:r w:rsidRPr="00F319B0">
              <w:rPr>
                <w:strike/>
              </w:rPr>
              <w:t>one step</w:t>
            </w:r>
            <w:r>
              <w:t>)</w:t>
            </w:r>
          </w:p>
          <w:p w14:paraId="4B09AB8E" w14:textId="77777777" w:rsidR="00A0402F" w:rsidRPr="00844182" w:rsidRDefault="00A0402F" w:rsidP="00A0402F">
            <w:pPr>
              <w:widowControl w:val="0"/>
              <w:pBdr>
                <w:top w:val="nil"/>
                <w:left w:val="nil"/>
                <w:bottom w:val="nil"/>
                <w:right w:val="nil"/>
                <w:between w:val="nil"/>
              </w:pBdr>
              <w:spacing w:after="0" w:line="240" w:lineRule="auto"/>
            </w:pPr>
            <w:r w:rsidRPr="00844182">
              <w:t>WI.7.EE.B.4.a</w:t>
            </w:r>
          </w:p>
          <w:p w14:paraId="4E74FFDC" w14:textId="77777777" w:rsidR="001B0BBD" w:rsidRPr="00844182" w:rsidRDefault="001B0BBD" w:rsidP="001B0BBD">
            <w:pPr>
              <w:widowControl w:val="0"/>
              <w:pBdr>
                <w:top w:val="nil"/>
                <w:left w:val="nil"/>
                <w:bottom w:val="nil"/>
                <w:right w:val="nil"/>
                <w:between w:val="nil"/>
              </w:pBdr>
              <w:spacing w:after="0" w:line="240" w:lineRule="auto"/>
            </w:pPr>
          </w:p>
          <w:p w14:paraId="79887FB2" w14:textId="77777777" w:rsidR="001B0BBD" w:rsidRDefault="001B0BBD" w:rsidP="001B0BBD">
            <w:pPr>
              <w:widowControl w:val="0"/>
              <w:pBdr>
                <w:top w:val="nil"/>
                <w:left w:val="nil"/>
                <w:bottom w:val="nil"/>
                <w:right w:val="nil"/>
                <w:between w:val="nil"/>
              </w:pBdr>
              <w:spacing w:after="0" w:line="240" w:lineRule="auto"/>
            </w:pPr>
            <w:r>
              <w:t>Model and Solve</w:t>
            </w:r>
          </w:p>
          <w:p w14:paraId="0497DBA2" w14:textId="77777777" w:rsidR="001B0BBD" w:rsidRDefault="001B0BBD" w:rsidP="001B0BBD">
            <w:pPr>
              <w:widowControl w:val="0"/>
              <w:pBdr>
                <w:top w:val="nil"/>
                <w:left w:val="nil"/>
                <w:bottom w:val="nil"/>
                <w:right w:val="nil"/>
                <w:between w:val="nil"/>
              </w:pBdr>
              <w:spacing w:after="0" w:line="240" w:lineRule="auto"/>
            </w:pPr>
            <w:r>
              <w:t>TX.6.10A</w:t>
            </w:r>
          </w:p>
          <w:p w14:paraId="50D19504" w14:textId="77777777" w:rsidR="001B0BBD" w:rsidRPr="00844182" w:rsidRDefault="001B0BBD" w:rsidP="4A9E6A4B">
            <w:pPr>
              <w:widowControl w:val="0"/>
              <w:pBdr>
                <w:top w:val="nil"/>
                <w:left w:val="nil"/>
                <w:bottom w:val="nil"/>
                <w:right w:val="nil"/>
                <w:between w:val="nil"/>
              </w:pBdr>
              <w:spacing w:after="0" w:line="240" w:lineRule="auto"/>
            </w:pPr>
            <w:r w:rsidRPr="4A9E6A4B">
              <w:rPr>
                <w:lang w:val="en-US"/>
              </w:rPr>
              <w:t>TX.7.11.A</w:t>
            </w:r>
          </w:p>
          <w:p w14:paraId="134E9904" w14:textId="77777777" w:rsidR="001B0BBD" w:rsidRDefault="001B0BBD" w:rsidP="001B0BBD">
            <w:pPr>
              <w:widowControl w:val="0"/>
              <w:pBdr>
                <w:top w:val="nil"/>
                <w:left w:val="nil"/>
                <w:bottom w:val="nil"/>
                <w:right w:val="nil"/>
                <w:between w:val="nil"/>
              </w:pBdr>
              <w:spacing w:after="0" w:line="240" w:lineRule="auto"/>
            </w:pPr>
            <w:r>
              <w:t>TX.8.8C</w:t>
            </w:r>
          </w:p>
          <w:p w14:paraId="404B69DF" w14:textId="77777777" w:rsidR="001B0BBD" w:rsidRDefault="001B0BBD" w:rsidP="001B0BBD">
            <w:pPr>
              <w:widowControl w:val="0"/>
              <w:pBdr>
                <w:top w:val="nil"/>
                <w:left w:val="nil"/>
                <w:bottom w:val="nil"/>
                <w:right w:val="nil"/>
                <w:between w:val="nil"/>
              </w:pBdr>
              <w:spacing w:after="0" w:line="240" w:lineRule="auto"/>
            </w:pPr>
          </w:p>
          <w:p w14:paraId="282975D7" w14:textId="77777777" w:rsidR="001B0BBD" w:rsidRDefault="001B0BBD" w:rsidP="001B0BBD">
            <w:pPr>
              <w:widowControl w:val="0"/>
              <w:pBdr>
                <w:top w:val="nil"/>
                <w:left w:val="nil"/>
                <w:bottom w:val="nil"/>
                <w:right w:val="nil"/>
                <w:between w:val="nil"/>
              </w:pBdr>
              <w:spacing w:after="0" w:line="240" w:lineRule="auto"/>
            </w:pPr>
          </w:p>
          <w:p w14:paraId="599A8D2C" w14:textId="77777777" w:rsidR="001B0BBD" w:rsidRDefault="001B0BBD" w:rsidP="001B0BBD">
            <w:pPr>
              <w:widowControl w:val="0"/>
              <w:pBdr>
                <w:top w:val="nil"/>
                <w:left w:val="nil"/>
                <w:bottom w:val="nil"/>
                <w:right w:val="nil"/>
                <w:between w:val="nil"/>
              </w:pBdr>
              <w:spacing w:after="0" w:line="240" w:lineRule="auto"/>
            </w:pPr>
            <w:r>
              <w:t>Create and solve</w:t>
            </w:r>
          </w:p>
          <w:p w14:paraId="1926C98C" w14:textId="77777777" w:rsidR="001B0BBD" w:rsidRDefault="001B0BBD" w:rsidP="001B0BBD">
            <w:pPr>
              <w:widowControl w:val="0"/>
              <w:pBdr>
                <w:top w:val="nil"/>
                <w:left w:val="nil"/>
                <w:bottom w:val="nil"/>
                <w:right w:val="nil"/>
                <w:between w:val="nil"/>
              </w:pBdr>
              <w:spacing w:after="0" w:line="240" w:lineRule="auto"/>
            </w:pPr>
            <w:r>
              <w:t>GA.8.PAR 3.3</w:t>
            </w:r>
          </w:p>
          <w:p w14:paraId="1EF9F13F" w14:textId="77777777" w:rsidR="00BF533C" w:rsidRDefault="00BF533C" w:rsidP="001B0BBD">
            <w:pPr>
              <w:widowControl w:val="0"/>
              <w:pBdr>
                <w:top w:val="nil"/>
                <w:left w:val="nil"/>
                <w:bottom w:val="nil"/>
                <w:right w:val="nil"/>
                <w:between w:val="nil"/>
              </w:pBdr>
              <w:spacing w:after="0" w:line="240" w:lineRule="auto"/>
            </w:pPr>
          </w:p>
          <w:p w14:paraId="6849592C" w14:textId="77777777" w:rsidR="00BF533C" w:rsidRPr="00844182" w:rsidRDefault="00BF533C" w:rsidP="001B0BBD">
            <w:pPr>
              <w:widowControl w:val="0"/>
              <w:pBdr>
                <w:top w:val="nil"/>
                <w:left w:val="nil"/>
                <w:bottom w:val="nil"/>
                <w:right w:val="nil"/>
                <w:between w:val="nil"/>
              </w:pBdr>
              <w:spacing w:after="0" w:line="240" w:lineRule="auto"/>
            </w:pPr>
          </w:p>
          <w:p w14:paraId="10345544" w14:textId="77777777" w:rsidR="00BF533C" w:rsidRPr="00844182" w:rsidRDefault="00BF533C" w:rsidP="00BF533C">
            <w:pPr>
              <w:widowControl w:val="0"/>
              <w:pBdr>
                <w:top w:val="nil"/>
                <w:left w:val="nil"/>
                <w:bottom w:val="nil"/>
                <w:right w:val="nil"/>
                <w:between w:val="nil"/>
              </w:pBdr>
              <w:spacing w:after="0" w:line="240" w:lineRule="auto"/>
            </w:pPr>
            <w:r w:rsidRPr="00844182">
              <w:t xml:space="preserve">Geometric/Angle Relationships </w:t>
            </w:r>
          </w:p>
          <w:p w14:paraId="42B7C734" w14:textId="77777777" w:rsidR="00BF533C" w:rsidRPr="00844182" w:rsidRDefault="00BF533C" w:rsidP="00BF533C">
            <w:pPr>
              <w:widowControl w:val="0"/>
              <w:pBdr>
                <w:top w:val="nil"/>
                <w:left w:val="nil"/>
                <w:bottom w:val="nil"/>
                <w:right w:val="nil"/>
                <w:between w:val="nil"/>
              </w:pBdr>
              <w:spacing w:after="0" w:line="240" w:lineRule="auto"/>
            </w:pPr>
            <w:r w:rsidRPr="00844182">
              <w:t>7.G.B.5</w:t>
            </w:r>
          </w:p>
          <w:p w14:paraId="1F61E3E5" w14:textId="77777777" w:rsidR="00BF533C" w:rsidRPr="00844182" w:rsidRDefault="00BF533C" w:rsidP="00BF533C">
            <w:pPr>
              <w:widowControl w:val="0"/>
              <w:pBdr>
                <w:top w:val="nil"/>
                <w:left w:val="nil"/>
                <w:bottom w:val="nil"/>
                <w:right w:val="nil"/>
                <w:between w:val="nil"/>
              </w:pBdr>
              <w:spacing w:after="0" w:line="240" w:lineRule="auto"/>
            </w:pPr>
            <w:r w:rsidRPr="00844182">
              <w:t xml:space="preserve">TX.7.11C </w:t>
            </w:r>
          </w:p>
          <w:p w14:paraId="09707F0B" w14:textId="77777777" w:rsidR="00BF533C" w:rsidRPr="00844182" w:rsidRDefault="00BF533C" w:rsidP="4A9E6A4B">
            <w:pPr>
              <w:widowControl w:val="0"/>
              <w:pBdr>
                <w:top w:val="nil"/>
                <w:left w:val="nil"/>
                <w:bottom w:val="nil"/>
                <w:right w:val="nil"/>
                <w:between w:val="nil"/>
              </w:pBdr>
              <w:spacing w:after="0" w:line="240" w:lineRule="auto"/>
            </w:pPr>
            <w:r w:rsidRPr="4A9E6A4B">
              <w:rPr>
                <w:lang w:val="en-US"/>
              </w:rPr>
              <w:t>KS.8.G.3</w:t>
            </w:r>
          </w:p>
          <w:p w14:paraId="3BC67AF9" w14:textId="77777777" w:rsidR="00BF533C" w:rsidRPr="00844182" w:rsidRDefault="00BF533C" w:rsidP="4A9E6A4B">
            <w:pPr>
              <w:widowControl w:val="0"/>
              <w:pBdr>
                <w:top w:val="nil"/>
                <w:left w:val="nil"/>
                <w:bottom w:val="nil"/>
                <w:right w:val="nil"/>
                <w:between w:val="nil"/>
              </w:pBdr>
              <w:spacing w:after="0" w:line="240" w:lineRule="auto"/>
            </w:pPr>
            <w:r w:rsidRPr="4A9E6A4B">
              <w:rPr>
                <w:lang w:val="en-US"/>
              </w:rPr>
              <w:t>KS.8.G.4</w:t>
            </w:r>
          </w:p>
          <w:p w14:paraId="48688237" w14:textId="77777777" w:rsidR="00BF533C" w:rsidRPr="00844182" w:rsidRDefault="00BF533C" w:rsidP="00BF533C">
            <w:pPr>
              <w:widowControl w:val="0"/>
              <w:pBdr>
                <w:top w:val="nil"/>
                <w:left w:val="nil"/>
                <w:bottom w:val="nil"/>
                <w:right w:val="nil"/>
                <w:between w:val="nil"/>
              </w:pBdr>
              <w:spacing w:after="0" w:line="240" w:lineRule="auto"/>
            </w:pPr>
            <w:r w:rsidRPr="00844182">
              <w:t>MD.8.GR.A.1</w:t>
            </w:r>
          </w:p>
          <w:p w14:paraId="000EBD4E" w14:textId="77777777" w:rsidR="001B0BBD" w:rsidRPr="00844182" w:rsidRDefault="001B0BBD" w:rsidP="001B0BBD">
            <w:pPr>
              <w:widowControl w:val="0"/>
              <w:pBdr>
                <w:top w:val="nil"/>
                <w:left w:val="nil"/>
                <w:bottom w:val="nil"/>
                <w:right w:val="nil"/>
                <w:between w:val="nil"/>
              </w:pBdr>
              <w:spacing w:after="0" w:line="240" w:lineRule="auto"/>
            </w:pPr>
          </w:p>
          <w:p w14:paraId="69E0D1A9" w14:textId="011E1140" w:rsidR="001B0BBD" w:rsidRDefault="001B0BBD" w:rsidP="001B0BBD">
            <w:pPr>
              <w:widowControl w:val="0"/>
              <w:pBdr>
                <w:top w:val="nil"/>
                <w:left w:val="nil"/>
                <w:bottom w:val="nil"/>
                <w:right w:val="nil"/>
                <w:between w:val="nil"/>
              </w:pBdr>
              <w:spacing w:after="0" w:line="240" w:lineRule="auto"/>
            </w:pPr>
          </w:p>
        </w:tc>
        <w:tc>
          <w:tcPr>
            <w:tcW w:w="3579"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30BA88E" w14:textId="77777777" w:rsidR="00413A3C" w:rsidRPr="00F80AC7" w:rsidRDefault="00413A3C" w:rsidP="00413A3C">
            <w:pPr>
              <w:widowControl w:val="0"/>
              <w:pBdr>
                <w:top w:val="nil"/>
                <w:left w:val="nil"/>
                <w:bottom w:val="nil"/>
                <w:right w:val="nil"/>
                <w:between w:val="nil"/>
              </w:pBdr>
              <w:spacing w:after="0" w:line="240" w:lineRule="auto"/>
              <w:rPr>
                <w:lang w:val="pt-BR"/>
              </w:rPr>
            </w:pPr>
            <w:r w:rsidRPr="00F80AC7">
              <w:rPr>
                <w:lang w:val="pt-BR"/>
              </w:rPr>
              <w:t>7.EE.B.4</w:t>
            </w:r>
          </w:p>
          <w:p w14:paraId="2479F2C6" w14:textId="77777777" w:rsidR="00880AED" w:rsidRPr="00F80AC7" w:rsidRDefault="00880AED" w:rsidP="00880AED">
            <w:pPr>
              <w:widowControl w:val="0"/>
              <w:pBdr>
                <w:top w:val="nil"/>
                <w:left w:val="nil"/>
                <w:bottom w:val="nil"/>
                <w:right w:val="nil"/>
                <w:between w:val="nil"/>
              </w:pBdr>
              <w:spacing w:after="0" w:line="240" w:lineRule="auto"/>
              <w:rPr>
                <w:lang w:val="pt-BR"/>
              </w:rPr>
            </w:pPr>
            <w:r w:rsidRPr="00F80AC7">
              <w:rPr>
                <w:lang w:val="pt-BR"/>
              </w:rPr>
              <w:t>HSA-CED.A.3</w:t>
            </w:r>
          </w:p>
          <w:p w14:paraId="70D82EB0" w14:textId="48085ABD" w:rsidR="001B0BBD" w:rsidRPr="00F80AC7" w:rsidRDefault="001B0BBD" w:rsidP="001B0BBD">
            <w:pPr>
              <w:widowControl w:val="0"/>
              <w:pBdr>
                <w:top w:val="nil"/>
                <w:left w:val="nil"/>
                <w:bottom w:val="nil"/>
                <w:right w:val="nil"/>
                <w:between w:val="nil"/>
              </w:pBdr>
              <w:spacing w:after="0" w:line="240" w:lineRule="auto"/>
              <w:rPr>
                <w:lang w:val="pt-BR"/>
              </w:rPr>
            </w:pPr>
          </w:p>
        </w:tc>
        <w:tc>
          <w:tcPr>
            <w:tcW w:w="4798" w:type="dxa"/>
            <w:tcBorders>
              <w:top w:val="single" w:sz="4" w:space="0" w:color="auto"/>
              <w:left w:val="single" w:sz="4" w:space="0" w:color="auto"/>
              <w:bottom w:val="single" w:sz="4" w:space="0" w:color="auto"/>
              <w:right w:val="single" w:sz="4" w:space="0" w:color="auto"/>
            </w:tcBorders>
          </w:tcPr>
          <w:p w14:paraId="24FA419B" w14:textId="1EFC9607" w:rsidR="00966A05" w:rsidRPr="00F80AC7" w:rsidRDefault="00966A05" w:rsidP="001B0BBD">
            <w:pPr>
              <w:widowControl w:val="0"/>
              <w:pBdr>
                <w:top w:val="nil"/>
                <w:left w:val="nil"/>
                <w:bottom w:val="nil"/>
                <w:right w:val="nil"/>
                <w:between w:val="nil"/>
              </w:pBdr>
              <w:spacing w:after="0" w:line="240" w:lineRule="auto"/>
              <w:rPr>
                <w:lang w:val="pt-BR"/>
              </w:rPr>
            </w:pPr>
            <w:r w:rsidRPr="00F80AC7">
              <w:rPr>
                <w:lang w:val="pt-BR"/>
              </w:rPr>
              <w:t>TX.6.9A</w:t>
            </w:r>
          </w:p>
          <w:p w14:paraId="00CDE3C0" w14:textId="77777777" w:rsidR="008B08FB" w:rsidRPr="00F80AC7" w:rsidRDefault="008B08FB" w:rsidP="008B08FB">
            <w:pPr>
              <w:widowControl w:val="0"/>
              <w:pBdr>
                <w:top w:val="nil"/>
                <w:left w:val="nil"/>
                <w:bottom w:val="nil"/>
                <w:right w:val="nil"/>
                <w:between w:val="nil"/>
              </w:pBdr>
              <w:spacing w:after="0" w:line="240" w:lineRule="auto"/>
              <w:rPr>
                <w:lang w:val="pt-BR"/>
              </w:rPr>
            </w:pPr>
            <w:r w:rsidRPr="00F80AC7">
              <w:rPr>
                <w:lang w:val="pt-BR"/>
              </w:rPr>
              <w:t>TX.7.10A</w:t>
            </w:r>
          </w:p>
          <w:p w14:paraId="68B43332" w14:textId="103D9142" w:rsidR="001B0BBD" w:rsidRPr="00F80AC7" w:rsidRDefault="001B0BBD" w:rsidP="001B0BBD">
            <w:pPr>
              <w:widowControl w:val="0"/>
              <w:pBdr>
                <w:top w:val="nil"/>
                <w:left w:val="nil"/>
                <w:bottom w:val="nil"/>
                <w:right w:val="nil"/>
                <w:between w:val="nil"/>
              </w:pBdr>
              <w:spacing w:after="0" w:line="240" w:lineRule="auto"/>
              <w:rPr>
                <w:lang w:val="pt-BR"/>
              </w:rPr>
            </w:pPr>
            <w:r w:rsidRPr="00F80AC7">
              <w:rPr>
                <w:lang w:val="pt-BR"/>
              </w:rPr>
              <w:t>HSA-CED.A.3</w:t>
            </w:r>
          </w:p>
          <w:p w14:paraId="4316F5DD" w14:textId="77777777" w:rsidR="001B0BBD" w:rsidRPr="00844182" w:rsidRDefault="001B0BBD" w:rsidP="001B0BBD">
            <w:pPr>
              <w:widowControl w:val="0"/>
              <w:pBdr>
                <w:top w:val="nil"/>
                <w:left w:val="nil"/>
                <w:bottom w:val="nil"/>
                <w:right w:val="nil"/>
                <w:between w:val="nil"/>
              </w:pBdr>
              <w:spacing w:after="0" w:line="240" w:lineRule="auto"/>
            </w:pPr>
          </w:p>
          <w:p w14:paraId="3083FE2A" w14:textId="0856F364" w:rsidR="001B0BBD" w:rsidRPr="00844182" w:rsidRDefault="001B0BBD" w:rsidP="001B0BBD">
            <w:pPr>
              <w:widowControl w:val="0"/>
              <w:pBdr>
                <w:top w:val="nil"/>
                <w:left w:val="nil"/>
                <w:bottom w:val="nil"/>
                <w:right w:val="nil"/>
                <w:between w:val="nil"/>
              </w:pBdr>
              <w:spacing w:after="0" w:line="240" w:lineRule="auto"/>
            </w:pPr>
          </w:p>
        </w:tc>
        <w:tc>
          <w:tcPr>
            <w:tcW w:w="9467"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AEBFAF8" w14:textId="733386BE" w:rsidR="001B0BBD" w:rsidRDefault="001B0BBD" w:rsidP="001B0BBD">
            <w:pPr>
              <w:widowControl w:val="0"/>
              <w:pBdr>
                <w:top w:val="nil"/>
                <w:left w:val="nil"/>
                <w:bottom w:val="nil"/>
                <w:right w:val="nil"/>
                <w:between w:val="nil"/>
              </w:pBdr>
              <w:spacing w:after="0" w:line="240" w:lineRule="auto"/>
            </w:pPr>
            <w:r>
              <w:t>TX.6.9C</w:t>
            </w:r>
          </w:p>
          <w:p w14:paraId="5A07DCD3" w14:textId="526839B0" w:rsidR="001B0BBD" w:rsidRDefault="001B0BBD" w:rsidP="001B0BBD">
            <w:pPr>
              <w:widowControl w:val="0"/>
              <w:pBdr>
                <w:top w:val="nil"/>
                <w:left w:val="nil"/>
                <w:bottom w:val="nil"/>
                <w:right w:val="nil"/>
                <w:between w:val="nil"/>
              </w:pBdr>
              <w:spacing w:after="0" w:line="240" w:lineRule="auto"/>
            </w:pPr>
            <w:r>
              <w:t>TX.7.10C</w:t>
            </w:r>
          </w:p>
          <w:p w14:paraId="7AAF7798" w14:textId="4F6B800D" w:rsidR="001B0BBD" w:rsidRDefault="001B0BBD" w:rsidP="001B0BBD">
            <w:pPr>
              <w:widowControl w:val="0"/>
              <w:pBdr>
                <w:top w:val="nil"/>
                <w:left w:val="nil"/>
                <w:bottom w:val="nil"/>
                <w:right w:val="nil"/>
                <w:between w:val="nil"/>
              </w:pBdr>
              <w:spacing w:after="0" w:line="240" w:lineRule="auto"/>
            </w:pPr>
            <w:r>
              <w:t>TX.8.8B</w:t>
            </w:r>
          </w:p>
          <w:p w14:paraId="388C0678" w14:textId="46840591" w:rsidR="001B0BBD" w:rsidRDefault="001B0BBD" w:rsidP="001B0BBD">
            <w:pPr>
              <w:widowControl w:val="0"/>
              <w:pBdr>
                <w:top w:val="nil"/>
                <w:left w:val="nil"/>
                <w:bottom w:val="nil"/>
                <w:right w:val="nil"/>
                <w:between w:val="nil"/>
              </w:pBdr>
              <w:spacing w:after="0" w:line="240" w:lineRule="auto"/>
            </w:pPr>
            <w:r>
              <w:t>VA.5.PFA.2.d</w:t>
            </w:r>
          </w:p>
          <w:p w14:paraId="6EE0F3FF" w14:textId="13CE6E25" w:rsidR="001B0BBD" w:rsidRDefault="001B0BBD" w:rsidP="001B0BBD">
            <w:pPr>
              <w:widowControl w:val="0"/>
              <w:pBdr>
                <w:top w:val="nil"/>
                <w:left w:val="nil"/>
                <w:bottom w:val="nil"/>
                <w:right w:val="nil"/>
                <w:between w:val="nil"/>
              </w:pBdr>
              <w:spacing w:after="0" w:line="240" w:lineRule="auto"/>
            </w:pPr>
            <w:r>
              <w:t>VA.8.PFA.4.d</w:t>
            </w:r>
          </w:p>
          <w:p w14:paraId="46FD65A3" w14:textId="6CEED383" w:rsidR="001B0BBD" w:rsidRDefault="001B0BBD" w:rsidP="001B0BBD">
            <w:pPr>
              <w:widowControl w:val="0"/>
              <w:pBdr>
                <w:top w:val="nil"/>
                <w:left w:val="nil"/>
                <w:bottom w:val="nil"/>
                <w:right w:val="nil"/>
                <w:between w:val="nil"/>
              </w:pBdr>
              <w:spacing w:after="0" w:line="240" w:lineRule="auto"/>
            </w:pPr>
          </w:p>
          <w:p w14:paraId="102B77CB" w14:textId="77777777" w:rsidR="001B0BBD" w:rsidRDefault="001B0BBD" w:rsidP="001B0BBD">
            <w:pPr>
              <w:widowControl w:val="0"/>
              <w:pBdr>
                <w:top w:val="nil"/>
                <w:left w:val="nil"/>
                <w:bottom w:val="nil"/>
                <w:right w:val="nil"/>
                <w:between w:val="nil"/>
              </w:pBdr>
              <w:spacing w:after="0" w:line="240" w:lineRule="auto"/>
            </w:pPr>
          </w:p>
          <w:p w14:paraId="759C689D" w14:textId="77777777" w:rsidR="001B0BBD" w:rsidRDefault="001B0BBD" w:rsidP="001B0BBD">
            <w:pPr>
              <w:widowControl w:val="0"/>
              <w:pBdr>
                <w:top w:val="nil"/>
                <w:left w:val="nil"/>
                <w:bottom w:val="nil"/>
                <w:right w:val="nil"/>
                <w:between w:val="nil"/>
              </w:pBdr>
              <w:spacing w:after="0" w:line="240" w:lineRule="auto"/>
            </w:pPr>
          </w:p>
          <w:p w14:paraId="49D2C1BD" w14:textId="77777777" w:rsidR="001B0BBD" w:rsidRDefault="001B0BBD" w:rsidP="001B0BBD">
            <w:pPr>
              <w:widowControl w:val="0"/>
              <w:pBdr>
                <w:top w:val="nil"/>
                <w:left w:val="nil"/>
                <w:bottom w:val="nil"/>
                <w:right w:val="nil"/>
                <w:between w:val="nil"/>
              </w:pBdr>
              <w:spacing w:after="0" w:line="240" w:lineRule="auto"/>
            </w:pPr>
          </w:p>
          <w:p w14:paraId="0CA8C5D0" w14:textId="77777777" w:rsidR="001B0BBD" w:rsidRPr="00844182" w:rsidRDefault="001B0BBD" w:rsidP="001B0BBD">
            <w:pPr>
              <w:widowControl w:val="0"/>
              <w:pBdr>
                <w:top w:val="nil"/>
                <w:left w:val="nil"/>
                <w:bottom w:val="nil"/>
                <w:right w:val="nil"/>
                <w:between w:val="nil"/>
              </w:pBdr>
              <w:spacing w:after="0" w:line="240" w:lineRule="auto"/>
            </w:pPr>
          </w:p>
          <w:p w14:paraId="2265B2C1" w14:textId="77777777" w:rsidR="001B0BBD" w:rsidRDefault="001B0BBD" w:rsidP="001B0BBD">
            <w:pPr>
              <w:widowControl w:val="0"/>
              <w:pBdr>
                <w:top w:val="nil"/>
                <w:left w:val="nil"/>
                <w:bottom w:val="nil"/>
                <w:right w:val="nil"/>
                <w:between w:val="nil"/>
              </w:pBdr>
              <w:spacing w:after="0" w:line="240" w:lineRule="auto"/>
            </w:pPr>
          </w:p>
          <w:p w14:paraId="0230FC8E" w14:textId="378C5151" w:rsidR="001B0BBD" w:rsidRDefault="001B0BBD" w:rsidP="001B0BBD">
            <w:pPr>
              <w:widowControl w:val="0"/>
              <w:pBdr>
                <w:top w:val="nil"/>
                <w:left w:val="nil"/>
                <w:bottom w:val="nil"/>
                <w:right w:val="nil"/>
                <w:between w:val="nil"/>
              </w:pBdr>
              <w:spacing w:after="0" w:line="240" w:lineRule="auto"/>
            </w:pPr>
          </w:p>
          <w:p w14:paraId="52BA5E35" w14:textId="768E1587" w:rsidR="001B0BBD" w:rsidRDefault="001B0BBD" w:rsidP="001B0BBD">
            <w:pPr>
              <w:widowControl w:val="0"/>
              <w:pBdr>
                <w:top w:val="nil"/>
                <w:left w:val="nil"/>
                <w:bottom w:val="nil"/>
                <w:right w:val="nil"/>
                <w:between w:val="nil"/>
              </w:pBdr>
              <w:spacing w:after="0" w:line="240" w:lineRule="auto"/>
            </w:pPr>
          </w:p>
        </w:tc>
      </w:tr>
      <w:tr w:rsidR="001B0BBD" w14:paraId="0BA90FD6" w14:textId="77777777" w:rsidTr="4A9E6A4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3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F2C19A3" w14:textId="77777777" w:rsidR="001B0BBD" w:rsidRPr="0067092A" w:rsidRDefault="001B0BBD" w:rsidP="001B0BBD">
            <w:pPr>
              <w:spacing w:after="0" w:line="240" w:lineRule="auto"/>
              <w:jc w:val="center"/>
              <w:rPr>
                <w:b/>
              </w:rPr>
            </w:pPr>
            <w:r>
              <w:rPr>
                <w:b/>
              </w:rPr>
              <w:t>Notes for Intervention, Extension, or Optional Activities</w:t>
            </w:r>
          </w:p>
        </w:tc>
        <w:tc>
          <w:tcPr>
            <w:tcW w:w="51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23B139" w14:textId="1C883FD4" w:rsidR="001B0BBD" w:rsidRPr="00844182" w:rsidRDefault="001B0BBD" w:rsidP="001B0BBD">
            <w:pPr>
              <w:spacing w:line="278" w:lineRule="auto"/>
            </w:pPr>
            <w:r w:rsidRPr="4A9E6A4B">
              <w:rPr>
                <w:lang w:val="en-US"/>
              </w:rPr>
              <w:t>Students may find angle diagrams or other mathematical diagrams simpler for writing equations. Note that geometric relationships are not always in the same grade level across states.</w:t>
            </w:r>
          </w:p>
          <w:p w14:paraId="63DBDCD8" w14:textId="2BB83F88" w:rsidR="001B0BBD" w:rsidRPr="00844182" w:rsidRDefault="001B0BBD" w:rsidP="001B0BBD">
            <w:pPr>
              <w:spacing w:line="278" w:lineRule="auto"/>
            </w:pPr>
            <w:r w:rsidRPr="00844182">
              <w:t>Intervention</w:t>
            </w:r>
          </w:p>
          <w:p w14:paraId="2916333E" w14:textId="38588CF0" w:rsidR="001B0BBD" w:rsidRDefault="001B0BBD" w:rsidP="00A071AE">
            <w:pPr>
              <w:pStyle w:val="ListParagraph"/>
              <w:numPr>
                <w:ilvl w:val="0"/>
                <w:numId w:val="1"/>
              </w:numPr>
              <w:spacing w:line="278" w:lineRule="auto"/>
              <w:ind w:left="244" w:hanging="270"/>
            </w:pPr>
            <w:r w:rsidRPr="00844182">
              <w:t xml:space="preserve">Build off </w:t>
            </w:r>
            <w:r>
              <w:t>Number line/tape diagram and Symbolic notation used in K-5.</w:t>
            </w:r>
          </w:p>
          <w:p w14:paraId="7997F2EE" w14:textId="77777777" w:rsidR="001B0BBD" w:rsidRDefault="001B0BBD" w:rsidP="00A071AE">
            <w:pPr>
              <w:pStyle w:val="ListParagraph"/>
              <w:widowControl w:val="0"/>
              <w:numPr>
                <w:ilvl w:val="0"/>
                <w:numId w:val="1"/>
              </w:numPr>
              <w:spacing w:after="0" w:line="240" w:lineRule="auto"/>
              <w:ind w:left="244" w:hanging="270"/>
            </w:pPr>
            <w:r>
              <w:t>Associative, commutative, and distributive properties may be reviewed.</w:t>
            </w:r>
          </w:p>
          <w:p w14:paraId="0CCA8FC1" w14:textId="5B14DA7D" w:rsidR="001B0BBD" w:rsidRDefault="001B0BBD" w:rsidP="00A071AE">
            <w:pPr>
              <w:pStyle w:val="ListParagraph"/>
              <w:widowControl w:val="0"/>
              <w:numPr>
                <w:ilvl w:val="0"/>
                <w:numId w:val="1"/>
              </w:numPr>
              <w:spacing w:after="0" w:line="240" w:lineRule="auto"/>
              <w:ind w:left="244" w:hanging="270"/>
            </w:pPr>
            <w:r w:rsidRPr="4A9E6A4B">
              <w:rPr>
                <w:lang w:val="en-US"/>
              </w:rPr>
              <w:t xml:space="preserve">Previous standard/node: 6.EE.B.6: Use variables to </w:t>
            </w:r>
            <w:r w:rsidRPr="4A9E6A4B">
              <w:rPr>
                <w:lang w:val="en-US"/>
              </w:rPr>
              <w:lastRenderedPageBreak/>
              <w:t xml:space="preserve">represent numbers and write expressions when solving a real-world or mathematical problem; </w:t>
            </w:r>
          </w:p>
          <w:p w14:paraId="1517B346" w14:textId="51F98FF7" w:rsidR="001B0BBD" w:rsidRPr="00844182" w:rsidRDefault="001B0BBD" w:rsidP="001B0BBD">
            <w:pPr>
              <w:widowControl w:val="0"/>
              <w:spacing w:after="0" w:line="240" w:lineRule="auto"/>
            </w:pPr>
          </w:p>
        </w:tc>
        <w:tc>
          <w:tcPr>
            <w:tcW w:w="3579"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9453E6D" w14:textId="77777777" w:rsidR="001B0BBD" w:rsidRDefault="001B0BBD" w:rsidP="001B0BBD">
            <w:pPr>
              <w:widowControl w:val="0"/>
              <w:pBdr>
                <w:top w:val="nil"/>
                <w:left w:val="nil"/>
                <w:bottom w:val="nil"/>
                <w:right w:val="nil"/>
                <w:between w:val="nil"/>
              </w:pBdr>
              <w:spacing w:after="0" w:line="240" w:lineRule="auto"/>
            </w:pPr>
          </w:p>
        </w:tc>
        <w:tc>
          <w:tcPr>
            <w:tcW w:w="4798" w:type="dxa"/>
            <w:tcBorders>
              <w:top w:val="single" w:sz="4" w:space="0" w:color="auto"/>
              <w:left w:val="single" w:sz="4" w:space="0" w:color="auto"/>
              <w:bottom w:val="single" w:sz="4" w:space="0" w:color="auto"/>
              <w:right w:val="single" w:sz="4" w:space="0" w:color="auto"/>
            </w:tcBorders>
          </w:tcPr>
          <w:p w14:paraId="0078A5B5" w14:textId="77777777" w:rsidR="001B0BBD" w:rsidRDefault="001B0BBD" w:rsidP="001B0BBD">
            <w:pPr>
              <w:widowControl w:val="0"/>
              <w:pBdr>
                <w:top w:val="nil"/>
                <w:left w:val="nil"/>
                <w:bottom w:val="nil"/>
                <w:right w:val="nil"/>
                <w:between w:val="nil"/>
              </w:pBdr>
              <w:spacing w:after="0" w:line="240" w:lineRule="auto"/>
            </w:pPr>
          </w:p>
        </w:tc>
        <w:tc>
          <w:tcPr>
            <w:tcW w:w="9467"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F79B685" w14:textId="77777777" w:rsidR="001B0BBD" w:rsidRDefault="001B0BBD" w:rsidP="001B0BBD">
            <w:pPr>
              <w:widowControl w:val="0"/>
              <w:pBdr>
                <w:top w:val="nil"/>
                <w:left w:val="nil"/>
                <w:bottom w:val="nil"/>
                <w:right w:val="nil"/>
                <w:between w:val="nil"/>
              </w:pBdr>
              <w:spacing w:after="0" w:line="240" w:lineRule="auto"/>
            </w:pPr>
          </w:p>
        </w:tc>
      </w:tr>
      <w:tr w:rsidR="001B0BBD" w14:paraId="42081119" w14:textId="77777777" w:rsidTr="4A9E6A4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38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FD1397D" w14:textId="77777777" w:rsidR="001B0BBD" w:rsidRPr="0067092A" w:rsidRDefault="001B0BBD" w:rsidP="001B0BBD">
            <w:pPr>
              <w:spacing w:after="0" w:line="240" w:lineRule="auto"/>
              <w:jc w:val="center"/>
              <w:rPr>
                <w:b/>
              </w:rPr>
            </w:pPr>
            <w:r w:rsidRPr="0067092A">
              <w:rPr>
                <w:b/>
              </w:rPr>
              <w:t>Additional Notes</w:t>
            </w:r>
          </w:p>
        </w:tc>
        <w:tc>
          <w:tcPr>
            <w:tcW w:w="512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2A6404" w14:textId="3927B6F7" w:rsidR="00F328CB" w:rsidRPr="00844182" w:rsidRDefault="00F328CB" w:rsidP="001B0BBD">
            <w:pPr>
              <w:widowControl w:val="0"/>
              <w:spacing w:after="0" w:line="240" w:lineRule="auto"/>
            </w:pPr>
            <w:r w:rsidRPr="00844182">
              <w:t xml:space="preserve">1 day </w:t>
            </w:r>
          </w:p>
          <w:p w14:paraId="1084FEC3" w14:textId="77777777" w:rsidR="00F328CB" w:rsidRPr="00844182" w:rsidRDefault="00F328CB" w:rsidP="001B0BBD">
            <w:pPr>
              <w:widowControl w:val="0"/>
              <w:spacing w:after="0" w:line="240" w:lineRule="auto"/>
            </w:pPr>
          </w:p>
          <w:p w14:paraId="13DAAABD" w14:textId="784BD706" w:rsidR="001B0BBD" w:rsidRDefault="001B0BBD" w:rsidP="001B0BBD">
            <w:pPr>
              <w:widowControl w:val="0"/>
              <w:spacing w:after="0" w:line="240" w:lineRule="auto"/>
            </w:pPr>
            <w:r>
              <w:t>Associated concepts: Modeling</w:t>
            </w:r>
          </w:p>
          <w:p w14:paraId="46D4CF8E" w14:textId="7C3E6F56" w:rsidR="001B0BBD" w:rsidRDefault="001B0BBD" w:rsidP="001B0BBD">
            <w:pPr>
              <w:widowControl w:val="0"/>
              <w:spacing w:after="0" w:line="240" w:lineRule="auto"/>
            </w:pPr>
          </w:p>
          <w:p w14:paraId="6D2B4B95" w14:textId="2333DDBD" w:rsidR="001B0BBD" w:rsidRDefault="001B0BBD" w:rsidP="001B0BBD">
            <w:pPr>
              <w:widowControl w:val="0"/>
              <w:spacing w:after="0" w:line="240" w:lineRule="auto"/>
            </w:pPr>
            <w:r>
              <w:t>This Node is just for writing the equation, not solving the equation</w:t>
            </w:r>
          </w:p>
          <w:p w14:paraId="30FF7A88" w14:textId="7376B9AA" w:rsidR="001B0BBD" w:rsidRDefault="001B0BBD" w:rsidP="001B0BBD">
            <w:pPr>
              <w:widowControl w:val="0"/>
              <w:spacing w:after="0" w:line="240" w:lineRule="auto"/>
            </w:pPr>
          </w:p>
          <w:p w14:paraId="7410110E" w14:textId="2F6F8CD2" w:rsidR="001B0BBD" w:rsidRPr="00844182" w:rsidRDefault="001B0BBD" w:rsidP="001B0BBD">
            <w:pPr>
              <w:widowControl w:val="0"/>
              <w:spacing w:after="0" w:line="240" w:lineRule="auto"/>
            </w:pPr>
          </w:p>
        </w:tc>
        <w:tc>
          <w:tcPr>
            <w:tcW w:w="3579"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CBCB72D" w14:textId="5D6C67F7" w:rsidR="00F328CB" w:rsidRPr="00844182" w:rsidRDefault="00F328CB" w:rsidP="4A9E6A4B">
            <w:pPr>
              <w:widowControl w:val="0"/>
              <w:pBdr>
                <w:top w:val="nil"/>
                <w:left w:val="nil"/>
                <w:bottom w:val="nil"/>
                <w:right w:val="nil"/>
                <w:between w:val="nil"/>
              </w:pBdr>
              <w:spacing w:after="0" w:line="240" w:lineRule="auto"/>
            </w:pPr>
            <w:r w:rsidRPr="4A9E6A4B">
              <w:rPr>
                <w:lang w:val="en-US"/>
              </w:rPr>
              <w:t xml:space="preserve">1 day (combine with previous and/or following node) </w:t>
            </w:r>
          </w:p>
          <w:p w14:paraId="1DE55E56" w14:textId="77777777" w:rsidR="00F328CB" w:rsidRPr="00844182" w:rsidRDefault="00F328CB" w:rsidP="001B0BBD">
            <w:pPr>
              <w:widowControl w:val="0"/>
              <w:pBdr>
                <w:top w:val="nil"/>
                <w:left w:val="nil"/>
                <w:bottom w:val="nil"/>
                <w:right w:val="nil"/>
                <w:between w:val="nil"/>
              </w:pBdr>
              <w:spacing w:after="0" w:line="240" w:lineRule="auto"/>
            </w:pPr>
          </w:p>
          <w:p w14:paraId="276B4803" w14:textId="43A2EF22" w:rsidR="001B0BBD" w:rsidRDefault="001E74AA" w:rsidP="001B0BBD">
            <w:pPr>
              <w:widowControl w:val="0"/>
              <w:pBdr>
                <w:top w:val="nil"/>
                <w:left w:val="nil"/>
                <w:bottom w:val="nil"/>
                <w:right w:val="nil"/>
                <w:between w:val="nil"/>
              </w:pBdr>
              <w:spacing w:after="0" w:line="240" w:lineRule="auto"/>
            </w:pPr>
            <w:r w:rsidRPr="00844182">
              <w:t>Combine with Node: Represent mathematical and real-world contexts with linear equations in one variable.</w:t>
            </w:r>
          </w:p>
        </w:tc>
        <w:tc>
          <w:tcPr>
            <w:tcW w:w="4798" w:type="dxa"/>
            <w:tcBorders>
              <w:top w:val="single" w:sz="4" w:space="0" w:color="auto"/>
              <w:left w:val="single" w:sz="4" w:space="0" w:color="auto"/>
              <w:bottom w:val="single" w:sz="4" w:space="0" w:color="auto"/>
              <w:right w:val="single" w:sz="4" w:space="0" w:color="auto"/>
            </w:tcBorders>
          </w:tcPr>
          <w:p w14:paraId="21DE3EFE" w14:textId="77777777" w:rsidR="001B0BBD" w:rsidRPr="00844182" w:rsidRDefault="00F328CB" w:rsidP="001B0BBD">
            <w:pPr>
              <w:widowControl w:val="0"/>
              <w:pBdr>
                <w:top w:val="nil"/>
                <w:left w:val="nil"/>
                <w:bottom w:val="nil"/>
                <w:right w:val="nil"/>
                <w:between w:val="nil"/>
              </w:pBdr>
              <w:spacing w:after="0" w:line="240" w:lineRule="auto"/>
            </w:pPr>
            <w:r w:rsidRPr="00844182">
              <w:t>1 day (</w:t>
            </w:r>
            <w:r w:rsidR="003A15F3" w:rsidRPr="00844182">
              <w:t>could combine with another node)</w:t>
            </w:r>
          </w:p>
          <w:p w14:paraId="7809C048" w14:textId="77777777" w:rsidR="003A15F3" w:rsidRPr="00844182" w:rsidRDefault="003A15F3" w:rsidP="001B0BBD">
            <w:pPr>
              <w:widowControl w:val="0"/>
              <w:pBdr>
                <w:top w:val="nil"/>
                <w:left w:val="nil"/>
                <w:bottom w:val="nil"/>
                <w:right w:val="nil"/>
                <w:between w:val="nil"/>
              </w:pBdr>
              <w:spacing w:after="0" w:line="240" w:lineRule="auto"/>
            </w:pPr>
          </w:p>
          <w:p w14:paraId="59B673BB" w14:textId="77C999B3" w:rsidR="001B0BBD" w:rsidRDefault="003A15F3" w:rsidP="4A9E6A4B">
            <w:pPr>
              <w:widowControl w:val="0"/>
              <w:pBdr>
                <w:top w:val="nil"/>
                <w:left w:val="nil"/>
                <w:bottom w:val="nil"/>
                <w:right w:val="nil"/>
                <w:between w:val="nil"/>
              </w:pBdr>
              <w:spacing w:after="0" w:line="240" w:lineRule="auto"/>
            </w:pPr>
            <w:r w:rsidRPr="4A9E6A4B">
              <w:rPr>
                <w:lang w:val="en-US"/>
              </w:rPr>
              <w:t>Simple touch in early grades with whole numbers vs rational numbers as answers.</w:t>
            </w:r>
            <w:r w:rsidR="004A7E64" w:rsidRPr="4A9E6A4B">
              <w:rPr>
                <w:lang w:val="en-US"/>
              </w:rPr>
              <w:t xml:space="preserve"> This node may be more impactful in different stems (equations in 2 variables, inequalities in one-variable and two variables, systems)</w:t>
            </w:r>
          </w:p>
        </w:tc>
        <w:tc>
          <w:tcPr>
            <w:tcW w:w="9467"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A0C828F" w14:textId="32BEF499" w:rsidR="00FD09A7" w:rsidRPr="00844182" w:rsidRDefault="00FD09A7" w:rsidP="00FD09A7">
            <w:pPr>
              <w:spacing w:after="0" w:line="240" w:lineRule="auto"/>
            </w:pPr>
            <w:r w:rsidRPr="00844182">
              <w:t>1 day (could combine with another node)</w:t>
            </w:r>
          </w:p>
          <w:p w14:paraId="7E698D82" w14:textId="77777777" w:rsidR="00A071AE" w:rsidRPr="00844182" w:rsidRDefault="00A071AE" w:rsidP="00FD09A7">
            <w:pPr>
              <w:spacing w:after="0" w:line="240" w:lineRule="auto"/>
            </w:pPr>
          </w:p>
          <w:p w14:paraId="4782A234" w14:textId="4AA4C485" w:rsidR="001B0BBD" w:rsidRDefault="001B0BBD" w:rsidP="00A071AE">
            <w:pPr>
              <w:spacing w:after="0" w:line="240" w:lineRule="auto"/>
            </w:pPr>
          </w:p>
        </w:tc>
      </w:tr>
    </w:tbl>
    <w:p w14:paraId="4A84CEEA" w14:textId="77777777" w:rsidR="002347B9" w:rsidRDefault="002347B9" w:rsidP="002347B9"/>
    <w:p w14:paraId="613955DD" w14:textId="77777777" w:rsidR="002347B9" w:rsidRDefault="002347B9" w:rsidP="00E0509D"/>
    <w:p w14:paraId="5140CCA6" w14:textId="77777777" w:rsidR="002347B9" w:rsidRPr="00844182" w:rsidRDefault="002347B9" w:rsidP="002347B9">
      <w:pPr>
        <w:pStyle w:val="Heading3"/>
      </w:pPr>
      <w:r w:rsidRPr="00844182">
        <w:t xml:space="preserve">Concept/Skill: </w:t>
      </w:r>
    </w:p>
    <w:p w14:paraId="3DF7DD43" w14:textId="2CBEE5DB" w:rsidR="002347B9" w:rsidRPr="00844182" w:rsidRDefault="00B333ED" w:rsidP="002347B9">
      <w:r>
        <w:t>Use properties of equality to produce equivalent equations</w:t>
      </w:r>
      <w:r w:rsidR="002A021F">
        <w:t>.</w:t>
      </w:r>
    </w:p>
    <w:tbl>
      <w:tblPr>
        <w:tblW w:w="26918" w:type="dxa"/>
        <w:tblInd w:w="10" w:type="dxa"/>
        <w:tblLayout w:type="fixed"/>
        <w:tblCellMar>
          <w:top w:w="100" w:type="dxa"/>
          <w:left w:w="100" w:type="dxa"/>
          <w:bottom w:w="100" w:type="dxa"/>
          <w:right w:w="100" w:type="dxa"/>
        </w:tblCellMar>
        <w:tblLook w:val="0600" w:firstRow="0" w:lastRow="0" w:firstColumn="0" w:lastColumn="0" w:noHBand="1" w:noVBand="1"/>
      </w:tblPr>
      <w:tblGrid>
        <w:gridCol w:w="1873"/>
        <w:gridCol w:w="4313"/>
        <w:gridCol w:w="4959"/>
        <w:gridCol w:w="4420"/>
        <w:gridCol w:w="4421"/>
        <w:gridCol w:w="3466"/>
        <w:gridCol w:w="3466"/>
      </w:tblGrid>
      <w:tr w:rsidR="002347B9" w14:paraId="21221596" w14:textId="77777777" w:rsidTr="2CA7B274">
        <w:tc>
          <w:tcPr>
            <w:tcW w:w="18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8F02ED3" w14:textId="77777777" w:rsidR="002347B9" w:rsidRPr="00844182" w:rsidRDefault="002347B9">
            <w:pPr>
              <w:jc w:val="center"/>
              <w:rPr>
                <w:b/>
              </w:rPr>
            </w:pPr>
            <w:r w:rsidRPr="00844182">
              <w:rPr>
                <w:b/>
              </w:rPr>
              <w:t>Goal</w:t>
            </w:r>
          </w:p>
        </w:tc>
        <w:tc>
          <w:tcPr>
            <w:tcW w:w="25045" w:type="dxa"/>
            <w:gridSpan w:val="6"/>
            <w:tcBorders>
              <w:top w:val="single" w:sz="4" w:space="0" w:color="auto"/>
              <w:left w:val="single" w:sz="4" w:space="0" w:color="auto"/>
              <w:bottom w:val="single" w:sz="4" w:space="0" w:color="auto"/>
              <w:right w:val="single" w:sz="4" w:space="0" w:color="auto"/>
            </w:tcBorders>
          </w:tcPr>
          <w:p w14:paraId="61414C89" w14:textId="7C11B70E" w:rsidR="002347B9" w:rsidRPr="00844182" w:rsidRDefault="00D9775D" w:rsidP="4A9E6A4B">
            <w:pPr>
              <w:widowControl w:val="0"/>
              <w:pBdr>
                <w:top w:val="nil"/>
                <w:left w:val="nil"/>
                <w:bottom w:val="nil"/>
                <w:right w:val="nil"/>
                <w:between w:val="nil"/>
              </w:pBdr>
              <w:spacing w:after="0" w:line="240" w:lineRule="auto"/>
            </w:pPr>
            <w:r w:rsidRPr="4A9E6A4B">
              <w:rPr>
                <w:lang w:val="en-US"/>
              </w:rPr>
              <w:t>Recognize there are (for linear) 2 (or 4, if you want to pull out subtraction and division) properties of equality that produce equivalent equations.</w:t>
            </w:r>
          </w:p>
        </w:tc>
      </w:tr>
      <w:tr w:rsidR="002347B9" w14:paraId="00F15089" w14:textId="77777777" w:rsidTr="2CA7B274">
        <w:tc>
          <w:tcPr>
            <w:tcW w:w="187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3A2F1F6" w14:textId="77777777" w:rsidR="002347B9" w:rsidRPr="00844182" w:rsidRDefault="002347B9">
            <w:pPr>
              <w:jc w:val="center"/>
              <w:rPr>
                <w:b/>
              </w:rPr>
            </w:pPr>
            <w:r w:rsidRPr="00844182">
              <w:rPr>
                <w:b/>
              </w:rPr>
              <w:t>Student-Facing Example</w:t>
            </w:r>
          </w:p>
        </w:tc>
        <w:tc>
          <w:tcPr>
            <w:tcW w:w="25045" w:type="dxa"/>
            <w:gridSpan w:val="6"/>
            <w:tcBorders>
              <w:top w:val="single" w:sz="4" w:space="0" w:color="auto"/>
              <w:left w:val="single" w:sz="4" w:space="0" w:color="auto"/>
              <w:bottom w:val="single" w:sz="4" w:space="0" w:color="auto"/>
              <w:right w:val="single" w:sz="4" w:space="0" w:color="auto"/>
            </w:tcBorders>
          </w:tcPr>
          <w:p w14:paraId="0712B320" w14:textId="77777777" w:rsidR="00867ECE" w:rsidRDefault="00867ECE" w:rsidP="00941CFD">
            <w:pPr>
              <w:pStyle w:val="ListParagraph"/>
              <w:numPr>
                <w:ilvl w:val="0"/>
                <w:numId w:val="3"/>
              </w:numPr>
              <w:spacing w:after="0" w:line="240" w:lineRule="auto"/>
              <w:ind w:left="286"/>
              <w:rPr>
                <w:rFonts w:eastAsiaTheme="minorEastAsia"/>
              </w:rPr>
            </w:pPr>
            <w:r>
              <w:t xml:space="preserve">Given </w:t>
            </w:r>
            <m:oMath>
              <m:r>
                <w:rPr>
                  <w:rFonts w:ascii="Cambria Math" w:hAnsi="Cambria Math"/>
                </w:rPr>
                <m:t>3x=15</m:t>
              </m:r>
            </m:oMath>
            <w:r w:rsidRPr="002D09A0">
              <w:rPr>
                <w:rFonts w:eastAsiaTheme="minorEastAsia"/>
              </w:rPr>
              <w:t>, write an equivalent equation by adding 7 to both sides.</w:t>
            </w:r>
          </w:p>
          <w:p w14:paraId="736E97C8" w14:textId="77777777" w:rsidR="00867ECE" w:rsidRPr="002D09A0" w:rsidRDefault="00867ECE" w:rsidP="00867ECE">
            <w:pPr>
              <w:pStyle w:val="ListParagraph"/>
              <w:ind w:left="286"/>
              <w:rPr>
                <w:rFonts w:eastAsiaTheme="minorEastAsia"/>
              </w:rPr>
            </w:pPr>
          </w:p>
          <w:p w14:paraId="74C1C698" w14:textId="77777777" w:rsidR="00867ECE" w:rsidRDefault="00867ECE" w:rsidP="00941CFD">
            <w:pPr>
              <w:pStyle w:val="ListParagraph"/>
              <w:numPr>
                <w:ilvl w:val="0"/>
                <w:numId w:val="3"/>
              </w:numPr>
              <w:spacing w:after="0" w:line="240" w:lineRule="auto"/>
              <w:ind w:left="286"/>
              <w:rPr>
                <w:rFonts w:eastAsiaTheme="minorEastAsia"/>
              </w:rPr>
            </w:pPr>
            <w:r w:rsidRPr="002D09A0">
              <w:rPr>
                <w:rFonts w:eastAsiaTheme="minorEastAsia"/>
              </w:rPr>
              <w:t xml:space="preserve">Given </w:t>
            </w:r>
            <m:oMath>
              <m:r>
                <w:rPr>
                  <w:rFonts w:ascii="Cambria Math" w:hAnsi="Cambria Math"/>
                </w:rPr>
                <m:t xml:space="preserve">x=5, </m:t>
              </m:r>
            </m:oMath>
            <w:r w:rsidRPr="002D09A0">
              <w:rPr>
                <w:rFonts w:eastAsiaTheme="minorEastAsia"/>
              </w:rPr>
              <w:t>write an equivalent equation by multiplying both sides by 3.</w:t>
            </w:r>
          </w:p>
          <w:p w14:paraId="48ECA7A2" w14:textId="77777777" w:rsidR="00867ECE" w:rsidRPr="000B2C80" w:rsidRDefault="00867ECE" w:rsidP="00867ECE">
            <w:pPr>
              <w:pStyle w:val="ListParagraph"/>
              <w:rPr>
                <w:rFonts w:eastAsiaTheme="minorEastAsia"/>
              </w:rPr>
            </w:pPr>
          </w:p>
          <w:p w14:paraId="39E7D9C7" w14:textId="77777777" w:rsidR="00867ECE" w:rsidRPr="00CF6F79" w:rsidRDefault="00867ECE" w:rsidP="00941CFD">
            <w:pPr>
              <w:pStyle w:val="ListParagraph"/>
              <w:numPr>
                <w:ilvl w:val="0"/>
                <w:numId w:val="3"/>
              </w:numPr>
              <w:spacing w:after="0" w:line="240" w:lineRule="auto"/>
              <w:ind w:left="286"/>
              <w:rPr>
                <w:rFonts w:eastAsiaTheme="minorEastAsia"/>
              </w:rPr>
            </w:pPr>
            <w:r w:rsidRPr="002D09A0">
              <w:rPr>
                <w:rFonts w:eastAsiaTheme="minorEastAsia"/>
              </w:rPr>
              <w:t xml:space="preserve">Given an equation, which of these </w:t>
            </w:r>
            <w:r>
              <w:rPr>
                <w:rFonts w:eastAsiaTheme="minorEastAsia"/>
              </w:rPr>
              <w:t>equations</w:t>
            </w:r>
            <w:r w:rsidRPr="002D09A0">
              <w:rPr>
                <w:rFonts w:eastAsiaTheme="minorEastAsia"/>
              </w:rPr>
              <w:t xml:space="preserve"> are equivalent. Student</w:t>
            </w:r>
            <w:r>
              <w:rPr>
                <w:rFonts w:eastAsiaTheme="minorEastAsia"/>
              </w:rPr>
              <w:t>s</w:t>
            </w:r>
            <w:r w:rsidRPr="002D09A0">
              <w:rPr>
                <w:rFonts w:eastAsiaTheme="minorEastAsia"/>
              </w:rPr>
              <w:t xml:space="preserve"> should provide reasons in the language of E1/E2</w:t>
            </w:r>
            <w:r>
              <w:rPr>
                <w:rFonts w:eastAsiaTheme="minorEastAsia"/>
              </w:rPr>
              <w:t xml:space="preserve">: </w:t>
            </w:r>
            <w:r w:rsidRPr="00CF6F79">
              <w:rPr>
                <w:rFonts w:eastAsiaTheme="minorEastAsia"/>
              </w:rPr>
              <w:t>Given 3x=15. Which of these equations are equivalent to the given equation?</w:t>
            </w:r>
            <w:r>
              <w:rPr>
                <w:rFonts w:eastAsiaTheme="minorEastAsia"/>
              </w:rPr>
              <w:t xml:space="preserve"> How do you know?</w:t>
            </w:r>
          </w:p>
          <w:p w14:paraId="0E9A7EAA" w14:textId="77777777" w:rsidR="00867ECE" w:rsidRPr="00CF6F79" w:rsidRDefault="00867ECE" w:rsidP="00867ECE">
            <w:pPr>
              <w:pStyle w:val="ListParagraph"/>
              <w:ind w:left="286"/>
              <w:rPr>
                <w:rFonts w:eastAsiaTheme="minorEastAsia"/>
              </w:rPr>
            </w:pPr>
            <w:r w:rsidRPr="00CF6F79">
              <w:rPr>
                <w:rFonts w:eastAsiaTheme="minorEastAsia"/>
              </w:rPr>
              <w:t>3x-2=15-2</w:t>
            </w:r>
          </w:p>
          <w:p w14:paraId="57F9EB4A" w14:textId="77777777" w:rsidR="00867ECE" w:rsidRPr="00CF6F79" w:rsidRDefault="00867ECE" w:rsidP="00867ECE">
            <w:pPr>
              <w:pStyle w:val="ListParagraph"/>
              <w:ind w:left="286"/>
              <w:rPr>
                <w:rFonts w:eastAsiaTheme="minorEastAsia"/>
              </w:rPr>
            </w:pPr>
            <w:r w:rsidRPr="00CF6F79">
              <w:rPr>
                <w:rFonts w:eastAsiaTheme="minorEastAsia"/>
              </w:rPr>
              <w:t>3x-2=15+2</w:t>
            </w:r>
          </w:p>
          <w:p w14:paraId="29C4642E" w14:textId="77777777" w:rsidR="00867ECE" w:rsidRPr="00CF6F79" w:rsidRDefault="00867ECE" w:rsidP="00867ECE">
            <w:pPr>
              <w:pStyle w:val="ListParagraph"/>
              <w:ind w:left="286"/>
              <w:rPr>
                <w:rFonts w:eastAsiaTheme="minorEastAsia"/>
              </w:rPr>
            </w:pPr>
            <w:r w:rsidRPr="00CF6F79">
              <w:rPr>
                <w:rFonts w:eastAsiaTheme="minorEastAsia"/>
              </w:rPr>
              <w:t>3x/2=15/2</w:t>
            </w:r>
          </w:p>
          <w:p w14:paraId="6E43FA92" w14:textId="77777777" w:rsidR="00867ECE" w:rsidRPr="00844182" w:rsidRDefault="00867ECE" w:rsidP="4A9E6A4B">
            <w:pPr>
              <w:pStyle w:val="ListParagraph"/>
              <w:ind w:left="286"/>
              <w:rPr>
                <w:rFonts w:eastAsiaTheme="minorEastAsia"/>
                <w:lang w:val="en-US"/>
              </w:rPr>
            </w:pPr>
            <w:r w:rsidRPr="4A9E6A4B">
              <w:rPr>
                <w:rFonts w:eastAsiaTheme="minorEastAsia"/>
                <w:lang w:val="en-US"/>
              </w:rPr>
              <w:t>3x(2)=15(3)</w:t>
            </w:r>
          </w:p>
          <w:p w14:paraId="40F0A647" w14:textId="3B962A04" w:rsidR="00867ECE" w:rsidRPr="00844182" w:rsidRDefault="00867ECE" w:rsidP="4A9E6A4B">
            <w:pPr>
              <w:pStyle w:val="ListParagraph"/>
              <w:ind w:left="286"/>
              <w:rPr>
                <w:rFonts w:eastAsiaTheme="minorEastAsia"/>
                <w:lang w:val="en-US"/>
              </w:rPr>
            </w:pPr>
            <w:r w:rsidRPr="4A9E6A4B">
              <w:rPr>
                <w:rFonts w:eastAsiaTheme="minorEastAsia"/>
                <w:lang w:val="en-US"/>
              </w:rPr>
              <w:t>(</w:t>
            </w:r>
            <w:r w:rsidR="00447432" w:rsidRPr="4A9E6A4B">
              <w:rPr>
                <w:rFonts w:eastAsiaTheme="minorEastAsia"/>
                <w:lang w:val="en-US"/>
              </w:rPr>
              <w:t>Students</w:t>
            </w:r>
            <w:r w:rsidRPr="4A9E6A4B">
              <w:rPr>
                <w:rFonts w:eastAsiaTheme="minorEastAsia"/>
                <w:lang w:val="en-US"/>
              </w:rPr>
              <w:t xml:space="preserve"> </w:t>
            </w:r>
            <w:r w:rsidRPr="4A9E6A4B">
              <w:rPr>
                <w:rFonts w:eastAsiaTheme="minorEastAsia"/>
                <w:b/>
                <w:bCs/>
                <w:lang w:val="en-US"/>
              </w:rPr>
              <w:t>do not</w:t>
            </w:r>
            <w:r w:rsidRPr="4A9E6A4B">
              <w:rPr>
                <w:rFonts w:eastAsiaTheme="minorEastAsia"/>
                <w:lang w:val="en-US"/>
              </w:rPr>
              <w:t xml:space="preserve"> need to find a solution to say how they know, though they can if they want to. They cite E1 or E2, a property of equality: I know the equation </w:t>
            </w:r>
            <m:oMath>
              <m:r>
                <w:rPr>
                  <w:rFonts w:ascii="Cambria Math" w:eastAsiaTheme="minorEastAsia" w:hAnsi="Cambria Math"/>
                  <w:lang w:val="en-US"/>
                </w:rPr>
                <m:t>3</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r>
                <w:rPr>
                  <w:rFonts w:ascii="Cambria Math" w:eastAsiaTheme="minorEastAsia" w:hAnsi="Cambria Math"/>
                  <w:lang w:val="en-US"/>
                </w:rPr>
                <m:t>=15</m:t>
              </m:r>
            </m:oMath>
            <w:r w:rsidRPr="4A9E6A4B">
              <w:rPr>
                <w:rFonts w:eastAsiaTheme="minorEastAsia"/>
                <w:lang w:val="en-US"/>
              </w:rPr>
              <w:t xml:space="preserve"> is equivalent to </w:t>
            </w:r>
            <m:oMath>
              <m:r>
                <w:rPr>
                  <w:rFonts w:ascii="Cambria Math" w:eastAsiaTheme="minorEastAsia" w:hAnsi="Cambria Math"/>
                  <w:lang w:val="en-US"/>
                </w:rPr>
                <m:t>3</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0</m:t>
                  </m:r>
                </m:sub>
              </m:sSub>
              <m:r>
                <w:rPr>
                  <w:rFonts w:ascii="Cambria Math" w:eastAsiaTheme="minorEastAsia" w:hAnsi="Cambria Math"/>
                  <w:lang w:val="en-US"/>
                </w:rPr>
                <m:t>-2=15-2</m:t>
              </m:r>
            </m:oMath>
            <w:r w:rsidRPr="4A9E6A4B">
              <w:rPr>
                <w:rFonts w:eastAsiaTheme="minorEastAsia"/>
                <w:lang w:val="en-US"/>
              </w:rPr>
              <w:t xml:space="preserve"> because </w:t>
            </w:r>
            <w:r w:rsidRPr="4A9E6A4B">
              <w:rPr>
                <w:lang w:val="en-US"/>
              </w:rPr>
              <w:t xml:space="preserve">if </w:t>
            </w:r>
            <m:oMath>
              <m:r>
                <w:rPr>
                  <w:rFonts w:ascii="Cambria Math" w:hAnsi="Cambria Math"/>
                </w:rPr>
                <m:t>a=b</m:t>
              </m:r>
            </m:oMath>
            <w:r w:rsidRPr="4A9E6A4B">
              <w:rPr>
                <w:lang w:val="en-US"/>
              </w:rPr>
              <w:t xml:space="preserve"> then </w:t>
            </w:r>
            <m:oMath>
              <m:r>
                <w:rPr>
                  <w:rFonts w:ascii="Cambria Math" w:hAnsi="Cambria Math"/>
                </w:rPr>
                <m:t>a-c=b-c</m:t>
              </m:r>
            </m:oMath>
            <w:r w:rsidRPr="4A9E6A4B">
              <w:rPr>
                <w:rFonts w:eastAsiaTheme="minorEastAsia"/>
                <w:lang w:val="en-US"/>
              </w:rPr>
              <w:t xml:space="preserve"> for all numbers a b and c.</w:t>
            </w:r>
          </w:p>
          <w:p w14:paraId="0D293560" w14:textId="77777777" w:rsidR="002347B9" w:rsidRPr="00844182" w:rsidRDefault="002347B9">
            <w:pPr>
              <w:widowControl w:val="0"/>
              <w:pBdr>
                <w:top w:val="nil"/>
                <w:left w:val="nil"/>
                <w:bottom w:val="nil"/>
                <w:right w:val="nil"/>
                <w:between w:val="nil"/>
              </w:pBdr>
              <w:spacing w:after="0" w:line="240" w:lineRule="auto"/>
            </w:pPr>
          </w:p>
        </w:tc>
      </w:tr>
      <w:tr w:rsidR="00B1722D" w14:paraId="25E3F12D" w14:textId="77777777" w:rsidTr="2CA7B27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18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4AB5523" w14:textId="576F6CC9" w:rsidR="00B1722D" w:rsidRPr="0067092A" w:rsidRDefault="00B1722D" w:rsidP="00881A35">
            <w:pPr>
              <w:spacing w:after="0" w:line="240" w:lineRule="auto"/>
              <w:jc w:val="center"/>
              <w:rPr>
                <w:b/>
              </w:rPr>
            </w:pPr>
            <w:r>
              <w:rPr>
                <w:b/>
              </w:rPr>
              <w:t>Knowledge Graph Node</w:t>
            </w:r>
          </w:p>
        </w:tc>
        <w:tc>
          <w:tcPr>
            <w:tcW w:w="9272" w:type="dxa"/>
            <w:gridSpan w:val="2"/>
            <w:tcBorders>
              <w:top w:val="single" w:sz="8" w:space="0" w:color="000000" w:themeColor="text1"/>
              <w:left w:val="single" w:sz="8" w:space="0" w:color="000000" w:themeColor="text1"/>
              <w:bottom w:val="single" w:sz="8" w:space="0" w:color="000000" w:themeColor="text1"/>
              <w:right w:val="single" w:sz="4" w:space="0" w:color="auto"/>
            </w:tcBorders>
            <w:shd w:val="clear" w:color="auto" w:fill="D6E3BC" w:themeFill="accent3" w:themeFillTint="66"/>
            <w:tcMar>
              <w:top w:w="100" w:type="dxa"/>
              <w:left w:w="100" w:type="dxa"/>
              <w:bottom w:w="100" w:type="dxa"/>
              <w:right w:w="100" w:type="dxa"/>
            </w:tcMar>
          </w:tcPr>
          <w:p w14:paraId="2E4D12F6" w14:textId="03B74155" w:rsidR="00B1722D" w:rsidRDefault="36521D17" w:rsidP="2CA7B274">
            <w:pPr>
              <w:widowControl w:val="0"/>
              <w:pBdr>
                <w:top w:val="nil"/>
                <w:left w:val="nil"/>
                <w:bottom w:val="nil"/>
                <w:right w:val="nil"/>
                <w:between w:val="nil"/>
              </w:pBdr>
              <w:shd w:val="clear" w:color="auto" w:fill="D6E3BC" w:themeFill="accent3" w:themeFillTint="66"/>
              <w:spacing w:after="0" w:line="240" w:lineRule="auto"/>
            </w:pPr>
            <w:r w:rsidRPr="2CA7B274">
              <w:rPr>
                <w:lang w:val="en-US"/>
              </w:rPr>
              <w:t xml:space="preserve">Use properties of equality to produce and identify equivalent </w:t>
            </w:r>
            <w:r w:rsidR="00141524">
              <w:rPr>
                <w:lang w:val="en-US"/>
              </w:rPr>
              <w:t xml:space="preserve">linear </w:t>
            </w:r>
            <w:r w:rsidRPr="2CA7B274">
              <w:rPr>
                <w:lang w:val="en-US"/>
              </w:rPr>
              <w:t>equations</w:t>
            </w:r>
            <w:r w:rsidR="00141524">
              <w:rPr>
                <w:lang w:val="en-US"/>
              </w:rPr>
              <w:t xml:space="preserve"> in one variable</w:t>
            </w:r>
            <w:r w:rsidR="1D04AC21" w:rsidRPr="2CA7B274">
              <w:rPr>
                <w:lang w:val="en-US"/>
              </w:rPr>
              <w:t>.</w:t>
            </w:r>
          </w:p>
        </w:tc>
        <w:tc>
          <w:tcPr>
            <w:tcW w:w="8841" w:type="dxa"/>
            <w:gridSpan w:val="2"/>
            <w:tcBorders>
              <w:top w:val="single" w:sz="4" w:space="0" w:color="auto"/>
              <w:left w:val="single" w:sz="4" w:space="0" w:color="auto"/>
              <w:bottom w:val="single" w:sz="4" w:space="0" w:color="auto"/>
              <w:right w:val="single" w:sz="4" w:space="0" w:color="auto"/>
            </w:tcBorders>
            <w:shd w:val="clear" w:color="auto" w:fill="D6E3BC" w:themeFill="accent3" w:themeFillTint="66"/>
          </w:tcPr>
          <w:p w14:paraId="36DBE36A" w14:textId="0F8E2890" w:rsidR="00B1722D" w:rsidRPr="00844182" w:rsidRDefault="00B1722D" w:rsidP="00B1722D">
            <w:pPr>
              <w:widowControl w:val="0"/>
              <w:spacing w:after="0" w:line="240" w:lineRule="auto"/>
            </w:pPr>
            <w:r w:rsidRPr="00B1722D">
              <w:rPr>
                <w:lang w:val="en-US"/>
              </w:rPr>
              <w:t xml:space="preserve">Identify equivalent </w:t>
            </w:r>
            <w:r w:rsidR="00141524">
              <w:rPr>
                <w:lang w:val="en-US"/>
              </w:rPr>
              <w:t xml:space="preserve">linear </w:t>
            </w:r>
            <w:r w:rsidR="00141524" w:rsidRPr="2CA7B274">
              <w:rPr>
                <w:lang w:val="en-US"/>
              </w:rPr>
              <w:t>equations</w:t>
            </w:r>
            <w:r w:rsidR="00141524">
              <w:rPr>
                <w:lang w:val="en-US"/>
              </w:rPr>
              <w:t xml:space="preserve"> in one variable</w:t>
            </w:r>
            <w:r w:rsidRPr="00B1722D">
              <w:rPr>
                <w:lang w:val="en-US"/>
              </w:rPr>
              <w:t>. Justify why the equations are equivalent.</w:t>
            </w:r>
          </w:p>
          <w:p w14:paraId="5DDD2BED" w14:textId="77777777" w:rsidR="00B1722D" w:rsidRPr="00844182" w:rsidRDefault="00B1722D" w:rsidP="00881A35">
            <w:pPr>
              <w:widowControl w:val="0"/>
              <w:pBdr>
                <w:top w:val="nil"/>
                <w:left w:val="nil"/>
                <w:bottom w:val="nil"/>
                <w:right w:val="nil"/>
                <w:between w:val="nil"/>
              </w:pBdr>
              <w:spacing w:after="0" w:line="240" w:lineRule="auto"/>
            </w:pPr>
          </w:p>
        </w:tc>
        <w:tc>
          <w:tcPr>
            <w:tcW w:w="3466"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08EB04A8" w14:textId="77777777" w:rsidR="00B1722D" w:rsidRPr="00844182" w:rsidRDefault="00B1722D" w:rsidP="00881A35">
            <w:pPr>
              <w:widowControl w:val="0"/>
              <w:pBdr>
                <w:top w:val="nil"/>
                <w:left w:val="nil"/>
                <w:bottom w:val="nil"/>
                <w:right w:val="nil"/>
                <w:between w:val="nil"/>
              </w:pBdr>
              <w:spacing w:after="0" w:line="240" w:lineRule="auto"/>
            </w:pPr>
          </w:p>
        </w:tc>
        <w:tc>
          <w:tcPr>
            <w:tcW w:w="3466"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3B1E678A" w14:textId="77777777" w:rsidR="00B1722D" w:rsidRPr="00844182" w:rsidRDefault="00B1722D" w:rsidP="00881A35">
            <w:pPr>
              <w:widowControl w:val="0"/>
              <w:pBdr>
                <w:top w:val="nil"/>
                <w:left w:val="nil"/>
                <w:bottom w:val="nil"/>
                <w:right w:val="nil"/>
                <w:between w:val="nil"/>
              </w:pBdr>
              <w:spacing w:after="0" w:line="240" w:lineRule="auto"/>
            </w:pPr>
          </w:p>
        </w:tc>
      </w:tr>
      <w:tr w:rsidR="00B1722D" w14:paraId="1814BEBB" w14:textId="77777777" w:rsidTr="2CA7B27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18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4A805A5" w14:textId="1FCE554C" w:rsidR="00B1722D" w:rsidRPr="0067092A" w:rsidRDefault="00B1722D" w:rsidP="00881A35">
            <w:pPr>
              <w:spacing w:after="0" w:line="240" w:lineRule="auto"/>
              <w:jc w:val="center"/>
              <w:rPr>
                <w:b/>
              </w:rPr>
            </w:pPr>
            <w:r w:rsidRPr="0067092A">
              <w:rPr>
                <w:b/>
              </w:rPr>
              <w:t>Terminology</w:t>
            </w:r>
          </w:p>
        </w:tc>
        <w:tc>
          <w:tcPr>
            <w:tcW w:w="9272" w:type="dxa"/>
            <w:gridSpan w:val="2"/>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6C115CC" w14:textId="0458C7F5" w:rsidR="00B1722D" w:rsidRPr="00844182" w:rsidRDefault="00B1722D" w:rsidP="00881A35">
            <w:r w:rsidRPr="00844182">
              <w:rPr>
                <w:b/>
                <w:bCs/>
              </w:rPr>
              <w:t>Equivalent equations:</w:t>
            </w:r>
            <w:r w:rsidRPr="00844182">
              <w:t xml:space="preserve"> two equations that have identical </w:t>
            </w:r>
            <w:r w:rsidR="00447432">
              <w:t>solutions</w:t>
            </w:r>
            <w:r w:rsidRPr="00844182">
              <w:t>.</w:t>
            </w:r>
          </w:p>
          <w:p w14:paraId="3493902D" w14:textId="27A79DDA" w:rsidR="00B1722D" w:rsidRPr="00B1722D" w:rsidRDefault="00B1722D" w:rsidP="00881A35">
            <w:pPr>
              <w:widowControl w:val="0"/>
              <w:pBdr>
                <w:top w:val="nil"/>
                <w:left w:val="nil"/>
                <w:bottom w:val="nil"/>
                <w:right w:val="nil"/>
                <w:between w:val="nil"/>
              </w:pBdr>
              <w:spacing w:after="0" w:line="240" w:lineRule="auto"/>
              <w:rPr>
                <w:b/>
                <w:bCs/>
              </w:rPr>
            </w:pPr>
            <w:r w:rsidRPr="00B1722D">
              <w:rPr>
                <w:b/>
                <w:bCs/>
              </w:rPr>
              <w:t xml:space="preserve">Properties of Equality </w:t>
            </w:r>
          </w:p>
        </w:tc>
        <w:tc>
          <w:tcPr>
            <w:tcW w:w="8841" w:type="dxa"/>
            <w:gridSpan w:val="2"/>
            <w:tcBorders>
              <w:top w:val="single" w:sz="4" w:space="0" w:color="auto"/>
              <w:left w:val="single" w:sz="4" w:space="0" w:color="auto"/>
              <w:bottom w:val="single" w:sz="4" w:space="0" w:color="auto"/>
              <w:right w:val="single" w:sz="4" w:space="0" w:color="auto"/>
            </w:tcBorders>
          </w:tcPr>
          <w:p w14:paraId="1C0ECC8A" w14:textId="77777777" w:rsidR="00B1722D" w:rsidRPr="00844182" w:rsidRDefault="00B1722D" w:rsidP="00881A35">
            <w:pPr>
              <w:widowControl w:val="0"/>
              <w:pBdr>
                <w:top w:val="nil"/>
                <w:left w:val="nil"/>
                <w:bottom w:val="nil"/>
                <w:right w:val="nil"/>
                <w:between w:val="nil"/>
              </w:pBdr>
              <w:spacing w:after="0" w:line="240" w:lineRule="auto"/>
              <w:rPr>
                <w:color w:val="FF0000"/>
              </w:rPr>
            </w:pPr>
          </w:p>
        </w:tc>
        <w:tc>
          <w:tcPr>
            <w:tcW w:w="3466" w:type="dxa"/>
            <w:tcBorders>
              <w:top w:val="single" w:sz="4" w:space="0" w:color="auto"/>
              <w:left w:val="single" w:sz="4" w:space="0" w:color="auto"/>
              <w:bottom w:val="single" w:sz="4" w:space="0" w:color="auto"/>
              <w:right w:val="single" w:sz="4" w:space="0" w:color="auto"/>
            </w:tcBorders>
          </w:tcPr>
          <w:p w14:paraId="7EC99AD4" w14:textId="77777777" w:rsidR="00B1722D" w:rsidRPr="00844182" w:rsidRDefault="00B1722D" w:rsidP="00881A35">
            <w:pPr>
              <w:widowControl w:val="0"/>
              <w:pBdr>
                <w:top w:val="nil"/>
                <w:left w:val="nil"/>
                <w:bottom w:val="nil"/>
                <w:right w:val="nil"/>
                <w:between w:val="nil"/>
              </w:pBdr>
              <w:spacing w:after="0" w:line="240" w:lineRule="auto"/>
              <w:rPr>
                <w:color w:val="FF0000"/>
              </w:rPr>
            </w:pPr>
          </w:p>
        </w:tc>
        <w:tc>
          <w:tcPr>
            <w:tcW w:w="3466" w:type="dxa"/>
            <w:tcBorders>
              <w:top w:val="single" w:sz="4" w:space="0" w:color="auto"/>
              <w:left w:val="single" w:sz="4" w:space="0" w:color="auto"/>
              <w:bottom w:val="single" w:sz="4" w:space="0" w:color="auto"/>
              <w:right w:val="single" w:sz="4" w:space="0" w:color="auto"/>
            </w:tcBorders>
          </w:tcPr>
          <w:p w14:paraId="1745A8E9" w14:textId="77777777" w:rsidR="00B1722D" w:rsidRPr="00844182" w:rsidRDefault="00B1722D" w:rsidP="00881A35">
            <w:pPr>
              <w:widowControl w:val="0"/>
              <w:pBdr>
                <w:top w:val="nil"/>
                <w:left w:val="nil"/>
                <w:bottom w:val="nil"/>
                <w:right w:val="nil"/>
                <w:between w:val="nil"/>
              </w:pBdr>
              <w:spacing w:after="0" w:line="240" w:lineRule="auto"/>
              <w:rPr>
                <w:color w:val="FF0000"/>
              </w:rPr>
            </w:pPr>
          </w:p>
        </w:tc>
      </w:tr>
      <w:tr w:rsidR="00B1722D" w14:paraId="61BACDD3" w14:textId="77777777" w:rsidTr="2CA7B27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18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EE5B8F7" w14:textId="77777777" w:rsidR="00B1722D" w:rsidRPr="0067092A" w:rsidRDefault="00B1722D" w:rsidP="00881A35">
            <w:pPr>
              <w:spacing w:after="0" w:line="240" w:lineRule="auto"/>
              <w:jc w:val="center"/>
              <w:rPr>
                <w:b/>
              </w:rPr>
            </w:pPr>
            <w:r w:rsidRPr="0067092A">
              <w:rPr>
                <w:b/>
              </w:rPr>
              <w:t xml:space="preserve">Mathematical Models </w:t>
            </w:r>
          </w:p>
        </w:tc>
        <w:tc>
          <w:tcPr>
            <w:tcW w:w="9272" w:type="dxa"/>
            <w:gridSpan w:val="2"/>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21C0F4B" w14:textId="3D4BD9FB" w:rsidR="00B1722D" w:rsidRDefault="00B1722D" w:rsidP="00881A35">
            <w:pPr>
              <w:widowControl w:val="0"/>
              <w:spacing w:after="0" w:line="240" w:lineRule="auto"/>
            </w:pPr>
            <w:r w:rsidRPr="4A9E6A4B">
              <w:rPr>
                <w:lang w:val="en-US"/>
              </w:rPr>
              <w:t>Model: Equations. Can use number line too if you want, but pair with equations.</w:t>
            </w:r>
          </w:p>
        </w:tc>
        <w:tc>
          <w:tcPr>
            <w:tcW w:w="8841" w:type="dxa"/>
            <w:gridSpan w:val="2"/>
            <w:tcBorders>
              <w:top w:val="single" w:sz="4" w:space="0" w:color="auto"/>
              <w:left w:val="single" w:sz="4" w:space="0" w:color="auto"/>
              <w:bottom w:val="single" w:sz="4" w:space="0" w:color="auto"/>
              <w:right w:val="single" w:sz="4" w:space="0" w:color="auto"/>
            </w:tcBorders>
          </w:tcPr>
          <w:p w14:paraId="5983588E" w14:textId="77777777" w:rsidR="00B1722D" w:rsidRDefault="00B1722D" w:rsidP="00881A35">
            <w:pPr>
              <w:widowControl w:val="0"/>
              <w:spacing w:after="0" w:line="240" w:lineRule="auto"/>
            </w:pPr>
          </w:p>
        </w:tc>
        <w:tc>
          <w:tcPr>
            <w:tcW w:w="3466" w:type="dxa"/>
            <w:tcBorders>
              <w:top w:val="single" w:sz="4" w:space="0" w:color="auto"/>
              <w:left w:val="single" w:sz="4" w:space="0" w:color="auto"/>
              <w:bottom w:val="single" w:sz="4" w:space="0" w:color="auto"/>
              <w:right w:val="single" w:sz="4" w:space="0" w:color="auto"/>
            </w:tcBorders>
          </w:tcPr>
          <w:p w14:paraId="1EE93527" w14:textId="77777777" w:rsidR="00B1722D" w:rsidRDefault="00B1722D" w:rsidP="00881A35">
            <w:pPr>
              <w:widowControl w:val="0"/>
              <w:spacing w:after="0" w:line="240" w:lineRule="auto"/>
            </w:pPr>
          </w:p>
        </w:tc>
        <w:tc>
          <w:tcPr>
            <w:tcW w:w="3466" w:type="dxa"/>
            <w:tcBorders>
              <w:top w:val="single" w:sz="4" w:space="0" w:color="auto"/>
              <w:left w:val="single" w:sz="4" w:space="0" w:color="auto"/>
              <w:bottom w:val="single" w:sz="4" w:space="0" w:color="auto"/>
              <w:right w:val="single" w:sz="4" w:space="0" w:color="auto"/>
            </w:tcBorders>
          </w:tcPr>
          <w:p w14:paraId="73A8CC6B" w14:textId="77777777" w:rsidR="00B1722D" w:rsidRDefault="00B1722D" w:rsidP="00881A35">
            <w:pPr>
              <w:widowControl w:val="0"/>
              <w:spacing w:after="0" w:line="240" w:lineRule="auto"/>
            </w:pPr>
          </w:p>
        </w:tc>
      </w:tr>
      <w:tr w:rsidR="00B1722D" w14:paraId="667A7D00" w14:textId="77777777" w:rsidTr="2CA7B27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18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6771216" w14:textId="77777777" w:rsidR="00B1722D" w:rsidRPr="0067092A" w:rsidRDefault="00B1722D" w:rsidP="00881A35">
            <w:pPr>
              <w:spacing w:after="0" w:line="240" w:lineRule="auto"/>
              <w:jc w:val="center"/>
              <w:rPr>
                <w:b/>
              </w:rPr>
            </w:pPr>
            <w:r w:rsidRPr="0067092A">
              <w:rPr>
                <w:b/>
              </w:rPr>
              <w:t>Strategies</w:t>
            </w:r>
          </w:p>
        </w:tc>
        <w:tc>
          <w:tcPr>
            <w:tcW w:w="9272" w:type="dxa"/>
            <w:gridSpan w:val="2"/>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53F28F3" w14:textId="77777777" w:rsidR="00B1722D" w:rsidRPr="00844182" w:rsidRDefault="00B1722D" w:rsidP="00941CFD">
            <w:pPr>
              <w:pStyle w:val="ListParagraph"/>
              <w:numPr>
                <w:ilvl w:val="0"/>
                <w:numId w:val="3"/>
              </w:numPr>
              <w:spacing w:after="0" w:line="240" w:lineRule="auto"/>
              <w:ind w:left="377"/>
            </w:pPr>
            <w:r w:rsidRPr="00844182">
              <w:t>Two reversible moves generate solving:</w:t>
            </w:r>
          </w:p>
          <w:p w14:paraId="2312D8EE" w14:textId="77777777" w:rsidR="00B1722D" w:rsidRPr="00844182" w:rsidRDefault="00B1722D" w:rsidP="00941CFD">
            <w:pPr>
              <w:pStyle w:val="ListParagraph"/>
              <w:numPr>
                <w:ilvl w:val="1"/>
                <w:numId w:val="3"/>
              </w:numPr>
              <w:spacing w:after="0" w:line="240" w:lineRule="auto"/>
              <w:ind w:left="706"/>
            </w:pPr>
            <w:r w:rsidRPr="00844182">
              <w:rPr>
                <w:b/>
                <w:bCs/>
              </w:rPr>
              <w:t>(E1)</w:t>
            </w:r>
            <w:r w:rsidRPr="00844182">
              <w:t xml:space="preserve"> </w:t>
            </w:r>
            <w:r w:rsidRPr="00844182">
              <w:rPr>
                <w:i/>
                <w:iCs/>
              </w:rPr>
              <w:t>Add/subtract the same number to both sides.</w:t>
            </w:r>
            <w:r w:rsidRPr="00844182">
              <w:t xml:space="preserve"> </w:t>
            </w:r>
            <w:r w:rsidRPr="00326A5D">
              <w:rPr>
                <w:strike/>
              </w:rPr>
              <w:t>(once students have the left side of the number line, collapse this to addition</w:t>
            </w:r>
            <w:r w:rsidRPr="00844182">
              <w:t xml:space="preserve">). From property: if </w:t>
            </w:r>
            <m:oMath>
              <m:r>
                <w:rPr>
                  <w:rFonts w:ascii="Cambria Math" w:hAnsi="Cambria Math"/>
                </w:rPr>
                <m:t>a=b</m:t>
              </m:r>
            </m:oMath>
            <w:r w:rsidRPr="00844182">
              <w:t xml:space="preserve"> then </w:t>
            </w:r>
            <m:oMath>
              <m:r>
                <w:rPr>
                  <w:rFonts w:ascii="Cambria Math" w:hAnsi="Cambria Math"/>
                </w:rPr>
                <m:t>a+c=b+c</m:t>
              </m:r>
            </m:oMath>
          </w:p>
          <w:p w14:paraId="2518F675" w14:textId="77777777" w:rsidR="00B1722D" w:rsidRPr="00844182" w:rsidRDefault="00B1722D" w:rsidP="4A9E6A4B">
            <w:pPr>
              <w:pStyle w:val="ListParagraph"/>
              <w:numPr>
                <w:ilvl w:val="1"/>
                <w:numId w:val="3"/>
              </w:numPr>
              <w:spacing w:after="0" w:line="240" w:lineRule="auto"/>
              <w:ind w:left="706"/>
              <w:rPr>
                <w:lang w:val="en-US"/>
              </w:rPr>
            </w:pPr>
            <w:r w:rsidRPr="4A9E6A4B">
              <w:rPr>
                <w:b/>
                <w:bCs/>
                <w:lang w:val="en-US"/>
              </w:rPr>
              <w:t>(E2)</w:t>
            </w:r>
            <w:r w:rsidRPr="4A9E6A4B">
              <w:rPr>
                <w:lang w:val="en-US"/>
              </w:rPr>
              <w:t xml:space="preserve"> </w:t>
            </w:r>
            <w:r w:rsidRPr="4A9E6A4B">
              <w:rPr>
                <w:i/>
                <w:iCs/>
                <w:lang w:val="en-US"/>
              </w:rPr>
              <w:t>Multiply/divide both sides by the same nonzero number</w:t>
            </w:r>
            <w:r w:rsidRPr="00326A5D">
              <w:rPr>
                <w:i/>
                <w:iCs/>
                <w:strike/>
                <w:lang w:val="en-US"/>
              </w:rPr>
              <w:t xml:space="preserve">. </w:t>
            </w:r>
            <w:r w:rsidRPr="00326A5D">
              <w:rPr>
                <w:strike/>
                <w:lang w:val="en-US"/>
              </w:rPr>
              <w:t>(once students have multiplicative inverses, collapse to multiplication</w:t>
            </w:r>
            <w:r w:rsidRPr="4A9E6A4B">
              <w:rPr>
                <w:lang w:val="en-US"/>
              </w:rPr>
              <w:t xml:space="preserve">. From property: if </w:t>
            </w:r>
            <m:oMath>
              <m:r>
                <w:rPr>
                  <w:rFonts w:ascii="Cambria Math" w:hAnsi="Cambria Math"/>
                </w:rPr>
                <m:t>a=b</m:t>
              </m:r>
            </m:oMath>
            <w:r w:rsidRPr="4A9E6A4B">
              <w:rPr>
                <w:lang w:val="en-US"/>
              </w:rPr>
              <w:t xml:space="preserve">and </w:t>
            </w:r>
            <m:oMath>
              <m:r>
                <w:rPr>
                  <w:rFonts w:ascii="Cambria Math" w:hAnsi="Cambria Math"/>
                </w:rPr>
                <m:t>k</m:t>
              </m:r>
              <m:r>
                <m:rPr>
                  <m:sty m:val="p"/>
                </m:rPr>
                <w:rPr>
                  <w:rFonts w:ascii="Cambria Math" w:hAnsi="Cambria Math"/>
                </w:rPr>
                <m:t>≠</m:t>
              </m:r>
              <m:r>
                <w:rPr>
                  <w:rFonts w:ascii="Cambria Math" w:hAnsi="Cambria Math"/>
                </w:rPr>
                <m:t>0</m:t>
              </m:r>
            </m:oMath>
            <w:r w:rsidRPr="4A9E6A4B">
              <w:rPr>
                <w:lang w:val="en-US"/>
              </w:rPr>
              <w:t xml:space="preserve"> then </w:t>
            </w:r>
            <m:oMath>
              <m:r>
                <w:rPr>
                  <w:rFonts w:ascii="Cambria Math" w:hAnsi="Cambria Math"/>
                </w:rPr>
                <m:t>ka=kb</m:t>
              </m:r>
            </m:oMath>
          </w:p>
          <w:p w14:paraId="00B0AB45" w14:textId="77777777" w:rsidR="00B1722D" w:rsidRDefault="00B1722D" w:rsidP="00881A35">
            <w:pPr>
              <w:widowControl w:val="0"/>
              <w:spacing w:after="0" w:line="240" w:lineRule="auto"/>
            </w:pPr>
          </w:p>
        </w:tc>
        <w:tc>
          <w:tcPr>
            <w:tcW w:w="8841" w:type="dxa"/>
            <w:gridSpan w:val="2"/>
            <w:tcBorders>
              <w:top w:val="single" w:sz="4" w:space="0" w:color="auto"/>
              <w:left w:val="single" w:sz="4" w:space="0" w:color="auto"/>
              <w:bottom w:val="single" w:sz="4" w:space="0" w:color="auto"/>
              <w:right w:val="single" w:sz="4" w:space="0" w:color="auto"/>
            </w:tcBorders>
          </w:tcPr>
          <w:p w14:paraId="14A71E15" w14:textId="77777777" w:rsidR="00B1722D" w:rsidRDefault="00B1722D" w:rsidP="00881A35">
            <w:pPr>
              <w:widowControl w:val="0"/>
              <w:spacing w:after="0" w:line="240" w:lineRule="auto"/>
            </w:pPr>
          </w:p>
        </w:tc>
        <w:tc>
          <w:tcPr>
            <w:tcW w:w="3466" w:type="dxa"/>
            <w:tcBorders>
              <w:top w:val="single" w:sz="4" w:space="0" w:color="auto"/>
              <w:left w:val="single" w:sz="4" w:space="0" w:color="auto"/>
              <w:bottom w:val="single" w:sz="4" w:space="0" w:color="auto"/>
              <w:right w:val="single" w:sz="4" w:space="0" w:color="auto"/>
            </w:tcBorders>
          </w:tcPr>
          <w:p w14:paraId="6A39BEF4" w14:textId="77777777" w:rsidR="00B1722D" w:rsidRDefault="00B1722D" w:rsidP="00881A35">
            <w:pPr>
              <w:widowControl w:val="0"/>
              <w:spacing w:after="0" w:line="240" w:lineRule="auto"/>
            </w:pPr>
          </w:p>
        </w:tc>
        <w:tc>
          <w:tcPr>
            <w:tcW w:w="3466" w:type="dxa"/>
            <w:tcBorders>
              <w:top w:val="single" w:sz="4" w:space="0" w:color="auto"/>
              <w:left w:val="single" w:sz="4" w:space="0" w:color="auto"/>
              <w:bottom w:val="single" w:sz="4" w:space="0" w:color="auto"/>
              <w:right w:val="single" w:sz="4" w:space="0" w:color="auto"/>
            </w:tcBorders>
          </w:tcPr>
          <w:p w14:paraId="445F8C3E" w14:textId="77777777" w:rsidR="00B1722D" w:rsidRDefault="00B1722D" w:rsidP="00881A35">
            <w:pPr>
              <w:widowControl w:val="0"/>
              <w:spacing w:after="0" w:line="240" w:lineRule="auto"/>
            </w:pPr>
          </w:p>
        </w:tc>
      </w:tr>
      <w:tr w:rsidR="00B1722D" w14:paraId="38751390" w14:textId="77777777" w:rsidTr="2CA7B27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18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41A6430" w14:textId="77777777" w:rsidR="00B1722D" w:rsidRPr="002347B9" w:rsidRDefault="00B1722D" w:rsidP="00881A35">
            <w:pPr>
              <w:spacing w:after="0" w:line="240" w:lineRule="auto"/>
              <w:jc w:val="center"/>
              <w:rPr>
                <w:b/>
              </w:rPr>
            </w:pPr>
            <w:r w:rsidRPr="0067092A">
              <w:rPr>
                <w:b/>
              </w:rPr>
              <w:lastRenderedPageBreak/>
              <w:t>Specifications</w:t>
            </w:r>
          </w:p>
        </w:tc>
        <w:tc>
          <w:tcPr>
            <w:tcW w:w="9272" w:type="dxa"/>
            <w:gridSpan w:val="2"/>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5C4EC08" w14:textId="77777777" w:rsidR="00B1722D" w:rsidRDefault="00B1722D" w:rsidP="00881A35">
            <w:pPr>
              <w:widowControl w:val="0"/>
              <w:pBdr>
                <w:top w:val="nil"/>
                <w:left w:val="nil"/>
                <w:bottom w:val="nil"/>
                <w:right w:val="nil"/>
                <w:between w:val="nil"/>
              </w:pBdr>
              <w:spacing w:after="0" w:line="240" w:lineRule="auto"/>
            </w:pPr>
          </w:p>
        </w:tc>
        <w:tc>
          <w:tcPr>
            <w:tcW w:w="8841" w:type="dxa"/>
            <w:gridSpan w:val="2"/>
            <w:tcBorders>
              <w:top w:val="single" w:sz="4" w:space="0" w:color="auto"/>
              <w:left w:val="single" w:sz="4" w:space="0" w:color="auto"/>
              <w:bottom w:val="single" w:sz="4" w:space="0" w:color="auto"/>
              <w:right w:val="single" w:sz="4" w:space="0" w:color="auto"/>
            </w:tcBorders>
          </w:tcPr>
          <w:p w14:paraId="7E9FC06D" w14:textId="77777777" w:rsidR="00B1722D" w:rsidRDefault="00B1722D" w:rsidP="00881A35">
            <w:pPr>
              <w:widowControl w:val="0"/>
              <w:pBdr>
                <w:top w:val="nil"/>
                <w:left w:val="nil"/>
                <w:bottom w:val="nil"/>
                <w:right w:val="nil"/>
                <w:between w:val="nil"/>
              </w:pBdr>
              <w:spacing w:after="0" w:line="240" w:lineRule="auto"/>
            </w:pPr>
          </w:p>
        </w:tc>
        <w:tc>
          <w:tcPr>
            <w:tcW w:w="3466" w:type="dxa"/>
            <w:tcBorders>
              <w:top w:val="single" w:sz="4" w:space="0" w:color="auto"/>
              <w:left w:val="single" w:sz="4" w:space="0" w:color="auto"/>
              <w:bottom w:val="single" w:sz="4" w:space="0" w:color="auto"/>
              <w:right w:val="single" w:sz="4" w:space="0" w:color="auto"/>
            </w:tcBorders>
          </w:tcPr>
          <w:p w14:paraId="51A6076A" w14:textId="77777777" w:rsidR="00B1722D" w:rsidRDefault="00B1722D" w:rsidP="00881A35">
            <w:pPr>
              <w:widowControl w:val="0"/>
              <w:pBdr>
                <w:top w:val="nil"/>
                <w:left w:val="nil"/>
                <w:bottom w:val="nil"/>
                <w:right w:val="nil"/>
                <w:between w:val="nil"/>
              </w:pBdr>
              <w:spacing w:after="0" w:line="240" w:lineRule="auto"/>
            </w:pPr>
          </w:p>
        </w:tc>
        <w:tc>
          <w:tcPr>
            <w:tcW w:w="3466" w:type="dxa"/>
            <w:tcBorders>
              <w:top w:val="single" w:sz="4" w:space="0" w:color="auto"/>
              <w:left w:val="single" w:sz="4" w:space="0" w:color="auto"/>
              <w:bottom w:val="single" w:sz="4" w:space="0" w:color="auto"/>
              <w:right w:val="single" w:sz="4" w:space="0" w:color="auto"/>
            </w:tcBorders>
          </w:tcPr>
          <w:p w14:paraId="6977440C" w14:textId="77777777" w:rsidR="00B1722D" w:rsidRDefault="00B1722D" w:rsidP="00881A35">
            <w:pPr>
              <w:widowControl w:val="0"/>
              <w:pBdr>
                <w:top w:val="nil"/>
                <w:left w:val="nil"/>
                <w:bottom w:val="nil"/>
                <w:right w:val="nil"/>
                <w:between w:val="nil"/>
              </w:pBdr>
              <w:spacing w:after="0" w:line="240" w:lineRule="auto"/>
            </w:pPr>
          </w:p>
        </w:tc>
      </w:tr>
      <w:tr w:rsidR="00B1722D" w14:paraId="3A6FF469" w14:textId="77777777" w:rsidTr="2CA7B27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18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E7C5F6A" w14:textId="77777777" w:rsidR="00B1722D" w:rsidRPr="0067092A" w:rsidRDefault="00B1722D" w:rsidP="00881A35">
            <w:pPr>
              <w:spacing w:after="0" w:line="240" w:lineRule="auto"/>
              <w:jc w:val="center"/>
              <w:rPr>
                <w:b/>
              </w:rPr>
            </w:pPr>
            <w:r w:rsidRPr="0067092A">
              <w:rPr>
                <w:b/>
              </w:rPr>
              <w:t>Leaves to Include</w:t>
            </w:r>
          </w:p>
        </w:tc>
        <w:tc>
          <w:tcPr>
            <w:tcW w:w="9272" w:type="dxa"/>
            <w:gridSpan w:val="2"/>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8202903" w14:textId="77777777" w:rsidR="00B1722D" w:rsidRDefault="00B1722D" w:rsidP="00881A35">
            <w:pPr>
              <w:widowControl w:val="0"/>
              <w:spacing w:after="0" w:line="240" w:lineRule="auto"/>
            </w:pPr>
          </w:p>
        </w:tc>
        <w:tc>
          <w:tcPr>
            <w:tcW w:w="8841" w:type="dxa"/>
            <w:gridSpan w:val="2"/>
            <w:tcBorders>
              <w:top w:val="single" w:sz="4" w:space="0" w:color="auto"/>
              <w:left w:val="single" w:sz="4" w:space="0" w:color="auto"/>
              <w:bottom w:val="single" w:sz="4" w:space="0" w:color="auto"/>
              <w:right w:val="single" w:sz="4" w:space="0" w:color="auto"/>
            </w:tcBorders>
          </w:tcPr>
          <w:p w14:paraId="44D22FFB" w14:textId="77777777" w:rsidR="00B1722D" w:rsidRDefault="00B1722D" w:rsidP="00881A35">
            <w:pPr>
              <w:widowControl w:val="0"/>
              <w:spacing w:after="0" w:line="240" w:lineRule="auto"/>
            </w:pPr>
          </w:p>
        </w:tc>
        <w:tc>
          <w:tcPr>
            <w:tcW w:w="3466" w:type="dxa"/>
            <w:tcBorders>
              <w:top w:val="single" w:sz="4" w:space="0" w:color="auto"/>
              <w:left w:val="single" w:sz="4" w:space="0" w:color="auto"/>
              <w:bottom w:val="single" w:sz="4" w:space="0" w:color="auto"/>
              <w:right w:val="single" w:sz="4" w:space="0" w:color="auto"/>
            </w:tcBorders>
          </w:tcPr>
          <w:p w14:paraId="4E878C7F" w14:textId="77777777" w:rsidR="00B1722D" w:rsidRDefault="00B1722D" w:rsidP="00881A35">
            <w:pPr>
              <w:widowControl w:val="0"/>
              <w:spacing w:after="0" w:line="240" w:lineRule="auto"/>
            </w:pPr>
          </w:p>
        </w:tc>
        <w:tc>
          <w:tcPr>
            <w:tcW w:w="3466" w:type="dxa"/>
            <w:tcBorders>
              <w:top w:val="single" w:sz="4" w:space="0" w:color="auto"/>
              <w:left w:val="single" w:sz="4" w:space="0" w:color="auto"/>
              <w:bottom w:val="single" w:sz="4" w:space="0" w:color="auto"/>
              <w:right w:val="single" w:sz="4" w:space="0" w:color="auto"/>
            </w:tcBorders>
          </w:tcPr>
          <w:p w14:paraId="4125B596" w14:textId="77777777" w:rsidR="00B1722D" w:rsidRDefault="00B1722D" w:rsidP="00881A35">
            <w:pPr>
              <w:widowControl w:val="0"/>
              <w:spacing w:after="0" w:line="240" w:lineRule="auto"/>
            </w:pPr>
          </w:p>
        </w:tc>
      </w:tr>
      <w:tr w:rsidR="00B1722D" w14:paraId="692542F9" w14:textId="77777777" w:rsidTr="2CA7B27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18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4002AC5" w14:textId="77777777" w:rsidR="00B1722D" w:rsidRPr="0067092A" w:rsidRDefault="00B1722D" w:rsidP="00881A35">
            <w:pPr>
              <w:spacing w:after="0" w:line="240" w:lineRule="auto"/>
              <w:jc w:val="center"/>
              <w:rPr>
                <w:b/>
              </w:rPr>
            </w:pPr>
            <w:r w:rsidRPr="0067092A">
              <w:rPr>
                <w:b/>
              </w:rPr>
              <w:t>Considerations</w:t>
            </w:r>
          </w:p>
        </w:tc>
        <w:tc>
          <w:tcPr>
            <w:tcW w:w="9272" w:type="dxa"/>
            <w:gridSpan w:val="2"/>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94197EA" w14:textId="77777777" w:rsidR="00B1722D" w:rsidRPr="00844182" w:rsidRDefault="00B1722D" w:rsidP="00941CFD">
            <w:pPr>
              <w:numPr>
                <w:ilvl w:val="0"/>
                <w:numId w:val="1"/>
              </w:numPr>
              <w:tabs>
                <w:tab w:val="clear" w:pos="720"/>
                <w:tab w:val="num" w:pos="376"/>
              </w:tabs>
              <w:spacing w:line="278" w:lineRule="auto"/>
              <w:ind w:left="376"/>
            </w:pPr>
            <w:r w:rsidRPr="00844182">
              <w:t>See that this works with numbers.</w:t>
            </w:r>
          </w:p>
          <w:p w14:paraId="654B651F" w14:textId="77777777" w:rsidR="00B1722D" w:rsidRPr="00844182" w:rsidRDefault="00B1722D" w:rsidP="00941CFD">
            <w:pPr>
              <w:numPr>
                <w:ilvl w:val="0"/>
                <w:numId w:val="1"/>
              </w:numPr>
              <w:tabs>
                <w:tab w:val="clear" w:pos="720"/>
                <w:tab w:val="num" w:pos="376"/>
              </w:tabs>
              <w:spacing w:line="278" w:lineRule="auto"/>
              <w:ind w:left="376"/>
            </w:pPr>
            <w:r w:rsidRPr="00844182">
              <w:t>We should have a consistent terminology for these moves if we can. Open to suggestions</w:t>
            </w:r>
          </w:p>
          <w:p w14:paraId="44AE843B" w14:textId="7BA31FB4" w:rsidR="00B1722D" w:rsidRDefault="00B1722D" w:rsidP="00881A35">
            <w:pPr>
              <w:widowControl w:val="0"/>
              <w:spacing w:after="0" w:line="240" w:lineRule="auto"/>
            </w:pPr>
            <w:r w:rsidRPr="00844182">
              <w:t>As time allows, can continue to translate verbal/real contexts into single variable equations and back again (interpret solutions in context</w:t>
            </w:r>
            <w:r w:rsidR="00736377">
              <w:t>)</w:t>
            </w:r>
          </w:p>
        </w:tc>
        <w:tc>
          <w:tcPr>
            <w:tcW w:w="8841" w:type="dxa"/>
            <w:gridSpan w:val="2"/>
            <w:tcBorders>
              <w:top w:val="single" w:sz="4" w:space="0" w:color="auto"/>
              <w:left w:val="single" w:sz="4" w:space="0" w:color="auto"/>
              <w:bottom w:val="single" w:sz="4" w:space="0" w:color="auto"/>
              <w:right w:val="single" w:sz="4" w:space="0" w:color="auto"/>
            </w:tcBorders>
          </w:tcPr>
          <w:p w14:paraId="4D1AC4F2" w14:textId="77777777" w:rsidR="00B1722D" w:rsidRPr="00844182" w:rsidRDefault="00B1722D" w:rsidP="00B1722D">
            <w:pPr>
              <w:numPr>
                <w:ilvl w:val="0"/>
                <w:numId w:val="1"/>
              </w:numPr>
              <w:tabs>
                <w:tab w:val="clear" w:pos="720"/>
                <w:tab w:val="num" w:pos="376"/>
              </w:tabs>
              <w:spacing w:line="278" w:lineRule="auto"/>
              <w:ind w:left="376"/>
            </w:pPr>
            <w:r w:rsidRPr="4A9E6A4B">
              <w:rPr>
                <w:lang w:val="en-US"/>
              </w:rPr>
              <w:t xml:space="preserve">They can solve 3x=15 by inspection. the intent is that they add 7 to both sides and then substitute the known solution of the original equation into 3x+7=15+7 to show equivalence of those two equations. this is an example of E1 and E2 preserving the solution set – ie that the equations are equivalent. </w:t>
            </w:r>
          </w:p>
          <w:p w14:paraId="7613AB6A" w14:textId="77777777" w:rsidR="00B1722D" w:rsidRDefault="00B1722D" w:rsidP="00881A35">
            <w:pPr>
              <w:spacing w:after="0" w:line="240" w:lineRule="auto"/>
            </w:pPr>
          </w:p>
        </w:tc>
        <w:tc>
          <w:tcPr>
            <w:tcW w:w="3466" w:type="dxa"/>
            <w:tcBorders>
              <w:top w:val="single" w:sz="4" w:space="0" w:color="auto"/>
              <w:left w:val="single" w:sz="4" w:space="0" w:color="auto"/>
              <w:bottom w:val="single" w:sz="4" w:space="0" w:color="auto"/>
              <w:right w:val="single" w:sz="4" w:space="0" w:color="auto"/>
            </w:tcBorders>
          </w:tcPr>
          <w:p w14:paraId="6BA3F57F" w14:textId="77777777" w:rsidR="00B1722D" w:rsidRDefault="00B1722D" w:rsidP="00881A35">
            <w:pPr>
              <w:spacing w:after="0" w:line="240" w:lineRule="auto"/>
            </w:pPr>
          </w:p>
        </w:tc>
        <w:tc>
          <w:tcPr>
            <w:tcW w:w="3466" w:type="dxa"/>
            <w:tcBorders>
              <w:top w:val="single" w:sz="4" w:space="0" w:color="auto"/>
              <w:left w:val="single" w:sz="4" w:space="0" w:color="auto"/>
              <w:bottom w:val="single" w:sz="4" w:space="0" w:color="auto"/>
              <w:right w:val="single" w:sz="4" w:space="0" w:color="auto"/>
            </w:tcBorders>
          </w:tcPr>
          <w:p w14:paraId="0C0DE9DF" w14:textId="77777777" w:rsidR="00B1722D" w:rsidRDefault="00B1722D" w:rsidP="00881A35">
            <w:pPr>
              <w:spacing w:after="0" w:line="240" w:lineRule="auto"/>
            </w:pPr>
          </w:p>
        </w:tc>
      </w:tr>
      <w:tr w:rsidR="00B1722D" w14:paraId="5BD0019F" w14:textId="77777777" w:rsidTr="2CA7B27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18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5873707" w14:textId="77777777" w:rsidR="00B1722D" w:rsidRPr="0067092A" w:rsidRDefault="00B1722D" w:rsidP="00881A35">
            <w:pPr>
              <w:spacing w:after="0" w:line="240" w:lineRule="auto"/>
              <w:jc w:val="center"/>
              <w:rPr>
                <w:b/>
                <w:i/>
              </w:rPr>
            </w:pPr>
            <w:r w:rsidRPr="0067092A">
              <w:rPr>
                <w:b/>
              </w:rPr>
              <w:t>Required Skills/Cases</w:t>
            </w:r>
          </w:p>
        </w:tc>
        <w:tc>
          <w:tcPr>
            <w:tcW w:w="9272" w:type="dxa"/>
            <w:gridSpan w:val="2"/>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393627D" w14:textId="77777777" w:rsidR="00B1722D" w:rsidRPr="00844182" w:rsidRDefault="00B1722D" w:rsidP="00AB5981">
            <w:pPr>
              <w:widowControl w:val="0"/>
              <w:spacing w:after="0" w:line="240" w:lineRule="auto"/>
            </w:pPr>
            <w:r w:rsidRPr="00844182">
              <w:rPr>
                <w:color w:val="FF0000"/>
                <w:shd w:val="clear" w:color="auto" w:fill="FFFF00"/>
              </w:rPr>
              <w:t>Equation Cases and Number Restrictions</w:t>
            </w:r>
          </w:p>
          <w:p w14:paraId="683615FF" w14:textId="77777777" w:rsidR="00B1722D" w:rsidRPr="00844182" w:rsidRDefault="00B1722D" w:rsidP="00881A35">
            <w:pPr>
              <w:widowControl w:val="0"/>
              <w:spacing w:after="0" w:line="240" w:lineRule="auto"/>
            </w:pPr>
          </w:p>
          <w:p w14:paraId="7DF6C780" w14:textId="77777777" w:rsidR="00B1722D" w:rsidRPr="00844182" w:rsidRDefault="00B1722D" w:rsidP="00881A35">
            <w:pPr>
              <w:widowControl w:val="0"/>
              <w:spacing w:after="0" w:line="240" w:lineRule="auto"/>
            </w:pPr>
            <w:r w:rsidRPr="00844182">
              <w:t xml:space="preserve">Cases: </w:t>
            </w:r>
          </w:p>
          <w:p w14:paraId="7F5080F8" w14:textId="77777777" w:rsidR="00B1722D" w:rsidRPr="00844182" w:rsidRDefault="00B1722D" w:rsidP="004C46E5">
            <w:pPr>
              <w:pStyle w:val="ListParagraph"/>
              <w:numPr>
                <w:ilvl w:val="0"/>
                <w:numId w:val="14"/>
              </w:numPr>
              <w:spacing w:after="0" w:line="240" w:lineRule="auto"/>
              <w:ind w:left="329"/>
              <w:rPr>
                <w:rFonts w:ascii="Aptos" w:eastAsia="Aptos" w:hAnsi="Aptos" w:cs="Times New Roman"/>
              </w:rPr>
            </w:pPr>
            <w:r w:rsidRPr="00844182">
              <w:rPr>
                <w:rFonts w:ascii="Aptos" w:eastAsia="Aptos" w:hAnsi="Aptos" w:cs="Times New Roman"/>
              </w:rPr>
              <w:t>Numerical</w:t>
            </w:r>
          </w:p>
          <w:p w14:paraId="4E709384" w14:textId="77777777" w:rsidR="00B1722D" w:rsidRPr="00844182" w:rsidRDefault="00B1722D" w:rsidP="00BF3161">
            <w:pPr>
              <w:pStyle w:val="ListParagraph"/>
              <w:ind w:left="360"/>
              <w:rPr>
                <w:rFonts w:ascii="Aptos" w:eastAsia="Aptos" w:hAnsi="Aptos" w:cs="Times New Roman"/>
              </w:rPr>
            </w:pPr>
            <w:r w:rsidRPr="00844182">
              <w:rPr>
                <w:rFonts w:ascii="Aptos" w:eastAsia="Aptos" w:hAnsi="Aptos" w:cs="Times New Roman"/>
              </w:rPr>
              <w:t xml:space="preserve">EX: </w:t>
            </w:r>
            <m:oMath>
              <m:r>
                <w:rPr>
                  <w:rFonts w:ascii="Cambria Math" w:eastAsia="Aptos" w:hAnsi="Cambria Math" w:cs="Times New Roman"/>
                </w:rPr>
                <m:t>3=3→3+2=3+2</m:t>
              </m:r>
            </m:oMath>
          </w:p>
          <w:p w14:paraId="4FD81EAC" w14:textId="77777777" w:rsidR="00B1722D" w:rsidRPr="00844182" w:rsidRDefault="00B1722D" w:rsidP="00BF3161">
            <w:pPr>
              <w:pStyle w:val="ListParagraph"/>
              <w:ind w:left="360"/>
              <w:rPr>
                <w:rFonts w:ascii="Aptos" w:eastAsia="Aptos" w:hAnsi="Aptos" w:cs="Times New Roman"/>
              </w:rPr>
            </w:pPr>
            <w:r w:rsidRPr="00844182">
              <w:rPr>
                <w:rFonts w:ascii="Aptos" w:eastAsia="Aptos" w:hAnsi="Aptos" w:cs="Times New Roman"/>
              </w:rPr>
              <w:t xml:space="preserve">EX: </w:t>
            </w:r>
            <m:oMath>
              <m:r>
                <w:rPr>
                  <w:rFonts w:ascii="Cambria Math" w:eastAsia="Aptos" w:hAnsi="Cambria Math" w:cs="Times New Roman"/>
                </w:rPr>
                <m:t>3+4-2=2+5-2</m:t>
              </m:r>
            </m:oMath>
          </w:p>
          <w:p w14:paraId="311D7FA8" w14:textId="77777777" w:rsidR="00B1722D" w:rsidRPr="00844182" w:rsidRDefault="00B1722D" w:rsidP="004C46E5">
            <w:pPr>
              <w:pStyle w:val="ListParagraph"/>
              <w:numPr>
                <w:ilvl w:val="0"/>
                <w:numId w:val="14"/>
              </w:numPr>
              <w:spacing w:after="0" w:line="240" w:lineRule="auto"/>
              <w:ind w:left="329" w:hanging="329"/>
              <w:rPr>
                <w:rFonts w:ascii="Aptos" w:eastAsia="Aptos" w:hAnsi="Aptos" w:cs="Times New Roman"/>
              </w:rPr>
            </w:pPr>
            <w:r w:rsidRPr="00844182">
              <w:rPr>
                <w:rFonts w:ascii="Aptos" w:eastAsia="Aptos" w:hAnsi="Aptos" w:cs="Times New Roman"/>
              </w:rPr>
              <w:t>Algebraic</w:t>
            </w:r>
          </w:p>
          <w:p w14:paraId="53B71B55" w14:textId="77777777" w:rsidR="00B1722D" w:rsidRPr="00844182" w:rsidRDefault="00B1722D" w:rsidP="00BF3161">
            <w:pPr>
              <w:pStyle w:val="ListParagraph"/>
              <w:ind w:left="360"/>
              <w:rPr>
                <w:rFonts w:ascii="Aptos" w:eastAsia="Aptos" w:hAnsi="Aptos" w:cs="Times New Roman"/>
              </w:rPr>
            </w:pPr>
            <w:r w:rsidRPr="00844182">
              <w:rPr>
                <w:rFonts w:ascii="Aptos" w:eastAsia="Aptos" w:hAnsi="Aptos" w:cs="Times New Roman"/>
              </w:rPr>
              <w:t xml:space="preserve">EX: </w:t>
            </w:r>
            <m:oMath>
              <m:r>
                <w:rPr>
                  <w:rFonts w:ascii="Cambria Math" w:eastAsia="Aptos" w:hAnsi="Cambria Math" w:cs="Times New Roman"/>
                </w:rPr>
                <m:t>x=2→x-1=2-1</m:t>
              </m:r>
            </m:oMath>
          </w:p>
          <w:p w14:paraId="32A07AC6" w14:textId="77777777" w:rsidR="00B1722D" w:rsidRPr="00844182" w:rsidRDefault="00B1722D" w:rsidP="00881A35">
            <w:pPr>
              <w:widowControl w:val="0"/>
              <w:spacing w:after="0" w:line="240" w:lineRule="auto"/>
            </w:pPr>
          </w:p>
          <w:p w14:paraId="5192D12D" w14:textId="77777777" w:rsidR="00B1722D" w:rsidRPr="00844182" w:rsidRDefault="00B1722D" w:rsidP="00881A35">
            <w:pPr>
              <w:widowControl w:val="0"/>
              <w:spacing w:after="0" w:line="240" w:lineRule="auto"/>
            </w:pPr>
            <w:r w:rsidRPr="00844182">
              <w:t>Skills:</w:t>
            </w:r>
          </w:p>
          <w:p w14:paraId="086F7D9F" w14:textId="77777777" w:rsidR="00B1722D" w:rsidRPr="00844182" w:rsidRDefault="00B1722D" w:rsidP="004C46E5">
            <w:pPr>
              <w:pStyle w:val="ListParagraph"/>
              <w:widowControl w:val="0"/>
              <w:numPr>
                <w:ilvl w:val="0"/>
                <w:numId w:val="15"/>
              </w:numPr>
              <w:spacing w:after="0" w:line="240" w:lineRule="auto"/>
              <w:ind w:left="239" w:hanging="270"/>
            </w:pPr>
            <w:r w:rsidRPr="00844182">
              <w:t>Use the addition and subtraction properties of equality to produce equivalent equations.</w:t>
            </w:r>
          </w:p>
          <w:p w14:paraId="3833012C" w14:textId="77777777" w:rsidR="00B1722D" w:rsidRPr="00844182" w:rsidRDefault="00B1722D" w:rsidP="004C46E5">
            <w:pPr>
              <w:pStyle w:val="ListParagraph"/>
              <w:widowControl w:val="0"/>
              <w:numPr>
                <w:ilvl w:val="0"/>
                <w:numId w:val="15"/>
              </w:numPr>
              <w:spacing w:after="0" w:line="240" w:lineRule="auto"/>
              <w:ind w:left="239" w:hanging="270"/>
            </w:pPr>
            <w:r w:rsidRPr="00844182">
              <w:t>Use the multiplication and division properties of equality to produce equivalent equations.</w:t>
            </w:r>
          </w:p>
          <w:p w14:paraId="4956A3C7" w14:textId="2F429124" w:rsidR="00B1722D" w:rsidRPr="00BE4AA3" w:rsidRDefault="00B1722D" w:rsidP="004C46E5">
            <w:pPr>
              <w:pStyle w:val="ListParagraph"/>
              <w:widowControl w:val="0"/>
              <w:numPr>
                <w:ilvl w:val="0"/>
                <w:numId w:val="15"/>
              </w:numPr>
              <w:spacing w:after="0" w:line="240" w:lineRule="auto"/>
              <w:ind w:left="239" w:hanging="270"/>
            </w:pPr>
            <w:r w:rsidRPr="00844182">
              <w:t>Use all four properties of equality to produce equivalent equations.</w:t>
            </w:r>
          </w:p>
        </w:tc>
        <w:tc>
          <w:tcPr>
            <w:tcW w:w="8841" w:type="dxa"/>
            <w:gridSpan w:val="2"/>
            <w:tcBorders>
              <w:top w:val="single" w:sz="4" w:space="0" w:color="auto"/>
              <w:left w:val="single" w:sz="4" w:space="0" w:color="auto"/>
              <w:bottom w:val="single" w:sz="4" w:space="0" w:color="auto"/>
              <w:right w:val="single" w:sz="4" w:space="0" w:color="auto"/>
            </w:tcBorders>
          </w:tcPr>
          <w:p w14:paraId="20F81955" w14:textId="77777777" w:rsidR="00B1722D" w:rsidRPr="00844182" w:rsidRDefault="00B1722D" w:rsidP="00B1722D">
            <w:pPr>
              <w:widowControl w:val="0"/>
              <w:spacing w:after="0" w:line="240" w:lineRule="auto"/>
            </w:pPr>
            <w:r w:rsidRPr="00844182">
              <w:rPr>
                <w:color w:val="FF0000"/>
                <w:shd w:val="clear" w:color="auto" w:fill="FFFF00"/>
              </w:rPr>
              <w:t>Equation Cases and Number Restrictions</w:t>
            </w:r>
          </w:p>
          <w:p w14:paraId="1245F5EC" w14:textId="77777777" w:rsidR="00B1722D" w:rsidRDefault="00B1722D" w:rsidP="00B1722D">
            <w:pPr>
              <w:widowControl w:val="0"/>
              <w:spacing w:after="0" w:line="240" w:lineRule="auto"/>
            </w:pPr>
          </w:p>
          <w:p w14:paraId="62416926" w14:textId="15E52194" w:rsidR="00B1722D" w:rsidRPr="00B1722D" w:rsidRDefault="00B1722D" w:rsidP="00B1722D">
            <w:pPr>
              <w:widowControl w:val="0"/>
              <w:spacing w:after="0" w:line="240" w:lineRule="auto"/>
            </w:pPr>
            <w:r w:rsidRPr="00844182">
              <w:t>Skills:</w:t>
            </w:r>
          </w:p>
          <w:p w14:paraId="35B29A76" w14:textId="6D7FFE08" w:rsidR="00B1722D" w:rsidRPr="00844182" w:rsidRDefault="00B1722D" w:rsidP="004C46E5">
            <w:pPr>
              <w:pStyle w:val="ListParagraph"/>
              <w:widowControl w:val="0"/>
              <w:numPr>
                <w:ilvl w:val="0"/>
                <w:numId w:val="30"/>
              </w:numPr>
              <w:spacing w:after="0" w:line="240" w:lineRule="auto"/>
              <w:ind w:left="268" w:hanging="268"/>
            </w:pPr>
            <w:r w:rsidRPr="4A9E6A4B">
              <w:rPr>
                <w:lang w:val="en-US"/>
              </w:rPr>
              <w:t>Identify equivalent equations.</w:t>
            </w:r>
          </w:p>
          <w:p w14:paraId="1FDC7623" w14:textId="77777777" w:rsidR="00B1722D" w:rsidRPr="00844182" w:rsidRDefault="00B1722D" w:rsidP="004C46E5">
            <w:pPr>
              <w:pStyle w:val="ListParagraph"/>
              <w:widowControl w:val="0"/>
              <w:numPr>
                <w:ilvl w:val="0"/>
                <w:numId w:val="30"/>
              </w:numPr>
              <w:spacing w:after="0" w:line="240" w:lineRule="auto"/>
              <w:ind w:left="239" w:hanging="270"/>
            </w:pPr>
            <w:r w:rsidRPr="00844182">
              <w:t>Justify why the equations are equivalent.</w:t>
            </w:r>
          </w:p>
          <w:p w14:paraId="1BD5D6FF" w14:textId="77777777" w:rsidR="00B1722D" w:rsidRDefault="00B1722D" w:rsidP="00881A35">
            <w:pPr>
              <w:widowControl w:val="0"/>
              <w:spacing w:after="0" w:line="240" w:lineRule="auto"/>
            </w:pPr>
          </w:p>
        </w:tc>
        <w:tc>
          <w:tcPr>
            <w:tcW w:w="3466" w:type="dxa"/>
            <w:tcBorders>
              <w:top w:val="single" w:sz="4" w:space="0" w:color="auto"/>
              <w:left w:val="single" w:sz="4" w:space="0" w:color="auto"/>
              <w:bottom w:val="single" w:sz="4" w:space="0" w:color="auto"/>
              <w:right w:val="single" w:sz="4" w:space="0" w:color="auto"/>
            </w:tcBorders>
          </w:tcPr>
          <w:p w14:paraId="75A5B5F9" w14:textId="77777777" w:rsidR="00B1722D" w:rsidRDefault="00B1722D" w:rsidP="00881A35">
            <w:pPr>
              <w:widowControl w:val="0"/>
              <w:spacing w:after="0" w:line="240" w:lineRule="auto"/>
            </w:pPr>
          </w:p>
        </w:tc>
        <w:tc>
          <w:tcPr>
            <w:tcW w:w="3466" w:type="dxa"/>
            <w:tcBorders>
              <w:top w:val="single" w:sz="4" w:space="0" w:color="auto"/>
              <w:left w:val="single" w:sz="4" w:space="0" w:color="auto"/>
              <w:bottom w:val="single" w:sz="4" w:space="0" w:color="auto"/>
              <w:right w:val="single" w:sz="4" w:space="0" w:color="auto"/>
            </w:tcBorders>
          </w:tcPr>
          <w:p w14:paraId="7142FA47" w14:textId="77777777" w:rsidR="00B1722D" w:rsidRDefault="00B1722D" w:rsidP="00881A35">
            <w:pPr>
              <w:widowControl w:val="0"/>
              <w:spacing w:after="0" w:line="240" w:lineRule="auto"/>
            </w:pPr>
          </w:p>
        </w:tc>
      </w:tr>
      <w:tr w:rsidR="00B1722D" w14:paraId="61E96645" w14:textId="77777777" w:rsidTr="2CA7B27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18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5DB2666" w14:textId="77777777" w:rsidR="00B1722D" w:rsidRPr="0067092A" w:rsidRDefault="00B1722D" w:rsidP="00881A35">
            <w:pPr>
              <w:spacing w:after="0" w:line="240" w:lineRule="auto"/>
              <w:jc w:val="center"/>
              <w:rPr>
                <w:b/>
              </w:rPr>
            </w:pPr>
            <w:r w:rsidRPr="0067092A">
              <w:rPr>
                <w:b/>
              </w:rPr>
              <w:t>Misconceptions</w:t>
            </w:r>
          </w:p>
        </w:tc>
        <w:tc>
          <w:tcPr>
            <w:tcW w:w="9272" w:type="dxa"/>
            <w:gridSpan w:val="2"/>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6042FBD5" w14:textId="01411086" w:rsidR="00B1722D" w:rsidRDefault="00B1722D" w:rsidP="00881A35">
            <w:pPr>
              <w:widowControl w:val="0"/>
              <w:pBdr>
                <w:top w:val="nil"/>
                <w:left w:val="nil"/>
                <w:bottom w:val="nil"/>
                <w:right w:val="nil"/>
                <w:between w:val="nil"/>
              </w:pBdr>
              <w:spacing w:after="0" w:line="240" w:lineRule="auto"/>
            </w:pPr>
            <w:r w:rsidRPr="00844182">
              <w:t>Subtraction can sometimes cause problems: Some students may think that if 14x=7, then 2-14x=7-2.</w:t>
            </w:r>
          </w:p>
        </w:tc>
        <w:tc>
          <w:tcPr>
            <w:tcW w:w="8841" w:type="dxa"/>
            <w:gridSpan w:val="2"/>
            <w:tcBorders>
              <w:top w:val="single" w:sz="4" w:space="0" w:color="auto"/>
              <w:left w:val="single" w:sz="4" w:space="0" w:color="auto"/>
              <w:bottom w:val="single" w:sz="4" w:space="0" w:color="auto"/>
              <w:right w:val="single" w:sz="4" w:space="0" w:color="auto"/>
            </w:tcBorders>
          </w:tcPr>
          <w:p w14:paraId="04C40A53" w14:textId="77777777" w:rsidR="00B1722D" w:rsidRDefault="00B1722D" w:rsidP="00881A35">
            <w:pPr>
              <w:widowControl w:val="0"/>
              <w:pBdr>
                <w:top w:val="nil"/>
                <w:left w:val="nil"/>
                <w:bottom w:val="nil"/>
                <w:right w:val="nil"/>
                <w:between w:val="nil"/>
              </w:pBdr>
              <w:spacing w:after="0" w:line="240" w:lineRule="auto"/>
            </w:pPr>
          </w:p>
        </w:tc>
        <w:tc>
          <w:tcPr>
            <w:tcW w:w="3466" w:type="dxa"/>
            <w:tcBorders>
              <w:top w:val="single" w:sz="4" w:space="0" w:color="auto"/>
              <w:left w:val="single" w:sz="4" w:space="0" w:color="auto"/>
              <w:bottom w:val="single" w:sz="4" w:space="0" w:color="auto"/>
              <w:right w:val="single" w:sz="4" w:space="0" w:color="auto"/>
            </w:tcBorders>
          </w:tcPr>
          <w:p w14:paraId="6FCCD3DD" w14:textId="77777777" w:rsidR="00B1722D" w:rsidRDefault="00B1722D" w:rsidP="00881A35">
            <w:pPr>
              <w:widowControl w:val="0"/>
              <w:pBdr>
                <w:top w:val="nil"/>
                <w:left w:val="nil"/>
                <w:bottom w:val="nil"/>
                <w:right w:val="nil"/>
                <w:between w:val="nil"/>
              </w:pBdr>
              <w:spacing w:after="0" w:line="240" w:lineRule="auto"/>
            </w:pPr>
          </w:p>
        </w:tc>
        <w:tc>
          <w:tcPr>
            <w:tcW w:w="3466" w:type="dxa"/>
            <w:tcBorders>
              <w:top w:val="single" w:sz="4" w:space="0" w:color="auto"/>
              <w:left w:val="single" w:sz="4" w:space="0" w:color="auto"/>
              <w:bottom w:val="single" w:sz="4" w:space="0" w:color="auto"/>
              <w:right w:val="single" w:sz="4" w:space="0" w:color="auto"/>
            </w:tcBorders>
          </w:tcPr>
          <w:p w14:paraId="1FE8AA97" w14:textId="77777777" w:rsidR="00B1722D" w:rsidRDefault="00B1722D" w:rsidP="00881A35">
            <w:pPr>
              <w:widowControl w:val="0"/>
              <w:pBdr>
                <w:top w:val="nil"/>
                <w:left w:val="nil"/>
                <w:bottom w:val="nil"/>
                <w:right w:val="nil"/>
                <w:between w:val="nil"/>
              </w:pBdr>
              <w:spacing w:after="0" w:line="240" w:lineRule="auto"/>
            </w:pPr>
          </w:p>
        </w:tc>
      </w:tr>
      <w:tr w:rsidR="00B1722D" w14:paraId="3AA30C85" w14:textId="77777777" w:rsidTr="2CA7B27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18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205463F" w14:textId="77777777" w:rsidR="00B1722D" w:rsidRPr="0067092A" w:rsidRDefault="00B1722D" w:rsidP="4A9E6A4B">
            <w:pPr>
              <w:spacing w:after="0" w:line="240" w:lineRule="auto"/>
              <w:jc w:val="center"/>
              <w:rPr>
                <w:b/>
                <w:bCs/>
                <w:lang w:val="en-US"/>
              </w:rPr>
            </w:pPr>
            <w:r w:rsidRPr="4A9E6A4B">
              <w:rPr>
                <w:b/>
                <w:bCs/>
                <w:lang w:val="en-US"/>
              </w:rPr>
              <w:t>Existing Product Reference, if any</w:t>
            </w:r>
          </w:p>
        </w:tc>
        <w:tc>
          <w:tcPr>
            <w:tcW w:w="9272" w:type="dxa"/>
            <w:gridSpan w:val="2"/>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B3F2FA5" w14:textId="77777777" w:rsidR="00B1722D" w:rsidRPr="00844182" w:rsidRDefault="00B1722D" w:rsidP="00881A35">
            <w:pPr>
              <w:widowControl w:val="0"/>
              <w:pBdr>
                <w:top w:val="nil"/>
                <w:left w:val="nil"/>
                <w:bottom w:val="nil"/>
                <w:right w:val="nil"/>
                <w:between w:val="nil"/>
              </w:pBdr>
              <w:spacing w:after="0" w:line="240" w:lineRule="auto"/>
            </w:pPr>
            <w:r w:rsidRPr="00844182">
              <w:t>G7M3 Lesson 7 – Revise if-then moves to properties of equality</w:t>
            </w:r>
          </w:p>
          <w:p w14:paraId="3A422907" w14:textId="77777777" w:rsidR="00B1722D" w:rsidRDefault="00B1722D" w:rsidP="00881A35">
            <w:pPr>
              <w:widowControl w:val="0"/>
              <w:pBdr>
                <w:top w:val="nil"/>
                <w:left w:val="nil"/>
                <w:bottom w:val="nil"/>
                <w:right w:val="nil"/>
                <w:between w:val="nil"/>
              </w:pBdr>
              <w:spacing w:after="0" w:line="240" w:lineRule="auto"/>
            </w:pPr>
            <w:r w:rsidRPr="00844182">
              <w:t>G8M4 Lesson 2</w:t>
            </w:r>
          </w:p>
          <w:p w14:paraId="05DB6A02" w14:textId="172CB67B" w:rsidR="00B1722D" w:rsidRDefault="00B1722D" w:rsidP="00881A35">
            <w:pPr>
              <w:widowControl w:val="0"/>
              <w:pBdr>
                <w:top w:val="nil"/>
                <w:left w:val="nil"/>
                <w:bottom w:val="nil"/>
                <w:right w:val="nil"/>
                <w:between w:val="nil"/>
              </w:pBdr>
              <w:spacing w:after="0" w:line="240" w:lineRule="auto"/>
            </w:pPr>
            <w:r>
              <w:t>A1 M1 L9 Learn: Property Development</w:t>
            </w:r>
          </w:p>
        </w:tc>
        <w:tc>
          <w:tcPr>
            <w:tcW w:w="8841" w:type="dxa"/>
            <w:gridSpan w:val="2"/>
            <w:tcBorders>
              <w:top w:val="single" w:sz="4" w:space="0" w:color="auto"/>
              <w:left w:val="single" w:sz="4" w:space="0" w:color="auto"/>
              <w:bottom w:val="single" w:sz="4" w:space="0" w:color="auto"/>
              <w:right w:val="single" w:sz="4" w:space="0" w:color="auto"/>
            </w:tcBorders>
          </w:tcPr>
          <w:p w14:paraId="4D7E7444" w14:textId="77777777" w:rsidR="00B1722D" w:rsidRDefault="00B1722D" w:rsidP="00881A35">
            <w:pPr>
              <w:widowControl w:val="0"/>
              <w:pBdr>
                <w:top w:val="nil"/>
                <w:left w:val="nil"/>
                <w:bottom w:val="nil"/>
                <w:right w:val="nil"/>
                <w:between w:val="nil"/>
              </w:pBdr>
              <w:spacing w:after="0" w:line="240" w:lineRule="auto"/>
            </w:pPr>
          </w:p>
        </w:tc>
        <w:tc>
          <w:tcPr>
            <w:tcW w:w="3466" w:type="dxa"/>
            <w:tcBorders>
              <w:top w:val="single" w:sz="4" w:space="0" w:color="auto"/>
              <w:left w:val="single" w:sz="4" w:space="0" w:color="auto"/>
              <w:bottom w:val="single" w:sz="4" w:space="0" w:color="auto"/>
              <w:right w:val="single" w:sz="4" w:space="0" w:color="auto"/>
            </w:tcBorders>
          </w:tcPr>
          <w:p w14:paraId="073F2E9F" w14:textId="77777777" w:rsidR="00B1722D" w:rsidRDefault="00B1722D" w:rsidP="00881A35">
            <w:pPr>
              <w:widowControl w:val="0"/>
              <w:pBdr>
                <w:top w:val="nil"/>
                <w:left w:val="nil"/>
                <w:bottom w:val="nil"/>
                <w:right w:val="nil"/>
                <w:between w:val="nil"/>
              </w:pBdr>
              <w:spacing w:after="0" w:line="240" w:lineRule="auto"/>
            </w:pPr>
          </w:p>
        </w:tc>
        <w:tc>
          <w:tcPr>
            <w:tcW w:w="3466" w:type="dxa"/>
            <w:tcBorders>
              <w:top w:val="single" w:sz="4" w:space="0" w:color="auto"/>
              <w:left w:val="single" w:sz="4" w:space="0" w:color="auto"/>
              <w:bottom w:val="single" w:sz="4" w:space="0" w:color="auto"/>
              <w:right w:val="single" w:sz="4" w:space="0" w:color="auto"/>
            </w:tcBorders>
          </w:tcPr>
          <w:p w14:paraId="1DEC3C0A" w14:textId="77777777" w:rsidR="00B1722D" w:rsidRDefault="00B1722D" w:rsidP="00881A35">
            <w:pPr>
              <w:widowControl w:val="0"/>
              <w:pBdr>
                <w:top w:val="nil"/>
                <w:left w:val="nil"/>
                <w:bottom w:val="nil"/>
                <w:right w:val="nil"/>
                <w:between w:val="nil"/>
              </w:pBdr>
              <w:spacing w:after="0" w:line="240" w:lineRule="auto"/>
            </w:pPr>
          </w:p>
        </w:tc>
      </w:tr>
      <w:tr w:rsidR="00B1722D" w14:paraId="2BE84F2B" w14:textId="77777777" w:rsidTr="2CA7B27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18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C24128D" w14:textId="77777777" w:rsidR="00B1722D" w:rsidRPr="00844182" w:rsidRDefault="00B1722D" w:rsidP="00881A35">
            <w:pPr>
              <w:spacing w:after="0" w:line="240" w:lineRule="auto"/>
              <w:jc w:val="center"/>
              <w:rPr>
                <w:b/>
              </w:rPr>
            </w:pPr>
            <w:r w:rsidRPr="00844182">
              <w:rPr>
                <w:b/>
              </w:rPr>
              <w:t>Grade (or Leaf)</w:t>
            </w:r>
          </w:p>
        </w:tc>
        <w:tc>
          <w:tcPr>
            <w:tcW w:w="9272" w:type="dxa"/>
            <w:gridSpan w:val="2"/>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50B90BB" w14:textId="3326D703" w:rsidR="00B1722D" w:rsidRDefault="00B1722D" w:rsidP="000054E9">
            <w:pPr>
              <w:widowControl w:val="0"/>
              <w:pBdr>
                <w:top w:val="nil"/>
                <w:left w:val="nil"/>
                <w:bottom w:val="nil"/>
                <w:right w:val="nil"/>
                <w:between w:val="nil"/>
              </w:pBdr>
              <w:spacing w:after="0" w:line="240" w:lineRule="auto"/>
            </w:pPr>
            <w:r>
              <w:t>6, 7, 8, 9</w:t>
            </w:r>
          </w:p>
        </w:tc>
        <w:tc>
          <w:tcPr>
            <w:tcW w:w="8841" w:type="dxa"/>
            <w:gridSpan w:val="2"/>
            <w:tcBorders>
              <w:top w:val="single" w:sz="4" w:space="0" w:color="auto"/>
              <w:left w:val="single" w:sz="4" w:space="0" w:color="auto"/>
              <w:bottom w:val="single" w:sz="4" w:space="0" w:color="auto"/>
              <w:right w:val="single" w:sz="4" w:space="0" w:color="auto"/>
            </w:tcBorders>
          </w:tcPr>
          <w:p w14:paraId="67BC37A3" w14:textId="77777777" w:rsidR="00B1722D" w:rsidRDefault="00B1722D" w:rsidP="00881A35">
            <w:pPr>
              <w:widowControl w:val="0"/>
              <w:pBdr>
                <w:top w:val="nil"/>
                <w:left w:val="nil"/>
                <w:bottom w:val="nil"/>
                <w:right w:val="nil"/>
                <w:between w:val="nil"/>
              </w:pBdr>
              <w:spacing w:after="0" w:line="240" w:lineRule="auto"/>
            </w:pPr>
          </w:p>
        </w:tc>
        <w:tc>
          <w:tcPr>
            <w:tcW w:w="3466" w:type="dxa"/>
            <w:tcBorders>
              <w:top w:val="single" w:sz="4" w:space="0" w:color="auto"/>
              <w:left w:val="single" w:sz="4" w:space="0" w:color="auto"/>
              <w:bottom w:val="single" w:sz="4" w:space="0" w:color="auto"/>
              <w:right w:val="single" w:sz="4" w:space="0" w:color="auto"/>
            </w:tcBorders>
          </w:tcPr>
          <w:p w14:paraId="3AAF6306" w14:textId="77777777" w:rsidR="00B1722D" w:rsidRDefault="00B1722D" w:rsidP="00881A35">
            <w:pPr>
              <w:widowControl w:val="0"/>
              <w:pBdr>
                <w:top w:val="nil"/>
                <w:left w:val="nil"/>
                <w:bottom w:val="nil"/>
                <w:right w:val="nil"/>
                <w:between w:val="nil"/>
              </w:pBdr>
              <w:spacing w:after="0" w:line="240" w:lineRule="auto"/>
            </w:pPr>
          </w:p>
        </w:tc>
        <w:tc>
          <w:tcPr>
            <w:tcW w:w="3466" w:type="dxa"/>
            <w:tcBorders>
              <w:top w:val="single" w:sz="4" w:space="0" w:color="auto"/>
              <w:left w:val="single" w:sz="4" w:space="0" w:color="auto"/>
              <w:bottom w:val="single" w:sz="4" w:space="0" w:color="auto"/>
              <w:right w:val="single" w:sz="4" w:space="0" w:color="auto"/>
            </w:tcBorders>
          </w:tcPr>
          <w:p w14:paraId="7576ABDA" w14:textId="77777777" w:rsidR="00B1722D" w:rsidRDefault="00B1722D" w:rsidP="00881A35">
            <w:pPr>
              <w:widowControl w:val="0"/>
              <w:pBdr>
                <w:top w:val="nil"/>
                <w:left w:val="nil"/>
                <w:bottom w:val="nil"/>
                <w:right w:val="nil"/>
                <w:between w:val="nil"/>
              </w:pBdr>
              <w:spacing w:after="0" w:line="240" w:lineRule="auto"/>
            </w:pPr>
          </w:p>
        </w:tc>
      </w:tr>
      <w:tr w:rsidR="00B1722D" w14:paraId="342899C7" w14:textId="77777777" w:rsidTr="2CA7B27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18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A31E85C" w14:textId="7CB50071" w:rsidR="00B1722D" w:rsidRPr="0067092A" w:rsidRDefault="00B1722D" w:rsidP="00881A35">
            <w:pPr>
              <w:spacing w:after="0" w:line="240" w:lineRule="auto"/>
              <w:jc w:val="center"/>
              <w:rPr>
                <w:b/>
              </w:rPr>
            </w:pPr>
            <w:r w:rsidRPr="0067092A">
              <w:rPr>
                <w:b/>
              </w:rPr>
              <w:t>Notes related to Standards, Grade, or Leaf</w:t>
            </w:r>
          </w:p>
        </w:tc>
        <w:tc>
          <w:tcPr>
            <w:tcW w:w="4313" w:type="dxa"/>
            <w:tcBorders>
              <w:top w:val="single" w:sz="8" w:space="0" w:color="000000" w:themeColor="text1"/>
              <w:left w:val="single" w:sz="8" w:space="0" w:color="000000" w:themeColor="text1"/>
              <w:bottom w:val="single" w:sz="8" w:space="0" w:color="000000" w:themeColor="text1"/>
              <w:right w:val="single" w:sz="4" w:space="0" w:color="auto"/>
            </w:tcBorders>
          </w:tcPr>
          <w:p w14:paraId="502311EB" w14:textId="11EE01DC" w:rsidR="00B1722D" w:rsidRDefault="00B1722D" w:rsidP="00F007FC">
            <w:pPr>
              <w:widowControl w:val="0"/>
              <w:pBdr>
                <w:top w:val="nil"/>
                <w:left w:val="nil"/>
                <w:bottom w:val="nil"/>
                <w:right w:val="nil"/>
                <w:between w:val="nil"/>
              </w:pBdr>
              <w:spacing w:after="0" w:line="240" w:lineRule="auto"/>
            </w:pPr>
            <w:r>
              <w:t>Prerequisite for the following solving equation standards.</w:t>
            </w:r>
            <w:r w:rsidRPr="00F007FC">
              <w:t xml:space="preserve"> </w:t>
            </w:r>
          </w:p>
          <w:p w14:paraId="5C907D7A" w14:textId="5B90769B" w:rsidR="00B1722D" w:rsidRPr="00F80AC7" w:rsidRDefault="00B1722D" w:rsidP="00F007FC">
            <w:pPr>
              <w:widowControl w:val="0"/>
              <w:pBdr>
                <w:top w:val="nil"/>
                <w:left w:val="nil"/>
                <w:bottom w:val="nil"/>
                <w:right w:val="nil"/>
                <w:between w:val="nil"/>
              </w:pBdr>
              <w:spacing w:after="0" w:line="240" w:lineRule="auto"/>
              <w:rPr>
                <w:lang w:val="pt-BR"/>
              </w:rPr>
            </w:pPr>
            <w:r w:rsidRPr="00F80AC7">
              <w:rPr>
                <w:lang w:val="pt-BR"/>
              </w:rPr>
              <w:t>6.EE.B.7</w:t>
            </w:r>
          </w:p>
          <w:p w14:paraId="6C6F4836" w14:textId="77777777" w:rsidR="00B1722D" w:rsidRPr="00F80AC7" w:rsidRDefault="00B1722D" w:rsidP="00F007FC">
            <w:pPr>
              <w:widowControl w:val="0"/>
              <w:pBdr>
                <w:top w:val="nil"/>
                <w:left w:val="nil"/>
                <w:bottom w:val="nil"/>
                <w:right w:val="nil"/>
                <w:between w:val="nil"/>
              </w:pBdr>
              <w:spacing w:after="0" w:line="240" w:lineRule="auto"/>
              <w:rPr>
                <w:lang w:val="pt-BR"/>
              </w:rPr>
            </w:pPr>
            <w:r w:rsidRPr="00F80AC7">
              <w:rPr>
                <w:lang w:val="pt-BR"/>
              </w:rPr>
              <w:t xml:space="preserve">7.EE.B.4.a </w:t>
            </w:r>
          </w:p>
          <w:p w14:paraId="0121522D" w14:textId="15475407" w:rsidR="00B1722D" w:rsidRPr="00F80AC7" w:rsidRDefault="00B1722D" w:rsidP="00F007FC">
            <w:pPr>
              <w:widowControl w:val="0"/>
              <w:pBdr>
                <w:top w:val="nil"/>
                <w:left w:val="nil"/>
                <w:bottom w:val="nil"/>
                <w:right w:val="nil"/>
                <w:between w:val="nil"/>
              </w:pBdr>
              <w:spacing w:after="0" w:line="240" w:lineRule="auto"/>
              <w:rPr>
                <w:lang w:val="pt-BR"/>
              </w:rPr>
            </w:pPr>
            <w:r w:rsidRPr="00F80AC7">
              <w:rPr>
                <w:lang w:val="pt-BR"/>
              </w:rPr>
              <w:t>8.EE.C.7</w:t>
            </w:r>
          </w:p>
          <w:p w14:paraId="549B24AF" w14:textId="77777777" w:rsidR="00B1722D" w:rsidRPr="00F80AC7" w:rsidRDefault="00B1722D" w:rsidP="00407E95">
            <w:pPr>
              <w:widowControl w:val="0"/>
              <w:pBdr>
                <w:top w:val="nil"/>
                <w:left w:val="nil"/>
                <w:bottom w:val="nil"/>
                <w:right w:val="nil"/>
                <w:between w:val="nil"/>
              </w:pBdr>
              <w:spacing w:after="0" w:line="240" w:lineRule="auto"/>
              <w:rPr>
                <w:lang w:val="pt-BR"/>
              </w:rPr>
            </w:pPr>
            <w:r w:rsidRPr="00F80AC7">
              <w:rPr>
                <w:lang w:val="pt-BR"/>
              </w:rPr>
              <w:t>FL.8.AR.2.1</w:t>
            </w:r>
          </w:p>
          <w:p w14:paraId="2447D0ED" w14:textId="77777777" w:rsidR="00B1722D" w:rsidRPr="00F80AC7" w:rsidRDefault="00B1722D" w:rsidP="00407E95">
            <w:pPr>
              <w:widowControl w:val="0"/>
              <w:pBdr>
                <w:top w:val="nil"/>
                <w:left w:val="nil"/>
                <w:bottom w:val="nil"/>
                <w:right w:val="nil"/>
                <w:between w:val="nil"/>
              </w:pBdr>
              <w:spacing w:after="0" w:line="240" w:lineRule="auto"/>
              <w:rPr>
                <w:lang w:val="pt-BR"/>
              </w:rPr>
            </w:pPr>
            <w:r w:rsidRPr="00F80AC7">
              <w:rPr>
                <w:lang w:val="pt-BR"/>
              </w:rPr>
              <w:t>MO.8.EEI.C.7.b</w:t>
            </w:r>
          </w:p>
          <w:p w14:paraId="7226DF66" w14:textId="77777777" w:rsidR="00B1722D" w:rsidRPr="00F80AC7" w:rsidRDefault="00B1722D" w:rsidP="00407E95">
            <w:pPr>
              <w:widowControl w:val="0"/>
              <w:pBdr>
                <w:top w:val="nil"/>
                <w:left w:val="nil"/>
                <w:bottom w:val="nil"/>
                <w:right w:val="nil"/>
                <w:between w:val="nil"/>
              </w:pBdr>
              <w:spacing w:after="0" w:line="240" w:lineRule="auto"/>
              <w:rPr>
                <w:lang w:val="pt-BR"/>
              </w:rPr>
            </w:pPr>
            <w:r w:rsidRPr="00F80AC7">
              <w:rPr>
                <w:lang w:val="pt-BR"/>
              </w:rPr>
              <w:t>SC.8.PAFR.2.1</w:t>
            </w:r>
          </w:p>
          <w:p w14:paraId="60512380" w14:textId="0AE9A6B9" w:rsidR="00B1722D" w:rsidRPr="00F80AC7" w:rsidRDefault="00B1722D" w:rsidP="00881A35">
            <w:pPr>
              <w:widowControl w:val="0"/>
              <w:spacing w:after="0" w:line="240" w:lineRule="auto"/>
              <w:rPr>
                <w:lang w:val="pt-BR"/>
              </w:rPr>
            </w:pPr>
            <w:r w:rsidRPr="00F80AC7">
              <w:rPr>
                <w:lang w:val="pt-BR"/>
              </w:rPr>
              <w:t>HSA-REI.B.3</w:t>
            </w:r>
          </w:p>
          <w:p w14:paraId="1A0A63F4" w14:textId="77777777" w:rsidR="00B1722D" w:rsidRPr="00F80AC7" w:rsidRDefault="00B1722D" w:rsidP="00B9179E">
            <w:pPr>
              <w:widowControl w:val="0"/>
              <w:pBdr>
                <w:top w:val="nil"/>
                <w:left w:val="nil"/>
                <w:bottom w:val="nil"/>
                <w:right w:val="nil"/>
                <w:between w:val="nil"/>
              </w:pBdr>
              <w:spacing w:after="0" w:line="240" w:lineRule="auto"/>
              <w:rPr>
                <w:lang w:val="pt-BR"/>
              </w:rPr>
            </w:pPr>
            <w:r w:rsidRPr="00F80AC7">
              <w:rPr>
                <w:lang w:val="pt-BR"/>
              </w:rPr>
              <w:t>TX.A1.5A</w:t>
            </w:r>
          </w:p>
          <w:p w14:paraId="2BEC6BDD" w14:textId="179F225D" w:rsidR="00B1722D" w:rsidRPr="00F80AC7" w:rsidRDefault="00B1722D" w:rsidP="00170A02">
            <w:pPr>
              <w:widowControl w:val="0"/>
              <w:pBdr>
                <w:top w:val="nil"/>
                <w:left w:val="nil"/>
                <w:bottom w:val="nil"/>
                <w:right w:val="nil"/>
                <w:between w:val="nil"/>
              </w:pBdr>
              <w:spacing w:after="0" w:line="240" w:lineRule="auto"/>
              <w:rPr>
                <w:lang w:val="pt-BR"/>
              </w:rPr>
            </w:pPr>
          </w:p>
        </w:tc>
        <w:tc>
          <w:tcPr>
            <w:tcW w:w="4959"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E51738E" w14:textId="77777777" w:rsidR="00B1722D" w:rsidRDefault="00B1722D" w:rsidP="00B31028">
            <w:pPr>
              <w:widowControl w:val="0"/>
              <w:pBdr>
                <w:top w:val="nil"/>
                <w:left w:val="nil"/>
                <w:bottom w:val="nil"/>
                <w:right w:val="nil"/>
                <w:between w:val="nil"/>
              </w:pBdr>
              <w:spacing w:after="0" w:line="240" w:lineRule="auto"/>
            </w:pPr>
            <w:r>
              <w:t>Prerequisite for the following writing and solving equation standards.</w:t>
            </w:r>
            <w:r w:rsidRPr="00F007FC">
              <w:t xml:space="preserve"> </w:t>
            </w:r>
          </w:p>
          <w:p w14:paraId="05CADE50" w14:textId="77777777" w:rsidR="00B1722D" w:rsidRPr="00F80AC7" w:rsidRDefault="00B1722D" w:rsidP="00B31028">
            <w:pPr>
              <w:widowControl w:val="0"/>
              <w:pBdr>
                <w:top w:val="nil"/>
                <w:left w:val="nil"/>
                <w:bottom w:val="nil"/>
                <w:right w:val="nil"/>
                <w:between w:val="nil"/>
              </w:pBdr>
              <w:spacing w:after="0" w:line="240" w:lineRule="auto"/>
              <w:rPr>
                <w:lang w:val="pt-BR"/>
              </w:rPr>
            </w:pPr>
            <w:r w:rsidRPr="00F80AC7">
              <w:rPr>
                <w:lang w:val="pt-BR"/>
              </w:rPr>
              <w:t>FL.6.AR.2.2</w:t>
            </w:r>
          </w:p>
          <w:p w14:paraId="52BF60BA" w14:textId="77777777" w:rsidR="00B1722D" w:rsidRPr="00F80AC7" w:rsidRDefault="00B1722D" w:rsidP="00B31028">
            <w:pPr>
              <w:widowControl w:val="0"/>
              <w:pBdr>
                <w:top w:val="nil"/>
                <w:left w:val="nil"/>
                <w:bottom w:val="nil"/>
                <w:right w:val="nil"/>
                <w:between w:val="nil"/>
              </w:pBdr>
              <w:spacing w:after="0" w:line="240" w:lineRule="auto"/>
              <w:rPr>
                <w:lang w:val="pt-BR"/>
              </w:rPr>
            </w:pPr>
            <w:r w:rsidRPr="00F80AC7">
              <w:rPr>
                <w:lang w:val="pt-BR"/>
              </w:rPr>
              <w:t>FL.6.AR.2.3</w:t>
            </w:r>
          </w:p>
          <w:p w14:paraId="12EEAC38" w14:textId="77777777" w:rsidR="00B1722D" w:rsidRPr="00F80AC7" w:rsidRDefault="00B1722D" w:rsidP="00B31028">
            <w:pPr>
              <w:widowControl w:val="0"/>
              <w:pBdr>
                <w:top w:val="nil"/>
                <w:left w:val="nil"/>
                <w:bottom w:val="nil"/>
                <w:right w:val="nil"/>
                <w:between w:val="nil"/>
              </w:pBdr>
              <w:spacing w:after="0" w:line="240" w:lineRule="auto"/>
              <w:rPr>
                <w:lang w:val="pt-BR"/>
              </w:rPr>
            </w:pPr>
            <w:r w:rsidRPr="00F80AC7">
              <w:rPr>
                <w:lang w:val="pt-BR"/>
              </w:rPr>
              <w:t>FL.6.AR.2.4</w:t>
            </w:r>
          </w:p>
          <w:p w14:paraId="6951A25A" w14:textId="77777777" w:rsidR="00B1722D" w:rsidRPr="00F80AC7" w:rsidRDefault="00B1722D" w:rsidP="00B31028">
            <w:pPr>
              <w:widowControl w:val="0"/>
              <w:pBdr>
                <w:top w:val="nil"/>
                <w:left w:val="nil"/>
                <w:bottom w:val="nil"/>
                <w:right w:val="nil"/>
                <w:between w:val="nil"/>
              </w:pBdr>
              <w:spacing w:after="0" w:line="240" w:lineRule="auto"/>
              <w:rPr>
                <w:lang w:val="pt-BR"/>
              </w:rPr>
            </w:pPr>
            <w:r w:rsidRPr="00F80AC7">
              <w:rPr>
                <w:lang w:val="pt-BR"/>
              </w:rPr>
              <w:t>TX.6.10A</w:t>
            </w:r>
          </w:p>
          <w:p w14:paraId="7BCE57DE" w14:textId="77777777" w:rsidR="00B1722D" w:rsidRPr="00F80AC7" w:rsidRDefault="00B1722D" w:rsidP="00B31028">
            <w:pPr>
              <w:widowControl w:val="0"/>
              <w:pBdr>
                <w:top w:val="nil"/>
                <w:left w:val="nil"/>
                <w:bottom w:val="nil"/>
                <w:right w:val="nil"/>
                <w:between w:val="nil"/>
              </w:pBdr>
              <w:spacing w:after="0" w:line="240" w:lineRule="auto"/>
              <w:rPr>
                <w:lang w:val="pt-BR"/>
              </w:rPr>
            </w:pPr>
            <w:r w:rsidRPr="00F80AC7">
              <w:rPr>
                <w:lang w:val="pt-BR"/>
              </w:rPr>
              <w:t>FL.7.AR.2.2</w:t>
            </w:r>
          </w:p>
          <w:p w14:paraId="360DE58C" w14:textId="77777777" w:rsidR="00B1722D" w:rsidRPr="00F80AC7" w:rsidRDefault="00B1722D" w:rsidP="00B31028">
            <w:pPr>
              <w:widowControl w:val="0"/>
              <w:pBdr>
                <w:top w:val="nil"/>
                <w:left w:val="nil"/>
                <w:bottom w:val="nil"/>
                <w:right w:val="nil"/>
                <w:between w:val="nil"/>
              </w:pBdr>
              <w:spacing w:after="0" w:line="240" w:lineRule="auto"/>
              <w:rPr>
                <w:lang w:val="pt-BR"/>
              </w:rPr>
            </w:pPr>
            <w:r w:rsidRPr="00F80AC7">
              <w:rPr>
                <w:lang w:val="pt-BR"/>
              </w:rPr>
              <w:t>TX.7.11A</w:t>
            </w:r>
          </w:p>
          <w:p w14:paraId="4E2BF61D" w14:textId="77777777" w:rsidR="00B1722D" w:rsidRPr="00F80AC7" w:rsidRDefault="00B1722D" w:rsidP="00B31028">
            <w:pPr>
              <w:widowControl w:val="0"/>
              <w:pBdr>
                <w:top w:val="nil"/>
                <w:left w:val="nil"/>
                <w:bottom w:val="nil"/>
                <w:right w:val="nil"/>
                <w:between w:val="nil"/>
              </w:pBdr>
              <w:spacing w:after="0" w:line="240" w:lineRule="auto"/>
              <w:rPr>
                <w:lang w:val="pt-BR"/>
              </w:rPr>
            </w:pPr>
            <w:r w:rsidRPr="00F80AC7">
              <w:rPr>
                <w:lang w:val="pt-BR"/>
              </w:rPr>
              <w:t>TX.7.11C</w:t>
            </w:r>
          </w:p>
          <w:p w14:paraId="078D909A" w14:textId="77777777" w:rsidR="00B1722D" w:rsidRPr="00F80AC7" w:rsidRDefault="00B1722D" w:rsidP="00B31028">
            <w:pPr>
              <w:widowControl w:val="0"/>
              <w:pBdr>
                <w:top w:val="nil"/>
                <w:left w:val="nil"/>
                <w:bottom w:val="nil"/>
                <w:right w:val="nil"/>
                <w:between w:val="nil"/>
              </w:pBdr>
              <w:spacing w:after="0" w:line="240" w:lineRule="auto"/>
              <w:rPr>
                <w:lang w:val="pt-BR"/>
              </w:rPr>
            </w:pPr>
            <w:r w:rsidRPr="00F80AC7">
              <w:rPr>
                <w:lang w:val="pt-BR"/>
              </w:rPr>
              <w:t>MO.7.EE1.B.4.a</w:t>
            </w:r>
          </w:p>
          <w:p w14:paraId="5CF12428" w14:textId="77777777" w:rsidR="00B1722D" w:rsidRPr="00F80AC7" w:rsidRDefault="00B1722D" w:rsidP="00B31028">
            <w:pPr>
              <w:widowControl w:val="0"/>
              <w:pBdr>
                <w:top w:val="nil"/>
                <w:left w:val="nil"/>
                <w:bottom w:val="nil"/>
                <w:right w:val="nil"/>
                <w:between w:val="nil"/>
              </w:pBdr>
              <w:spacing w:after="0" w:line="240" w:lineRule="auto"/>
              <w:rPr>
                <w:lang w:val="pt-BR"/>
              </w:rPr>
            </w:pPr>
            <w:r w:rsidRPr="00F80AC7">
              <w:rPr>
                <w:lang w:val="pt-BR"/>
              </w:rPr>
              <w:t>TX.8.8C</w:t>
            </w:r>
          </w:p>
          <w:p w14:paraId="2A0505EC" w14:textId="77777777" w:rsidR="00B1722D" w:rsidRPr="00F80AC7" w:rsidRDefault="00B1722D" w:rsidP="00B31028">
            <w:pPr>
              <w:widowControl w:val="0"/>
              <w:pBdr>
                <w:top w:val="nil"/>
                <w:left w:val="nil"/>
                <w:bottom w:val="nil"/>
                <w:right w:val="nil"/>
                <w:between w:val="nil"/>
              </w:pBdr>
              <w:spacing w:after="0" w:line="240" w:lineRule="auto"/>
              <w:rPr>
                <w:lang w:val="pt-BR"/>
              </w:rPr>
            </w:pPr>
            <w:r w:rsidRPr="00F80AC7">
              <w:rPr>
                <w:lang w:val="pt-BR"/>
              </w:rPr>
              <w:t>FL.912.AR.2.1</w:t>
            </w:r>
          </w:p>
          <w:p w14:paraId="1DC0FE16" w14:textId="77777777" w:rsidR="00B1722D" w:rsidRPr="00F80AC7" w:rsidRDefault="00B1722D" w:rsidP="00B31028">
            <w:pPr>
              <w:widowControl w:val="0"/>
              <w:pBdr>
                <w:top w:val="nil"/>
                <w:left w:val="nil"/>
                <w:bottom w:val="nil"/>
                <w:right w:val="nil"/>
                <w:between w:val="nil"/>
              </w:pBdr>
              <w:spacing w:after="0" w:line="240" w:lineRule="auto"/>
              <w:rPr>
                <w:lang w:val="pt-BR"/>
              </w:rPr>
            </w:pPr>
          </w:p>
          <w:p w14:paraId="0FE0532F" w14:textId="77777777" w:rsidR="00B1722D" w:rsidRPr="00F007FC" w:rsidRDefault="00B1722D" w:rsidP="00407E95">
            <w:pPr>
              <w:widowControl w:val="0"/>
              <w:pBdr>
                <w:top w:val="nil"/>
                <w:left w:val="nil"/>
                <w:bottom w:val="nil"/>
                <w:right w:val="nil"/>
                <w:between w:val="nil"/>
              </w:pBdr>
              <w:spacing w:after="0" w:line="240" w:lineRule="auto"/>
            </w:pPr>
            <w:r w:rsidRPr="00F007FC">
              <w:t>Solve Geometric</w:t>
            </w:r>
          </w:p>
          <w:p w14:paraId="2BE3E69A" w14:textId="77777777" w:rsidR="00B1722D" w:rsidRPr="00F007FC" w:rsidRDefault="00B1722D" w:rsidP="00407E95">
            <w:pPr>
              <w:widowControl w:val="0"/>
              <w:pBdr>
                <w:top w:val="nil"/>
                <w:left w:val="nil"/>
                <w:bottom w:val="nil"/>
                <w:right w:val="nil"/>
                <w:between w:val="nil"/>
              </w:pBdr>
              <w:spacing w:after="0" w:line="240" w:lineRule="auto"/>
            </w:pPr>
            <w:r w:rsidRPr="00F007FC">
              <w:t>MD.8.GR.A.1</w:t>
            </w:r>
          </w:p>
          <w:p w14:paraId="0E44F818" w14:textId="77777777" w:rsidR="00B1722D" w:rsidRDefault="00B1722D" w:rsidP="00881A35">
            <w:pPr>
              <w:widowControl w:val="0"/>
              <w:pBdr>
                <w:top w:val="nil"/>
                <w:left w:val="nil"/>
                <w:bottom w:val="nil"/>
                <w:right w:val="nil"/>
                <w:between w:val="nil"/>
              </w:pBdr>
              <w:spacing w:after="0" w:line="240" w:lineRule="auto"/>
            </w:pPr>
          </w:p>
        </w:tc>
        <w:tc>
          <w:tcPr>
            <w:tcW w:w="4420" w:type="dxa"/>
            <w:tcBorders>
              <w:top w:val="single" w:sz="4" w:space="0" w:color="auto"/>
              <w:left w:val="single" w:sz="4" w:space="0" w:color="auto"/>
              <w:bottom w:val="single" w:sz="4" w:space="0" w:color="auto"/>
              <w:right w:val="single" w:sz="4" w:space="0" w:color="auto"/>
            </w:tcBorders>
          </w:tcPr>
          <w:p w14:paraId="1C0ADC1A" w14:textId="77777777" w:rsidR="00B1722D" w:rsidRDefault="00B1722D" w:rsidP="00B1722D">
            <w:pPr>
              <w:widowControl w:val="0"/>
              <w:pBdr>
                <w:top w:val="nil"/>
                <w:left w:val="nil"/>
                <w:bottom w:val="nil"/>
                <w:right w:val="nil"/>
                <w:between w:val="nil"/>
              </w:pBdr>
              <w:spacing w:after="0" w:line="240" w:lineRule="auto"/>
            </w:pPr>
            <w:r>
              <w:t>Explain/Justify each step</w:t>
            </w:r>
            <w:r w:rsidRPr="00F007FC">
              <w:t xml:space="preserve"> </w:t>
            </w:r>
          </w:p>
          <w:p w14:paraId="67AA8BE3" w14:textId="77777777" w:rsidR="00B1722D" w:rsidRDefault="00B1722D" w:rsidP="00B1722D">
            <w:pPr>
              <w:widowControl w:val="0"/>
              <w:pBdr>
                <w:top w:val="nil"/>
                <w:left w:val="nil"/>
                <w:bottom w:val="nil"/>
                <w:right w:val="nil"/>
                <w:between w:val="nil"/>
              </w:pBdr>
              <w:spacing w:after="0" w:line="240" w:lineRule="auto"/>
            </w:pPr>
            <w:r w:rsidRPr="00F007FC">
              <w:t>WI.7.EE.B.4.a</w:t>
            </w:r>
          </w:p>
          <w:p w14:paraId="14C57762" w14:textId="77777777" w:rsidR="00B1722D" w:rsidRPr="00F80AC7" w:rsidRDefault="00B1722D" w:rsidP="00B1722D">
            <w:pPr>
              <w:widowControl w:val="0"/>
              <w:pBdr>
                <w:top w:val="nil"/>
                <w:left w:val="nil"/>
                <w:bottom w:val="nil"/>
                <w:right w:val="nil"/>
                <w:between w:val="nil"/>
              </w:pBdr>
              <w:spacing w:after="0" w:line="240" w:lineRule="auto"/>
              <w:rPr>
                <w:lang w:val="es-ES"/>
              </w:rPr>
            </w:pPr>
            <w:r w:rsidRPr="00F80AC7">
              <w:rPr>
                <w:lang w:val="es-ES"/>
              </w:rPr>
              <w:t>WY.7.EE.4D</w:t>
            </w:r>
          </w:p>
          <w:p w14:paraId="76819E00" w14:textId="77777777" w:rsidR="00B1722D" w:rsidRPr="00F80AC7" w:rsidRDefault="00B1722D" w:rsidP="00B1722D">
            <w:pPr>
              <w:widowControl w:val="0"/>
              <w:pBdr>
                <w:top w:val="nil"/>
                <w:left w:val="nil"/>
                <w:bottom w:val="nil"/>
                <w:right w:val="nil"/>
                <w:between w:val="nil"/>
              </w:pBdr>
              <w:spacing w:after="0" w:line="240" w:lineRule="auto"/>
              <w:rPr>
                <w:lang w:val="es-ES"/>
              </w:rPr>
            </w:pPr>
            <w:r w:rsidRPr="00F80AC7">
              <w:rPr>
                <w:lang w:val="es-ES"/>
              </w:rPr>
              <w:t>MN.8.3.6.3</w:t>
            </w:r>
          </w:p>
          <w:p w14:paraId="65975711" w14:textId="77777777" w:rsidR="00B1722D" w:rsidRPr="00F80AC7" w:rsidRDefault="00B1722D" w:rsidP="00B1722D">
            <w:pPr>
              <w:widowControl w:val="0"/>
              <w:pBdr>
                <w:top w:val="nil"/>
                <w:left w:val="nil"/>
                <w:bottom w:val="nil"/>
                <w:right w:val="nil"/>
                <w:between w:val="nil"/>
              </w:pBdr>
              <w:spacing w:after="0" w:line="240" w:lineRule="auto"/>
              <w:rPr>
                <w:lang w:val="es-ES"/>
              </w:rPr>
            </w:pPr>
            <w:r w:rsidRPr="00F80AC7">
              <w:rPr>
                <w:lang w:val="es-ES"/>
              </w:rPr>
              <w:t>HSA-REI.A.1</w:t>
            </w:r>
          </w:p>
          <w:p w14:paraId="1D18C3A8" w14:textId="77777777" w:rsidR="00B1722D" w:rsidRDefault="00B1722D" w:rsidP="00881A35">
            <w:pPr>
              <w:widowControl w:val="0"/>
              <w:pBdr>
                <w:top w:val="nil"/>
                <w:left w:val="nil"/>
                <w:bottom w:val="nil"/>
                <w:right w:val="nil"/>
                <w:between w:val="nil"/>
              </w:pBdr>
              <w:spacing w:after="0" w:line="240" w:lineRule="auto"/>
            </w:pPr>
          </w:p>
          <w:p w14:paraId="5A16D0AE" w14:textId="77777777" w:rsidR="00B1722D" w:rsidRDefault="00B1722D" w:rsidP="00B1722D">
            <w:pPr>
              <w:widowControl w:val="0"/>
              <w:pBdr>
                <w:top w:val="nil"/>
                <w:left w:val="nil"/>
                <w:bottom w:val="nil"/>
                <w:right w:val="nil"/>
                <w:between w:val="nil"/>
              </w:pBdr>
              <w:spacing w:after="0" w:line="240" w:lineRule="auto"/>
            </w:pPr>
            <w:r>
              <w:t>Prerequisite for the following solving equation standards.</w:t>
            </w:r>
            <w:r w:rsidRPr="00F007FC">
              <w:t xml:space="preserve"> </w:t>
            </w:r>
          </w:p>
          <w:p w14:paraId="38509C72" w14:textId="77777777" w:rsidR="00B1722D" w:rsidRPr="00F80AC7" w:rsidRDefault="00B1722D" w:rsidP="00B1722D">
            <w:pPr>
              <w:widowControl w:val="0"/>
              <w:pBdr>
                <w:top w:val="nil"/>
                <w:left w:val="nil"/>
                <w:bottom w:val="nil"/>
                <w:right w:val="nil"/>
                <w:between w:val="nil"/>
              </w:pBdr>
              <w:spacing w:after="0" w:line="240" w:lineRule="auto"/>
              <w:rPr>
                <w:lang w:val="pt-BR"/>
              </w:rPr>
            </w:pPr>
            <w:r w:rsidRPr="00F80AC7">
              <w:rPr>
                <w:lang w:val="pt-BR"/>
              </w:rPr>
              <w:t>6.EE.B.7</w:t>
            </w:r>
          </w:p>
          <w:p w14:paraId="078E9736" w14:textId="77777777" w:rsidR="00B1722D" w:rsidRPr="00F80AC7" w:rsidRDefault="00B1722D" w:rsidP="00B1722D">
            <w:pPr>
              <w:widowControl w:val="0"/>
              <w:pBdr>
                <w:top w:val="nil"/>
                <w:left w:val="nil"/>
                <w:bottom w:val="nil"/>
                <w:right w:val="nil"/>
                <w:between w:val="nil"/>
              </w:pBdr>
              <w:spacing w:after="0" w:line="240" w:lineRule="auto"/>
              <w:rPr>
                <w:lang w:val="pt-BR"/>
              </w:rPr>
            </w:pPr>
            <w:r w:rsidRPr="00F80AC7">
              <w:rPr>
                <w:lang w:val="pt-BR"/>
              </w:rPr>
              <w:t xml:space="preserve">7.EE.B.4.a </w:t>
            </w:r>
          </w:p>
          <w:p w14:paraId="044BA546" w14:textId="77777777" w:rsidR="00B1722D" w:rsidRPr="00F80AC7" w:rsidRDefault="00B1722D" w:rsidP="00B1722D">
            <w:pPr>
              <w:widowControl w:val="0"/>
              <w:pBdr>
                <w:top w:val="nil"/>
                <w:left w:val="nil"/>
                <w:bottom w:val="nil"/>
                <w:right w:val="nil"/>
                <w:between w:val="nil"/>
              </w:pBdr>
              <w:spacing w:after="0" w:line="240" w:lineRule="auto"/>
              <w:rPr>
                <w:lang w:val="pt-BR"/>
              </w:rPr>
            </w:pPr>
            <w:r w:rsidRPr="00F80AC7">
              <w:rPr>
                <w:lang w:val="pt-BR"/>
              </w:rPr>
              <w:t>8.EE.C.7</w:t>
            </w:r>
          </w:p>
          <w:p w14:paraId="651019D0" w14:textId="77777777" w:rsidR="00B1722D" w:rsidRPr="00F80AC7" w:rsidRDefault="00B1722D" w:rsidP="00B1722D">
            <w:pPr>
              <w:widowControl w:val="0"/>
              <w:pBdr>
                <w:top w:val="nil"/>
                <w:left w:val="nil"/>
                <w:bottom w:val="nil"/>
                <w:right w:val="nil"/>
                <w:between w:val="nil"/>
              </w:pBdr>
              <w:spacing w:after="0" w:line="240" w:lineRule="auto"/>
              <w:rPr>
                <w:lang w:val="pt-BR"/>
              </w:rPr>
            </w:pPr>
            <w:r w:rsidRPr="00F80AC7">
              <w:rPr>
                <w:lang w:val="pt-BR"/>
              </w:rPr>
              <w:t>FL.8.AR.2.1</w:t>
            </w:r>
          </w:p>
          <w:p w14:paraId="35BB20EC" w14:textId="77777777" w:rsidR="00B1722D" w:rsidRPr="00F80AC7" w:rsidRDefault="00B1722D" w:rsidP="00B1722D">
            <w:pPr>
              <w:widowControl w:val="0"/>
              <w:pBdr>
                <w:top w:val="nil"/>
                <w:left w:val="nil"/>
                <w:bottom w:val="nil"/>
                <w:right w:val="nil"/>
                <w:between w:val="nil"/>
              </w:pBdr>
              <w:spacing w:after="0" w:line="240" w:lineRule="auto"/>
              <w:rPr>
                <w:lang w:val="pt-BR"/>
              </w:rPr>
            </w:pPr>
            <w:r w:rsidRPr="00F80AC7">
              <w:rPr>
                <w:lang w:val="pt-BR"/>
              </w:rPr>
              <w:t>MO.8.EEI.C.7.b</w:t>
            </w:r>
          </w:p>
          <w:p w14:paraId="66EAC7D6" w14:textId="77777777" w:rsidR="00B1722D" w:rsidRPr="00F80AC7" w:rsidRDefault="00B1722D" w:rsidP="00B1722D">
            <w:pPr>
              <w:widowControl w:val="0"/>
              <w:pBdr>
                <w:top w:val="nil"/>
                <w:left w:val="nil"/>
                <w:bottom w:val="nil"/>
                <w:right w:val="nil"/>
                <w:between w:val="nil"/>
              </w:pBdr>
              <w:spacing w:after="0" w:line="240" w:lineRule="auto"/>
              <w:rPr>
                <w:lang w:val="pt-BR"/>
              </w:rPr>
            </w:pPr>
            <w:r w:rsidRPr="00F80AC7">
              <w:rPr>
                <w:lang w:val="pt-BR"/>
              </w:rPr>
              <w:t>SC.8.PAFR.2.1</w:t>
            </w:r>
          </w:p>
          <w:p w14:paraId="58014F3B" w14:textId="77777777" w:rsidR="00B1722D" w:rsidRPr="00F80AC7" w:rsidRDefault="00B1722D" w:rsidP="00B1722D">
            <w:pPr>
              <w:widowControl w:val="0"/>
              <w:spacing w:after="0" w:line="240" w:lineRule="auto"/>
              <w:rPr>
                <w:lang w:val="pt-BR"/>
              </w:rPr>
            </w:pPr>
            <w:r w:rsidRPr="00F80AC7">
              <w:rPr>
                <w:lang w:val="pt-BR"/>
              </w:rPr>
              <w:t>HSA-REI.B.3</w:t>
            </w:r>
          </w:p>
          <w:p w14:paraId="77243F2C" w14:textId="2EBD7EE4" w:rsidR="00B1722D" w:rsidRPr="00B1722D" w:rsidRDefault="00B1722D" w:rsidP="00881A35">
            <w:pPr>
              <w:widowControl w:val="0"/>
              <w:pBdr>
                <w:top w:val="nil"/>
                <w:left w:val="nil"/>
                <w:bottom w:val="nil"/>
                <w:right w:val="nil"/>
                <w:between w:val="nil"/>
              </w:pBdr>
              <w:spacing w:after="0" w:line="240" w:lineRule="auto"/>
              <w:rPr>
                <w:lang w:val="pt-BR"/>
              </w:rPr>
            </w:pPr>
            <w:r w:rsidRPr="00F80AC7">
              <w:rPr>
                <w:lang w:val="pt-BR"/>
              </w:rPr>
              <w:t>TX.A1.5A</w:t>
            </w:r>
          </w:p>
        </w:tc>
        <w:tc>
          <w:tcPr>
            <w:tcW w:w="4421" w:type="dxa"/>
            <w:tcBorders>
              <w:top w:val="single" w:sz="4" w:space="0" w:color="auto"/>
              <w:left w:val="single" w:sz="4" w:space="0" w:color="auto"/>
              <w:bottom w:val="single" w:sz="4" w:space="0" w:color="auto"/>
              <w:right w:val="single" w:sz="4" w:space="0" w:color="auto"/>
            </w:tcBorders>
          </w:tcPr>
          <w:p w14:paraId="466F8734" w14:textId="77777777" w:rsidR="00B1722D" w:rsidRDefault="00B1722D" w:rsidP="00B1722D">
            <w:pPr>
              <w:widowControl w:val="0"/>
              <w:pBdr>
                <w:top w:val="nil"/>
                <w:left w:val="nil"/>
                <w:bottom w:val="nil"/>
                <w:right w:val="nil"/>
                <w:between w:val="nil"/>
              </w:pBdr>
              <w:spacing w:after="0" w:line="240" w:lineRule="auto"/>
            </w:pPr>
            <w:r>
              <w:t>Prerequisite for the following writing and solving equation standards.</w:t>
            </w:r>
            <w:r w:rsidRPr="00F007FC">
              <w:t xml:space="preserve"> </w:t>
            </w:r>
          </w:p>
          <w:p w14:paraId="3FA2AB02" w14:textId="77777777" w:rsidR="00B1722D" w:rsidRPr="00F80AC7" w:rsidRDefault="00B1722D" w:rsidP="00B1722D">
            <w:pPr>
              <w:widowControl w:val="0"/>
              <w:pBdr>
                <w:top w:val="nil"/>
                <w:left w:val="nil"/>
                <w:bottom w:val="nil"/>
                <w:right w:val="nil"/>
                <w:between w:val="nil"/>
              </w:pBdr>
              <w:spacing w:after="0" w:line="240" w:lineRule="auto"/>
              <w:rPr>
                <w:lang w:val="pt-BR"/>
              </w:rPr>
            </w:pPr>
            <w:r w:rsidRPr="00F80AC7">
              <w:rPr>
                <w:lang w:val="pt-BR"/>
              </w:rPr>
              <w:t>FL.6.AR.2.2</w:t>
            </w:r>
          </w:p>
          <w:p w14:paraId="5E8752C0" w14:textId="77777777" w:rsidR="00B1722D" w:rsidRPr="00F80AC7" w:rsidRDefault="00B1722D" w:rsidP="00B1722D">
            <w:pPr>
              <w:widowControl w:val="0"/>
              <w:pBdr>
                <w:top w:val="nil"/>
                <w:left w:val="nil"/>
                <w:bottom w:val="nil"/>
                <w:right w:val="nil"/>
                <w:between w:val="nil"/>
              </w:pBdr>
              <w:spacing w:after="0" w:line="240" w:lineRule="auto"/>
              <w:rPr>
                <w:lang w:val="pt-BR"/>
              </w:rPr>
            </w:pPr>
            <w:r w:rsidRPr="00F80AC7">
              <w:rPr>
                <w:lang w:val="pt-BR"/>
              </w:rPr>
              <w:t>FL.6.AR.2.3</w:t>
            </w:r>
          </w:p>
          <w:p w14:paraId="087E8697" w14:textId="77777777" w:rsidR="00B1722D" w:rsidRPr="00F80AC7" w:rsidRDefault="00B1722D" w:rsidP="00B1722D">
            <w:pPr>
              <w:widowControl w:val="0"/>
              <w:pBdr>
                <w:top w:val="nil"/>
                <w:left w:val="nil"/>
                <w:bottom w:val="nil"/>
                <w:right w:val="nil"/>
                <w:between w:val="nil"/>
              </w:pBdr>
              <w:spacing w:after="0" w:line="240" w:lineRule="auto"/>
              <w:rPr>
                <w:lang w:val="pt-BR"/>
              </w:rPr>
            </w:pPr>
            <w:r w:rsidRPr="00F80AC7">
              <w:rPr>
                <w:lang w:val="pt-BR"/>
              </w:rPr>
              <w:t>FL.6.AR.2.4</w:t>
            </w:r>
          </w:p>
          <w:p w14:paraId="78FE057A" w14:textId="77777777" w:rsidR="00B1722D" w:rsidRPr="00F80AC7" w:rsidRDefault="00B1722D" w:rsidP="00B1722D">
            <w:pPr>
              <w:widowControl w:val="0"/>
              <w:pBdr>
                <w:top w:val="nil"/>
                <w:left w:val="nil"/>
                <w:bottom w:val="nil"/>
                <w:right w:val="nil"/>
                <w:between w:val="nil"/>
              </w:pBdr>
              <w:spacing w:after="0" w:line="240" w:lineRule="auto"/>
              <w:rPr>
                <w:lang w:val="pt-BR"/>
              </w:rPr>
            </w:pPr>
            <w:r w:rsidRPr="00F80AC7">
              <w:rPr>
                <w:lang w:val="pt-BR"/>
              </w:rPr>
              <w:t>TX.6.10A</w:t>
            </w:r>
          </w:p>
          <w:p w14:paraId="4425031E" w14:textId="77777777" w:rsidR="00B1722D" w:rsidRPr="00F80AC7" w:rsidRDefault="00B1722D" w:rsidP="00B1722D">
            <w:pPr>
              <w:widowControl w:val="0"/>
              <w:pBdr>
                <w:top w:val="nil"/>
                <w:left w:val="nil"/>
                <w:bottom w:val="nil"/>
                <w:right w:val="nil"/>
                <w:between w:val="nil"/>
              </w:pBdr>
              <w:spacing w:after="0" w:line="240" w:lineRule="auto"/>
              <w:rPr>
                <w:lang w:val="pt-BR"/>
              </w:rPr>
            </w:pPr>
            <w:r w:rsidRPr="00F80AC7">
              <w:rPr>
                <w:lang w:val="pt-BR"/>
              </w:rPr>
              <w:t>FL.7.AR.2.2</w:t>
            </w:r>
          </w:p>
          <w:p w14:paraId="5AF58205" w14:textId="77777777" w:rsidR="00B1722D" w:rsidRPr="00F80AC7" w:rsidRDefault="00B1722D" w:rsidP="00B1722D">
            <w:pPr>
              <w:widowControl w:val="0"/>
              <w:pBdr>
                <w:top w:val="nil"/>
                <w:left w:val="nil"/>
                <w:bottom w:val="nil"/>
                <w:right w:val="nil"/>
                <w:between w:val="nil"/>
              </w:pBdr>
              <w:spacing w:after="0" w:line="240" w:lineRule="auto"/>
              <w:rPr>
                <w:lang w:val="pt-BR"/>
              </w:rPr>
            </w:pPr>
            <w:r w:rsidRPr="00F80AC7">
              <w:rPr>
                <w:lang w:val="pt-BR"/>
              </w:rPr>
              <w:t>TX.7.11A</w:t>
            </w:r>
          </w:p>
          <w:p w14:paraId="1789D7C7" w14:textId="77777777" w:rsidR="00B1722D" w:rsidRPr="00F80AC7" w:rsidRDefault="00B1722D" w:rsidP="00B1722D">
            <w:pPr>
              <w:widowControl w:val="0"/>
              <w:pBdr>
                <w:top w:val="nil"/>
                <w:left w:val="nil"/>
                <w:bottom w:val="nil"/>
                <w:right w:val="nil"/>
                <w:between w:val="nil"/>
              </w:pBdr>
              <w:spacing w:after="0" w:line="240" w:lineRule="auto"/>
              <w:rPr>
                <w:lang w:val="pt-BR"/>
              </w:rPr>
            </w:pPr>
            <w:r w:rsidRPr="00F80AC7">
              <w:rPr>
                <w:lang w:val="pt-BR"/>
              </w:rPr>
              <w:t>TX.7.11C</w:t>
            </w:r>
          </w:p>
          <w:p w14:paraId="1E27BE98" w14:textId="77777777" w:rsidR="00B1722D" w:rsidRPr="00F80AC7" w:rsidRDefault="00B1722D" w:rsidP="00B1722D">
            <w:pPr>
              <w:widowControl w:val="0"/>
              <w:pBdr>
                <w:top w:val="nil"/>
                <w:left w:val="nil"/>
                <w:bottom w:val="nil"/>
                <w:right w:val="nil"/>
                <w:between w:val="nil"/>
              </w:pBdr>
              <w:spacing w:after="0" w:line="240" w:lineRule="auto"/>
              <w:rPr>
                <w:lang w:val="pt-BR"/>
              </w:rPr>
            </w:pPr>
            <w:r w:rsidRPr="00F80AC7">
              <w:rPr>
                <w:lang w:val="pt-BR"/>
              </w:rPr>
              <w:t>MO.7.EE1.B.4.a</w:t>
            </w:r>
          </w:p>
          <w:p w14:paraId="75C783C3" w14:textId="77777777" w:rsidR="00B1722D" w:rsidRPr="00F80AC7" w:rsidRDefault="00B1722D" w:rsidP="00B1722D">
            <w:pPr>
              <w:widowControl w:val="0"/>
              <w:pBdr>
                <w:top w:val="nil"/>
                <w:left w:val="nil"/>
                <w:bottom w:val="nil"/>
                <w:right w:val="nil"/>
                <w:between w:val="nil"/>
              </w:pBdr>
              <w:spacing w:after="0" w:line="240" w:lineRule="auto"/>
              <w:rPr>
                <w:lang w:val="pt-BR"/>
              </w:rPr>
            </w:pPr>
            <w:r w:rsidRPr="00F80AC7">
              <w:rPr>
                <w:lang w:val="pt-BR"/>
              </w:rPr>
              <w:t>TX.8.8C</w:t>
            </w:r>
          </w:p>
          <w:p w14:paraId="0216D90A" w14:textId="77777777" w:rsidR="00B1722D" w:rsidRPr="00F80AC7" w:rsidRDefault="00B1722D" w:rsidP="00B1722D">
            <w:pPr>
              <w:widowControl w:val="0"/>
              <w:pBdr>
                <w:top w:val="nil"/>
                <w:left w:val="nil"/>
                <w:bottom w:val="nil"/>
                <w:right w:val="nil"/>
                <w:between w:val="nil"/>
              </w:pBdr>
              <w:spacing w:after="0" w:line="240" w:lineRule="auto"/>
              <w:rPr>
                <w:lang w:val="pt-BR"/>
              </w:rPr>
            </w:pPr>
            <w:r w:rsidRPr="00F80AC7">
              <w:rPr>
                <w:lang w:val="pt-BR"/>
              </w:rPr>
              <w:t>FL.912.AR.2.1</w:t>
            </w:r>
          </w:p>
          <w:p w14:paraId="4190F839" w14:textId="77777777" w:rsidR="00B1722D" w:rsidRPr="00F80AC7" w:rsidRDefault="00B1722D" w:rsidP="00B1722D">
            <w:pPr>
              <w:widowControl w:val="0"/>
              <w:pBdr>
                <w:top w:val="nil"/>
                <w:left w:val="nil"/>
                <w:bottom w:val="nil"/>
                <w:right w:val="nil"/>
                <w:between w:val="nil"/>
              </w:pBdr>
              <w:spacing w:after="0" w:line="240" w:lineRule="auto"/>
              <w:rPr>
                <w:lang w:val="pt-BR"/>
              </w:rPr>
            </w:pPr>
          </w:p>
          <w:p w14:paraId="718F8743" w14:textId="77777777" w:rsidR="00B1722D" w:rsidRPr="00F007FC" w:rsidRDefault="00B1722D" w:rsidP="00B1722D">
            <w:pPr>
              <w:widowControl w:val="0"/>
              <w:pBdr>
                <w:top w:val="nil"/>
                <w:left w:val="nil"/>
                <w:bottom w:val="nil"/>
                <w:right w:val="nil"/>
                <w:between w:val="nil"/>
              </w:pBdr>
              <w:spacing w:after="0" w:line="240" w:lineRule="auto"/>
            </w:pPr>
            <w:r w:rsidRPr="00F007FC">
              <w:t>Solve Geometric</w:t>
            </w:r>
          </w:p>
          <w:p w14:paraId="2A44FD0B" w14:textId="77777777" w:rsidR="00B1722D" w:rsidRPr="00F007FC" w:rsidRDefault="00B1722D" w:rsidP="00B1722D">
            <w:pPr>
              <w:widowControl w:val="0"/>
              <w:pBdr>
                <w:top w:val="nil"/>
                <w:left w:val="nil"/>
                <w:bottom w:val="nil"/>
                <w:right w:val="nil"/>
                <w:between w:val="nil"/>
              </w:pBdr>
              <w:spacing w:after="0" w:line="240" w:lineRule="auto"/>
            </w:pPr>
            <w:r w:rsidRPr="00F007FC">
              <w:t>MD.8.GR.A.1</w:t>
            </w:r>
          </w:p>
          <w:p w14:paraId="06EE592F" w14:textId="734D4A31" w:rsidR="00B1722D" w:rsidRDefault="00B1722D" w:rsidP="00881A35">
            <w:pPr>
              <w:widowControl w:val="0"/>
              <w:pBdr>
                <w:top w:val="nil"/>
                <w:left w:val="nil"/>
                <w:bottom w:val="nil"/>
                <w:right w:val="nil"/>
                <w:between w:val="nil"/>
              </w:pBdr>
              <w:spacing w:after="0" w:line="240" w:lineRule="auto"/>
            </w:pPr>
          </w:p>
        </w:tc>
        <w:tc>
          <w:tcPr>
            <w:tcW w:w="3466" w:type="dxa"/>
            <w:tcBorders>
              <w:top w:val="single" w:sz="4" w:space="0" w:color="auto"/>
              <w:left w:val="single" w:sz="4" w:space="0" w:color="auto"/>
              <w:bottom w:val="single" w:sz="4" w:space="0" w:color="auto"/>
              <w:right w:val="single" w:sz="4" w:space="0" w:color="auto"/>
            </w:tcBorders>
          </w:tcPr>
          <w:p w14:paraId="00E016DA" w14:textId="77777777" w:rsidR="00B1722D" w:rsidRDefault="00B1722D" w:rsidP="00881A35">
            <w:pPr>
              <w:widowControl w:val="0"/>
              <w:pBdr>
                <w:top w:val="nil"/>
                <w:left w:val="nil"/>
                <w:bottom w:val="nil"/>
                <w:right w:val="nil"/>
                <w:between w:val="nil"/>
              </w:pBdr>
              <w:spacing w:after="0" w:line="240" w:lineRule="auto"/>
            </w:pPr>
          </w:p>
        </w:tc>
        <w:tc>
          <w:tcPr>
            <w:tcW w:w="3466" w:type="dxa"/>
            <w:tcBorders>
              <w:top w:val="single" w:sz="4" w:space="0" w:color="auto"/>
              <w:left w:val="single" w:sz="4" w:space="0" w:color="auto"/>
              <w:bottom w:val="single" w:sz="4" w:space="0" w:color="auto"/>
              <w:right w:val="single" w:sz="4" w:space="0" w:color="auto"/>
            </w:tcBorders>
          </w:tcPr>
          <w:p w14:paraId="2FD95435" w14:textId="77777777" w:rsidR="00B1722D" w:rsidRDefault="00B1722D" w:rsidP="00881A35">
            <w:pPr>
              <w:widowControl w:val="0"/>
              <w:pBdr>
                <w:top w:val="nil"/>
                <w:left w:val="nil"/>
                <w:bottom w:val="nil"/>
                <w:right w:val="nil"/>
                <w:between w:val="nil"/>
              </w:pBdr>
              <w:spacing w:after="0" w:line="240" w:lineRule="auto"/>
            </w:pPr>
          </w:p>
        </w:tc>
      </w:tr>
      <w:tr w:rsidR="00B1722D" w14:paraId="5FDE12B5" w14:textId="77777777" w:rsidTr="2CA7B27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18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4A04029" w14:textId="77777777" w:rsidR="00B1722D" w:rsidRPr="0067092A" w:rsidRDefault="00B1722D" w:rsidP="00881A35">
            <w:pPr>
              <w:spacing w:after="0" w:line="240" w:lineRule="auto"/>
              <w:jc w:val="center"/>
              <w:rPr>
                <w:b/>
              </w:rPr>
            </w:pPr>
            <w:r>
              <w:rPr>
                <w:b/>
              </w:rPr>
              <w:t xml:space="preserve">Notes for Intervention, Extension, or </w:t>
            </w:r>
            <w:r>
              <w:rPr>
                <w:b/>
              </w:rPr>
              <w:lastRenderedPageBreak/>
              <w:t>Optional Activities</w:t>
            </w:r>
          </w:p>
        </w:tc>
        <w:tc>
          <w:tcPr>
            <w:tcW w:w="9272" w:type="dxa"/>
            <w:gridSpan w:val="2"/>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CFF35C7" w14:textId="77777777" w:rsidR="00B1722D" w:rsidRPr="00844182" w:rsidRDefault="00B1722D" w:rsidP="00881A35">
            <w:pPr>
              <w:widowControl w:val="0"/>
              <w:spacing w:after="0" w:line="240" w:lineRule="auto"/>
            </w:pPr>
            <w:r w:rsidRPr="00844182">
              <w:lastRenderedPageBreak/>
              <w:t>Intervention: Number sentences</w:t>
            </w:r>
          </w:p>
          <w:p w14:paraId="45BEE9E9" w14:textId="77777777" w:rsidR="00B1722D" w:rsidRPr="00844182" w:rsidRDefault="00B1722D" w:rsidP="00881A35">
            <w:pPr>
              <w:widowControl w:val="0"/>
              <w:spacing w:after="0" w:line="240" w:lineRule="auto"/>
            </w:pPr>
            <w:r w:rsidRPr="00844182">
              <w:t xml:space="preserve">Start with numeric equations and then use equations with variables. </w:t>
            </w:r>
          </w:p>
          <w:p w14:paraId="48206896" w14:textId="77777777" w:rsidR="00B1722D" w:rsidRPr="00844182" w:rsidRDefault="00B1722D" w:rsidP="00881A35">
            <w:pPr>
              <w:widowControl w:val="0"/>
              <w:spacing w:after="0" w:line="240" w:lineRule="auto"/>
            </w:pPr>
          </w:p>
          <w:p w14:paraId="1E590D46" w14:textId="77777777" w:rsidR="00B1722D" w:rsidRPr="00844182" w:rsidRDefault="00B1722D" w:rsidP="00881A35">
            <w:pPr>
              <w:widowControl w:val="0"/>
              <w:spacing w:after="0" w:line="240" w:lineRule="auto"/>
            </w:pPr>
            <w:r w:rsidRPr="00844182">
              <w:lastRenderedPageBreak/>
              <w:t>Systems of Equations:</w:t>
            </w:r>
          </w:p>
          <w:p w14:paraId="595EF48B" w14:textId="77777777" w:rsidR="00B1722D" w:rsidRPr="00844182" w:rsidRDefault="00B1722D" w:rsidP="00881A35">
            <w:pPr>
              <w:widowControl w:val="0"/>
              <w:spacing w:after="0" w:line="240" w:lineRule="auto"/>
            </w:pPr>
            <w:r w:rsidRPr="00844182">
              <w:t xml:space="preserve">We will use this node again when solving systems algebraically (elimination) </w:t>
            </w:r>
          </w:p>
          <w:p w14:paraId="2AD86897" w14:textId="77777777" w:rsidR="00B1722D" w:rsidRPr="00844182" w:rsidRDefault="00B1722D" w:rsidP="00881A35">
            <w:pPr>
              <w:widowControl w:val="0"/>
              <w:spacing w:after="0" w:line="240" w:lineRule="auto"/>
            </w:pPr>
          </w:p>
          <w:p w14:paraId="4B313881" w14:textId="77777777" w:rsidR="00B1722D" w:rsidRPr="00844182" w:rsidRDefault="00B1722D" w:rsidP="00881A35">
            <w:pPr>
              <w:widowControl w:val="0"/>
              <w:spacing w:after="0" w:line="240" w:lineRule="auto"/>
            </w:pPr>
            <w:r w:rsidRPr="00844182">
              <w:t>Algebra 1</w:t>
            </w:r>
          </w:p>
          <w:p w14:paraId="3A5189ED" w14:textId="5A3EB618" w:rsidR="00B1722D" w:rsidRPr="00844182" w:rsidRDefault="00B1722D" w:rsidP="00326A5D">
            <w:pPr>
              <w:widowControl w:val="0"/>
              <w:spacing w:after="0" w:line="240" w:lineRule="auto"/>
            </w:pPr>
            <w:r w:rsidRPr="00844182">
              <w:t xml:space="preserve">We may need to hit this skill again when </w:t>
            </w:r>
            <w:r w:rsidR="00326A5D" w:rsidRPr="00326A5D">
              <w:rPr>
                <w:lang w:val="en-US"/>
              </w:rPr>
              <w:t>Rearrange formulas to highlight</w:t>
            </w:r>
            <w:r w:rsidR="00326A5D">
              <w:rPr>
                <w:lang w:val="en-US"/>
              </w:rPr>
              <w:t xml:space="preserve"> </w:t>
            </w:r>
            <w:r w:rsidR="00326A5D" w:rsidRPr="00326A5D">
              <w:rPr>
                <w:lang w:val="en-US"/>
              </w:rPr>
              <w:t>a quantity of interest</w:t>
            </w:r>
            <w:r w:rsidRPr="00844182">
              <w:t xml:space="preserve"> </w:t>
            </w:r>
            <w:r w:rsidR="00326A5D">
              <w:t>(</w:t>
            </w:r>
            <w:r w:rsidRPr="00844182">
              <w:t>literal equations</w:t>
            </w:r>
            <w:r w:rsidR="00326A5D">
              <w:t>)</w:t>
            </w:r>
          </w:p>
          <w:p w14:paraId="0C56FEA2" w14:textId="77777777" w:rsidR="00B1722D" w:rsidRDefault="00B1722D" w:rsidP="00881A35">
            <w:pPr>
              <w:widowControl w:val="0"/>
              <w:pBdr>
                <w:top w:val="nil"/>
                <w:left w:val="nil"/>
                <w:bottom w:val="nil"/>
                <w:right w:val="nil"/>
                <w:between w:val="nil"/>
              </w:pBdr>
              <w:spacing w:after="0" w:line="240" w:lineRule="auto"/>
            </w:pPr>
          </w:p>
        </w:tc>
        <w:tc>
          <w:tcPr>
            <w:tcW w:w="8841" w:type="dxa"/>
            <w:gridSpan w:val="2"/>
            <w:tcBorders>
              <w:top w:val="single" w:sz="4" w:space="0" w:color="auto"/>
              <w:left w:val="single" w:sz="4" w:space="0" w:color="auto"/>
              <w:bottom w:val="single" w:sz="4" w:space="0" w:color="auto"/>
              <w:right w:val="single" w:sz="4" w:space="0" w:color="auto"/>
            </w:tcBorders>
          </w:tcPr>
          <w:p w14:paraId="007339AA" w14:textId="77777777" w:rsidR="00B1722D" w:rsidRDefault="00B1722D" w:rsidP="00881A35">
            <w:pPr>
              <w:widowControl w:val="0"/>
              <w:pBdr>
                <w:top w:val="nil"/>
                <w:left w:val="nil"/>
                <w:bottom w:val="nil"/>
                <w:right w:val="nil"/>
                <w:between w:val="nil"/>
              </w:pBdr>
              <w:spacing w:after="0" w:line="240" w:lineRule="auto"/>
            </w:pPr>
          </w:p>
        </w:tc>
        <w:tc>
          <w:tcPr>
            <w:tcW w:w="3466" w:type="dxa"/>
            <w:tcBorders>
              <w:top w:val="single" w:sz="4" w:space="0" w:color="auto"/>
              <w:left w:val="single" w:sz="4" w:space="0" w:color="auto"/>
              <w:bottom w:val="single" w:sz="4" w:space="0" w:color="auto"/>
              <w:right w:val="single" w:sz="4" w:space="0" w:color="auto"/>
            </w:tcBorders>
          </w:tcPr>
          <w:p w14:paraId="5F77DF33" w14:textId="77777777" w:rsidR="00B1722D" w:rsidRDefault="00B1722D" w:rsidP="00881A35">
            <w:pPr>
              <w:widowControl w:val="0"/>
              <w:pBdr>
                <w:top w:val="nil"/>
                <w:left w:val="nil"/>
                <w:bottom w:val="nil"/>
                <w:right w:val="nil"/>
                <w:between w:val="nil"/>
              </w:pBdr>
              <w:spacing w:after="0" w:line="240" w:lineRule="auto"/>
            </w:pPr>
          </w:p>
        </w:tc>
        <w:tc>
          <w:tcPr>
            <w:tcW w:w="3466" w:type="dxa"/>
            <w:tcBorders>
              <w:top w:val="single" w:sz="4" w:space="0" w:color="auto"/>
              <w:left w:val="single" w:sz="4" w:space="0" w:color="auto"/>
              <w:bottom w:val="single" w:sz="4" w:space="0" w:color="auto"/>
              <w:right w:val="single" w:sz="4" w:space="0" w:color="auto"/>
            </w:tcBorders>
          </w:tcPr>
          <w:p w14:paraId="14BA7EB6" w14:textId="77777777" w:rsidR="00B1722D" w:rsidRDefault="00B1722D" w:rsidP="00881A35">
            <w:pPr>
              <w:widowControl w:val="0"/>
              <w:pBdr>
                <w:top w:val="nil"/>
                <w:left w:val="nil"/>
                <w:bottom w:val="nil"/>
                <w:right w:val="nil"/>
                <w:between w:val="nil"/>
              </w:pBdr>
              <w:spacing w:after="0" w:line="240" w:lineRule="auto"/>
            </w:pPr>
          </w:p>
        </w:tc>
      </w:tr>
      <w:tr w:rsidR="00B1722D" w14:paraId="642641A8" w14:textId="77777777" w:rsidTr="2CA7B27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187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5809174" w14:textId="77777777" w:rsidR="00B1722D" w:rsidRPr="0067092A" w:rsidRDefault="00B1722D" w:rsidP="00881A35">
            <w:pPr>
              <w:spacing w:after="0" w:line="240" w:lineRule="auto"/>
              <w:jc w:val="center"/>
              <w:rPr>
                <w:b/>
              </w:rPr>
            </w:pPr>
            <w:r w:rsidRPr="0067092A">
              <w:rPr>
                <w:b/>
              </w:rPr>
              <w:t>Additional Notes</w:t>
            </w:r>
          </w:p>
        </w:tc>
        <w:tc>
          <w:tcPr>
            <w:tcW w:w="9272" w:type="dxa"/>
            <w:gridSpan w:val="2"/>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CC15FCE" w14:textId="77777777" w:rsidR="00B1722D" w:rsidRPr="00844182" w:rsidRDefault="00B1722D" w:rsidP="00914E0C">
            <w:pPr>
              <w:pStyle w:val="CommentText"/>
            </w:pPr>
            <w:r w:rsidRPr="00844182">
              <w:t xml:space="preserve">When introducing the properties of equality, start with x=2 or a simple equation like 3x=15. </w:t>
            </w:r>
          </w:p>
          <w:p w14:paraId="318544E4" w14:textId="77777777" w:rsidR="00B1722D" w:rsidRPr="00844182" w:rsidRDefault="00B1722D" w:rsidP="00914E0C">
            <w:pPr>
              <w:pStyle w:val="CommentText"/>
            </w:pPr>
            <w:r w:rsidRPr="4A9E6A4B">
              <w:rPr>
                <w:lang w:val="en-US"/>
              </w:rPr>
              <w:t>Give students the solution or have students identify the solution by inspection (from NODE: Use substitution to determine whether a number is a solution to an equation in one variable.)</w:t>
            </w:r>
          </w:p>
          <w:p w14:paraId="45A816EB" w14:textId="77777777" w:rsidR="00B1722D" w:rsidRPr="00844182" w:rsidRDefault="00B1722D" w:rsidP="00881A35">
            <w:pPr>
              <w:widowControl w:val="0"/>
              <w:spacing w:after="0" w:line="240" w:lineRule="auto"/>
            </w:pPr>
          </w:p>
          <w:p w14:paraId="5C841C65" w14:textId="7F0167F1" w:rsidR="00B1722D" w:rsidRPr="00844182" w:rsidRDefault="00B1722D" w:rsidP="00881A35">
            <w:pPr>
              <w:widowControl w:val="0"/>
              <w:spacing w:after="0" w:line="240" w:lineRule="auto"/>
            </w:pPr>
            <w:r w:rsidRPr="00844182">
              <w:t>2 days total</w:t>
            </w:r>
            <w:r>
              <w:t xml:space="preserve"> for first time – 1 day is needed for later grades</w:t>
            </w:r>
          </w:p>
          <w:p w14:paraId="53424587" w14:textId="77777777" w:rsidR="00B1722D" w:rsidRPr="00844182" w:rsidRDefault="00B1722D" w:rsidP="004775AB">
            <w:pPr>
              <w:pStyle w:val="ListParagraph"/>
              <w:widowControl w:val="0"/>
              <w:numPr>
                <w:ilvl w:val="0"/>
                <w:numId w:val="3"/>
              </w:numPr>
              <w:spacing w:after="0" w:line="240" w:lineRule="auto"/>
            </w:pPr>
            <w:r w:rsidRPr="00844182">
              <w:t>1 day for add/subtract</w:t>
            </w:r>
          </w:p>
          <w:p w14:paraId="30EC8315" w14:textId="074D0862" w:rsidR="00B1722D" w:rsidRDefault="00B1722D" w:rsidP="00B1722D">
            <w:pPr>
              <w:pStyle w:val="ListParagraph"/>
              <w:widowControl w:val="0"/>
              <w:numPr>
                <w:ilvl w:val="0"/>
                <w:numId w:val="3"/>
              </w:numPr>
              <w:pBdr>
                <w:top w:val="nil"/>
                <w:left w:val="nil"/>
                <w:bottom w:val="nil"/>
                <w:right w:val="nil"/>
                <w:between w:val="nil"/>
              </w:pBdr>
              <w:spacing w:after="0" w:line="240" w:lineRule="auto"/>
            </w:pPr>
            <w:r w:rsidRPr="00844182">
              <w:t>1 day for multiply/divide</w:t>
            </w:r>
          </w:p>
        </w:tc>
        <w:tc>
          <w:tcPr>
            <w:tcW w:w="8841" w:type="dxa"/>
            <w:gridSpan w:val="2"/>
            <w:tcBorders>
              <w:top w:val="single" w:sz="4" w:space="0" w:color="auto"/>
              <w:left w:val="single" w:sz="4" w:space="0" w:color="auto"/>
              <w:bottom w:val="single" w:sz="4" w:space="0" w:color="auto"/>
              <w:right w:val="single" w:sz="4" w:space="0" w:color="auto"/>
            </w:tcBorders>
          </w:tcPr>
          <w:p w14:paraId="09A178CC" w14:textId="77777777" w:rsidR="00B1722D" w:rsidRPr="00844182" w:rsidRDefault="00B1722D" w:rsidP="00B1722D">
            <w:pPr>
              <w:pStyle w:val="CommentText"/>
            </w:pPr>
            <w:r w:rsidRPr="4A9E6A4B">
              <w:rPr>
                <w:lang w:val="en-US"/>
              </w:rPr>
              <w:t>Have students apply one of the properties of equality. Have them use substitution to determine that the solution stayed the same. Repeat with the new equation.</w:t>
            </w:r>
          </w:p>
          <w:p w14:paraId="5CA01A80" w14:textId="77777777" w:rsidR="00B1722D" w:rsidRDefault="00B1722D" w:rsidP="00881A35">
            <w:pPr>
              <w:widowControl w:val="0"/>
              <w:pBdr>
                <w:top w:val="nil"/>
                <w:left w:val="nil"/>
                <w:bottom w:val="nil"/>
                <w:right w:val="nil"/>
                <w:between w:val="nil"/>
              </w:pBdr>
              <w:spacing w:after="0" w:line="240" w:lineRule="auto"/>
            </w:pPr>
          </w:p>
          <w:p w14:paraId="0A16BA47" w14:textId="77777777" w:rsidR="00B1722D" w:rsidRDefault="00B1722D" w:rsidP="00881A35">
            <w:pPr>
              <w:widowControl w:val="0"/>
              <w:pBdr>
                <w:top w:val="nil"/>
                <w:left w:val="nil"/>
                <w:bottom w:val="nil"/>
                <w:right w:val="nil"/>
                <w:between w:val="nil"/>
              </w:pBdr>
              <w:spacing w:after="0" w:line="240" w:lineRule="auto"/>
            </w:pPr>
          </w:p>
          <w:p w14:paraId="7C6D890D" w14:textId="0681416A" w:rsidR="00B1722D" w:rsidRDefault="00B1722D" w:rsidP="00881A35">
            <w:pPr>
              <w:widowControl w:val="0"/>
              <w:pBdr>
                <w:top w:val="nil"/>
                <w:left w:val="nil"/>
                <w:bottom w:val="nil"/>
                <w:right w:val="nil"/>
                <w:between w:val="nil"/>
              </w:pBdr>
              <w:spacing w:after="0" w:line="240" w:lineRule="auto"/>
            </w:pPr>
            <w:r w:rsidRPr="6B9BCD4F">
              <w:rPr>
                <w:lang w:val="en-US"/>
              </w:rPr>
              <w:t>1 day or Include within the same lesson as the previous node about using the properties.</w:t>
            </w:r>
          </w:p>
        </w:tc>
        <w:tc>
          <w:tcPr>
            <w:tcW w:w="3466" w:type="dxa"/>
            <w:tcBorders>
              <w:top w:val="single" w:sz="4" w:space="0" w:color="auto"/>
              <w:left w:val="single" w:sz="4" w:space="0" w:color="auto"/>
              <w:bottom w:val="single" w:sz="4" w:space="0" w:color="auto"/>
              <w:right w:val="single" w:sz="4" w:space="0" w:color="auto"/>
            </w:tcBorders>
          </w:tcPr>
          <w:p w14:paraId="112FC26B" w14:textId="77777777" w:rsidR="00B1722D" w:rsidRDefault="00B1722D" w:rsidP="00881A35">
            <w:pPr>
              <w:widowControl w:val="0"/>
              <w:pBdr>
                <w:top w:val="nil"/>
                <w:left w:val="nil"/>
                <w:bottom w:val="nil"/>
                <w:right w:val="nil"/>
                <w:between w:val="nil"/>
              </w:pBdr>
              <w:spacing w:after="0" w:line="240" w:lineRule="auto"/>
            </w:pPr>
          </w:p>
        </w:tc>
        <w:tc>
          <w:tcPr>
            <w:tcW w:w="3466" w:type="dxa"/>
            <w:tcBorders>
              <w:top w:val="single" w:sz="4" w:space="0" w:color="auto"/>
              <w:left w:val="single" w:sz="4" w:space="0" w:color="auto"/>
              <w:bottom w:val="single" w:sz="4" w:space="0" w:color="auto"/>
              <w:right w:val="single" w:sz="4" w:space="0" w:color="auto"/>
            </w:tcBorders>
          </w:tcPr>
          <w:p w14:paraId="70423EBC" w14:textId="77777777" w:rsidR="00B1722D" w:rsidRDefault="00B1722D" w:rsidP="00881A35">
            <w:pPr>
              <w:widowControl w:val="0"/>
              <w:pBdr>
                <w:top w:val="nil"/>
                <w:left w:val="nil"/>
                <w:bottom w:val="nil"/>
                <w:right w:val="nil"/>
                <w:between w:val="nil"/>
              </w:pBdr>
              <w:spacing w:after="0" w:line="240" w:lineRule="auto"/>
            </w:pPr>
          </w:p>
        </w:tc>
      </w:tr>
    </w:tbl>
    <w:p w14:paraId="2AB1A9CB" w14:textId="77777777" w:rsidR="002347B9" w:rsidRDefault="002347B9" w:rsidP="002347B9"/>
    <w:p w14:paraId="09AED6FD" w14:textId="77777777" w:rsidR="008468F8" w:rsidRPr="00844182" w:rsidRDefault="008468F8" w:rsidP="008468F8">
      <w:pPr>
        <w:pStyle w:val="Heading3"/>
      </w:pPr>
      <w:r w:rsidRPr="00844182">
        <w:t xml:space="preserve">Concept/Skill: </w:t>
      </w:r>
    </w:p>
    <w:p w14:paraId="137A6475" w14:textId="0A856DBE" w:rsidR="008468F8" w:rsidRPr="00F937C8" w:rsidRDefault="00F937C8" w:rsidP="00941CFD">
      <w:pPr>
        <w:pStyle w:val="ListParagraph"/>
        <w:numPr>
          <w:ilvl w:val="0"/>
          <w:numId w:val="3"/>
        </w:numPr>
        <w:spacing w:line="278" w:lineRule="auto"/>
        <w:ind w:left="338"/>
      </w:pPr>
      <w:r>
        <w:t xml:space="preserve">Solve </w:t>
      </w:r>
      <w:r w:rsidR="00736377">
        <w:t xml:space="preserve">single variable linear </w:t>
      </w:r>
      <w:r>
        <w:t>equations of the form</w:t>
      </w:r>
      <w:r w:rsidRPr="00247F6C">
        <w:t xml:space="preserve"> </w:t>
      </w:r>
      <m:oMath>
        <m:r>
          <m:rPr>
            <m:sty m:val="bi"/>
          </m:rPr>
          <w:rPr>
            <w:rFonts w:ascii="Cambria Math" w:hAnsi="Cambria Math"/>
          </w:rPr>
          <m:t>ax</m:t>
        </m:r>
        <m:r>
          <m:rPr>
            <m:sty m:val="p"/>
          </m:rPr>
          <w:rPr>
            <w:rFonts w:ascii="Cambria Math" w:hAnsi="Cambria Math"/>
          </w:rPr>
          <m:t>=</m:t>
        </m:r>
        <m:r>
          <m:rPr>
            <m:sty m:val="bi"/>
          </m:rPr>
          <w:rPr>
            <w:rFonts w:ascii="Cambria Math" w:hAnsi="Cambria Math"/>
          </w:rPr>
          <m:t>d</m:t>
        </m:r>
      </m:oMath>
      <w:r w:rsidR="00831E1B">
        <w:rPr>
          <w:b/>
        </w:rPr>
        <w:t>.</w:t>
      </w:r>
    </w:p>
    <w:tbl>
      <w:tblPr>
        <w:tblW w:w="30384" w:type="dxa"/>
        <w:tblInd w:w="10" w:type="dxa"/>
        <w:tblLayout w:type="fixed"/>
        <w:tblCellMar>
          <w:top w:w="100" w:type="dxa"/>
          <w:left w:w="100" w:type="dxa"/>
          <w:bottom w:w="100" w:type="dxa"/>
          <w:right w:w="100" w:type="dxa"/>
        </w:tblCellMar>
        <w:tblLook w:val="0600" w:firstRow="0" w:lastRow="0" w:firstColumn="0" w:lastColumn="0" w:noHBand="1" w:noVBand="1"/>
      </w:tblPr>
      <w:tblGrid>
        <w:gridCol w:w="2160"/>
        <w:gridCol w:w="4032"/>
        <w:gridCol w:w="8064"/>
        <w:gridCol w:w="8064"/>
        <w:gridCol w:w="4032"/>
        <w:gridCol w:w="3963"/>
        <w:gridCol w:w="69"/>
      </w:tblGrid>
      <w:tr w:rsidR="008468F8" w14:paraId="54A14511" w14:textId="77777777" w:rsidTr="4A9E6A4B">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96C86FD" w14:textId="77777777" w:rsidR="008468F8" w:rsidRPr="00844182" w:rsidRDefault="008468F8">
            <w:pPr>
              <w:jc w:val="center"/>
              <w:rPr>
                <w:b/>
              </w:rPr>
            </w:pPr>
            <w:r w:rsidRPr="00844182">
              <w:rPr>
                <w:b/>
              </w:rPr>
              <w:t>Goal</w:t>
            </w:r>
          </w:p>
        </w:tc>
        <w:tc>
          <w:tcPr>
            <w:tcW w:w="28155" w:type="dxa"/>
            <w:gridSpan w:val="5"/>
            <w:tcBorders>
              <w:top w:val="single" w:sz="4" w:space="0" w:color="auto"/>
              <w:left w:val="single" w:sz="4" w:space="0" w:color="auto"/>
              <w:bottom w:val="single" w:sz="4" w:space="0" w:color="auto"/>
              <w:right w:val="single" w:sz="4" w:space="0" w:color="auto"/>
            </w:tcBorders>
          </w:tcPr>
          <w:p w14:paraId="33837160" w14:textId="5F07B0FB" w:rsidR="008468F8" w:rsidRPr="00844182" w:rsidRDefault="008468F8">
            <w:pPr>
              <w:widowControl w:val="0"/>
              <w:pBdr>
                <w:top w:val="nil"/>
                <w:left w:val="nil"/>
                <w:bottom w:val="nil"/>
                <w:right w:val="nil"/>
                <w:between w:val="nil"/>
              </w:pBdr>
              <w:spacing w:after="0" w:line="240" w:lineRule="auto"/>
            </w:pPr>
          </w:p>
        </w:tc>
      </w:tr>
      <w:tr w:rsidR="008468F8" w14:paraId="1FF1EDBE" w14:textId="77777777" w:rsidTr="4A9E6A4B">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9E38B2C" w14:textId="77777777" w:rsidR="008468F8" w:rsidRPr="00844182" w:rsidRDefault="008468F8">
            <w:pPr>
              <w:jc w:val="center"/>
              <w:rPr>
                <w:b/>
              </w:rPr>
            </w:pPr>
            <w:r w:rsidRPr="00844182">
              <w:rPr>
                <w:b/>
              </w:rPr>
              <w:t>Student-Facing Example</w:t>
            </w:r>
          </w:p>
        </w:tc>
        <w:tc>
          <w:tcPr>
            <w:tcW w:w="28155" w:type="dxa"/>
            <w:gridSpan w:val="5"/>
            <w:tcBorders>
              <w:top w:val="single" w:sz="4" w:space="0" w:color="auto"/>
              <w:left w:val="single" w:sz="4" w:space="0" w:color="auto"/>
              <w:bottom w:val="single" w:sz="4" w:space="0" w:color="auto"/>
              <w:right w:val="single" w:sz="4" w:space="0" w:color="auto"/>
            </w:tcBorders>
          </w:tcPr>
          <w:p w14:paraId="2F2C612F" w14:textId="77777777" w:rsidR="00EE73FE" w:rsidRDefault="00EE73FE" w:rsidP="00EE73FE">
            <w:pPr>
              <w:rPr>
                <w:rFonts w:eastAsiaTheme="minorEastAsia"/>
              </w:rPr>
            </w:pPr>
            <w:r>
              <w:t xml:space="preserve">Solve </w:t>
            </w:r>
            <m:oMath>
              <m:r>
                <w:rPr>
                  <w:rFonts w:ascii="Cambria Math" w:hAnsi="Cambria Math"/>
                </w:rPr>
                <m:t>3x=15</m:t>
              </m:r>
            </m:oMath>
            <w:r>
              <w:rPr>
                <w:rFonts w:eastAsiaTheme="minorEastAsia"/>
              </w:rPr>
              <w:t>.</w:t>
            </w:r>
          </w:p>
          <w:p w14:paraId="54990F2E" w14:textId="77777777" w:rsidR="00EE73FE" w:rsidRDefault="00EE73FE" w:rsidP="00EE73FE">
            <w:pPr>
              <w:rPr>
                <w:rFonts w:eastAsiaTheme="minorEastAsia"/>
              </w:rPr>
            </w:pPr>
            <w:r>
              <w:t xml:space="preserve">Student work: Assume there is a number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Pr>
                <w:rFonts w:eastAsiaTheme="minorEastAsia"/>
              </w:rPr>
              <w:t xml:space="preserve"> that is a solution to the equation. </w:t>
            </w:r>
            <m:oMath>
              <m:r>
                <w:rPr>
                  <w:rFonts w:ascii="Cambria Math" w:hAnsi="Cambria Math"/>
                </w:rPr>
                <m:t>3</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=15</m:t>
              </m:r>
            </m:oMath>
          </w:p>
          <w:p w14:paraId="145DEF21" w14:textId="0F5377FE" w:rsidR="00326A5D" w:rsidRDefault="00326A5D" w:rsidP="00326A5D">
            <w:pPr>
              <w:ind w:left="1324" w:hanging="1324"/>
              <w:rPr>
                <w:rFonts w:eastAsiaTheme="minorEastAsia"/>
                <w:lang w:val="en-US"/>
              </w:rPr>
            </w:pPr>
            <w:r w:rsidRPr="6B9BCD4F">
              <w:rPr>
                <w:rFonts w:eastAsiaTheme="minorEastAsia"/>
                <w:lang w:val="en-US"/>
              </w:rPr>
              <w:t xml:space="preserve">       SME NOTE: </w:t>
            </w:r>
            <w:r w:rsidRPr="6B9BCD4F">
              <w:rPr>
                <w:lang w:val="en-US"/>
              </w:rPr>
              <w:t>It doesn’t have to be x_0. But we need to really really emphasize that the properties of equality are working because of the assumption that there is some number that makes the equation true. Properties of equality work because we are assuming that x is some fixed number- we just want to figure out what number it is.</w:t>
            </w:r>
          </w:p>
          <w:p w14:paraId="7EEC86EE" w14:textId="59BCF533" w:rsidR="00EE73FE" w:rsidRDefault="00EE73FE" w:rsidP="00EE73FE">
            <w:pPr>
              <w:rPr>
                <w:rFonts w:eastAsiaTheme="minorEastAsia"/>
              </w:rPr>
            </w:pPr>
            <w:r>
              <w:t xml:space="preserve">Using E2, multiply both sides of the equation by </w:t>
            </w:r>
            <m:oMath>
              <m:f>
                <m:fPr>
                  <m:ctrlPr>
                    <w:rPr>
                      <w:rFonts w:ascii="Cambria Math" w:hAnsi="Cambria Math"/>
                      <w:i/>
                    </w:rPr>
                  </m:ctrlPr>
                </m:fPr>
                <m:num>
                  <m:r>
                    <w:rPr>
                      <w:rFonts w:ascii="Cambria Math" w:hAnsi="Cambria Math"/>
                    </w:rPr>
                    <m:t>1</m:t>
                  </m:r>
                </m:num>
                <m:den>
                  <m:r>
                    <w:rPr>
                      <w:rFonts w:ascii="Cambria Math" w:hAnsi="Cambria Math"/>
                    </w:rPr>
                    <m:t>3</m:t>
                  </m:r>
                </m:den>
              </m:f>
            </m:oMath>
            <w:r>
              <w:rPr>
                <w:rFonts w:eastAsiaTheme="minorEastAsia"/>
              </w:rPr>
              <w:t>.</w:t>
            </w:r>
            <w:r w:rsidR="00664AE7">
              <w:rPr>
                <w:rFonts w:eastAsiaTheme="minorEastAsia"/>
              </w:rPr>
              <w:t xml:space="preserve"> </w:t>
            </w:r>
            <w:r w:rsidR="00534B8D">
              <w:rPr>
                <w:rFonts w:eastAsiaTheme="minorEastAsia"/>
              </w:rPr>
              <w:t xml:space="preserve">  </w:t>
            </w: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=5</m:t>
              </m:r>
            </m:oMath>
          </w:p>
          <w:p w14:paraId="5301627A" w14:textId="77777777" w:rsidR="00EE73FE" w:rsidRDefault="00EE73FE" w:rsidP="00EE73FE">
            <w:r w:rsidRPr="4A9E6A4B">
              <w:rPr>
                <w:rFonts w:eastAsiaTheme="minorEastAsia"/>
                <w:lang w:val="en-US"/>
              </w:rPr>
              <w:t xml:space="preserve">If there is a solution to the equation </w:t>
            </w:r>
            <m:oMath>
              <m:r>
                <w:rPr>
                  <w:rFonts w:ascii="Cambria Math" w:hAnsi="Cambria Math"/>
                </w:rPr>
                <m:t>3x=15</m:t>
              </m:r>
            </m:oMath>
            <w:r w:rsidRPr="4A9E6A4B">
              <w:rPr>
                <w:rFonts w:eastAsiaTheme="minorEastAsia"/>
                <w:lang w:val="en-US"/>
              </w:rPr>
              <w:t>, it must be 5. Substitute and check.</w:t>
            </w:r>
            <w:r>
              <w:rPr>
                <w:rFonts w:eastAsiaTheme="minorEastAsia"/>
              </w:rPr>
              <w:br/>
            </w:r>
            <w:r>
              <w:br/>
            </w:r>
            <w:r w:rsidRPr="4A9E6A4B">
              <w:rPr>
                <w:lang w:val="en-US"/>
              </w:rPr>
              <w:t xml:space="preserve">NOTE: it is </w:t>
            </w:r>
            <w:r w:rsidRPr="4A9E6A4B">
              <w:rPr>
                <w:i/>
                <w:iCs/>
                <w:lang w:val="en-US"/>
              </w:rPr>
              <w:t xml:space="preserve">totally </w:t>
            </w:r>
            <w:r w:rsidRPr="4A9E6A4B">
              <w:rPr>
                <w:lang w:val="en-US"/>
              </w:rPr>
              <w:t xml:space="preserve">fine for the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Pr="4A9E6A4B">
              <w:rPr>
                <w:lang w:val="en-US"/>
              </w:rPr>
              <w:t xml:space="preserve"> stuff and the substitute and check to fade away as we get experience solving these. Once the thinking is understood, we can be more loosey-goosey. </w:t>
            </w:r>
          </w:p>
          <w:p w14:paraId="4559C546" w14:textId="77777777" w:rsidR="008468F8" w:rsidRPr="00844182" w:rsidRDefault="008468F8">
            <w:pPr>
              <w:widowControl w:val="0"/>
              <w:pBdr>
                <w:top w:val="nil"/>
                <w:left w:val="nil"/>
                <w:bottom w:val="nil"/>
                <w:right w:val="nil"/>
                <w:between w:val="nil"/>
              </w:pBdr>
              <w:spacing w:after="0" w:line="240" w:lineRule="auto"/>
            </w:pPr>
          </w:p>
        </w:tc>
      </w:tr>
      <w:tr w:rsidR="00C20C41" w14:paraId="2E8A0513" w14:textId="77777777" w:rsidTr="00C20C4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F3A474D" w14:textId="77777777" w:rsidR="00C20C41" w:rsidRPr="0067092A" w:rsidRDefault="00C20C41" w:rsidP="00C20C41">
            <w:pPr>
              <w:spacing w:after="0" w:line="240" w:lineRule="auto"/>
              <w:jc w:val="center"/>
              <w:rPr>
                <w:b/>
              </w:rPr>
            </w:pPr>
            <w:r>
              <w:rPr>
                <w:b/>
              </w:rPr>
              <w:t>Knowledge Graph Node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BD4B4" w:themeFill="accent6" w:themeFillTint="66"/>
            <w:tcMar>
              <w:top w:w="100" w:type="dxa"/>
              <w:left w:w="100" w:type="dxa"/>
              <w:bottom w:w="100" w:type="dxa"/>
              <w:right w:w="100" w:type="dxa"/>
            </w:tcMar>
          </w:tcPr>
          <w:p w14:paraId="19CE0E12" w14:textId="6C10963A" w:rsidR="00C20C41" w:rsidRDefault="00C20C41" w:rsidP="00C20C41">
            <w:pPr>
              <w:widowControl w:val="0"/>
              <w:pBdr>
                <w:top w:val="nil"/>
                <w:left w:val="nil"/>
                <w:bottom w:val="nil"/>
                <w:right w:val="nil"/>
                <w:between w:val="nil"/>
              </w:pBdr>
              <w:shd w:val="clear" w:color="auto" w:fill="FBD4B4" w:themeFill="accent6" w:themeFillTint="66"/>
              <w:spacing w:after="0" w:line="240" w:lineRule="auto"/>
            </w:pPr>
            <w:r w:rsidRPr="4A9E6A4B">
              <w:rPr>
                <w:lang w:val="en-US"/>
              </w:rPr>
              <w:t xml:space="preserve">Use models to represent and solve equations of the form </w:t>
            </w:r>
            <m:oMath>
              <m:r>
                <w:rPr>
                  <w:rFonts w:ascii="Cambria Math" w:hAnsi="Cambria Math"/>
                </w:rPr>
                <m:t>ax=d</m:t>
              </m:r>
            </m:oMath>
            <w:r w:rsidRPr="4A9E6A4B">
              <w:rPr>
                <w:lang w:val="en-US"/>
              </w:rPr>
              <w:t>. (LEAF)</w:t>
            </w:r>
          </w:p>
        </w:tc>
        <w:tc>
          <w:tcPr>
            <w:tcW w:w="8064" w:type="dxa"/>
            <w:tcBorders>
              <w:top w:val="single" w:sz="8" w:space="0" w:color="000000" w:themeColor="text1"/>
              <w:left w:val="single" w:sz="8" w:space="0" w:color="000000" w:themeColor="text1"/>
              <w:bottom w:val="single" w:sz="8" w:space="0" w:color="000000" w:themeColor="text1"/>
              <w:right w:val="single" w:sz="4" w:space="0" w:color="auto"/>
            </w:tcBorders>
            <w:shd w:val="clear" w:color="auto" w:fill="D6E3BC" w:themeFill="accent3" w:themeFillTint="66"/>
            <w:tcMar>
              <w:top w:w="100" w:type="dxa"/>
              <w:left w:w="100" w:type="dxa"/>
              <w:bottom w:w="100" w:type="dxa"/>
              <w:right w:w="100" w:type="dxa"/>
            </w:tcMar>
          </w:tcPr>
          <w:p w14:paraId="10441BF8" w14:textId="1E354DFB" w:rsidR="00C20C41" w:rsidRDefault="00C20C41" w:rsidP="00C20C41">
            <w:pPr>
              <w:widowControl w:val="0"/>
              <w:pBdr>
                <w:top w:val="nil"/>
                <w:left w:val="nil"/>
                <w:bottom w:val="nil"/>
                <w:right w:val="nil"/>
                <w:between w:val="nil"/>
              </w:pBdr>
              <w:spacing w:after="0" w:line="240" w:lineRule="auto"/>
            </w:pPr>
            <w:r>
              <w:t xml:space="preserve">Solve equations of the form </w:t>
            </w:r>
            <m:oMath>
              <m:r>
                <w:rPr>
                  <w:rFonts w:ascii="Cambria Math" w:hAnsi="Cambria Math"/>
                </w:rPr>
                <m:t>ax=d</m:t>
              </m:r>
            </m:oMath>
            <w:r>
              <w:t>.</w:t>
            </w:r>
            <w:r w:rsidRPr="00844182">
              <w:t xml:space="preserve"> </w:t>
            </w:r>
          </w:p>
        </w:tc>
        <w:tc>
          <w:tcPr>
            <w:tcW w:w="8064"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641FC3B8" w14:textId="3454682E" w:rsidR="00C20C41" w:rsidRPr="00844182" w:rsidRDefault="00C20C41" w:rsidP="00C20C41">
            <w:pPr>
              <w:widowControl w:val="0"/>
              <w:pBdr>
                <w:top w:val="nil"/>
                <w:left w:val="nil"/>
                <w:bottom w:val="nil"/>
                <w:right w:val="nil"/>
                <w:between w:val="nil"/>
              </w:pBdr>
              <w:spacing w:after="0" w:line="240" w:lineRule="auto"/>
            </w:pPr>
            <w:r w:rsidRPr="00326A5D">
              <w:rPr>
                <w:lang w:val="en-US"/>
              </w:rPr>
              <w:t xml:space="preserve">Solve </w:t>
            </w:r>
            <w:r w:rsidR="00D310DB">
              <w:rPr>
                <w:lang w:val="en-US"/>
              </w:rPr>
              <w:t>single variable equations in</w:t>
            </w:r>
            <w:r w:rsidRPr="00326A5D">
              <w:rPr>
                <w:lang w:val="en-US"/>
              </w:rPr>
              <w:t xml:space="preserve"> the form </w:t>
            </w:r>
            <m:oMath>
              <m:f>
                <m:fPr>
                  <m:ctrlPr>
                    <w:rPr>
                      <w:rFonts w:ascii="Cambria Math" w:hAnsi="Cambria Math"/>
                      <w:i/>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c</m:t>
                  </m:r>
                </m:num>
                <m:den>
                  <m:r>
                    <w:rPr>
                      <w:rFonts w:ascii="Cambria Math" w:hAnsi="Cambria Math"/>
                    </w:rPr>
                    <m:t>d</m:t>
                  </m:r>
                </m:den>
              </m:f>
              <m:r>
                <w:rPr>
                  <w:rFonts w:ascii="Cambria Math" w:hAnsi="Cambria Math"/>
                  <w:lang w:val="en-US"/>
                </w:rPr>
                <m:t> </m:t>
              </m:r>
            </m:oMath>
            <w:r w:rsidR="00D310DB">
              <w:rPr>
                <w:lang w:val="en-US"/>
              </w:rPr>
              <w:t xml:space="preserve"> with the unknown in any position</w:t>
            </w:r>
            <w:r>
              <w:rPr>
                <w:lang w:val="en-US"/>
              </w:rPr>
              <w:t>.</w:t>
            </w:r>
          </w:p>
          <w:p w14:paraId="17EE9243" w14:textId="1A5C5B1A" w:rsidR="00C20C41" w:rsidRPr="00844182" w:rsidRDefault="00C20C41" w:rsidP="00C20C41">
            <w:pPr>
              <w:widowControl w:val="0"/>
              <w:pBdr>
                <w:top w:val="nil"/>
                <w:left w:val="nil"/>
                <w:bottom w:val="nil"/>
                <w:right w:val="nil"/>
                <w:between w:val="nil"/>
              </w:pBdr>
              <w:spacing w:after="0" w:line="240" w:lineRule="auto"/>
            </w:pPr>
          </w:p>
        </w:tc>
        <w:tc>
          <w:tcPr>
            <w:tcW w:w="8064" w:type="dxa"/>
            <w:gridSpan w:val="3"/>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2EA29710" w14:textId="77777777" w:rsidR="00C20C41" w:rsidRPr="00844182" w:rsidRDefault="00C20C41" w:rsidP="00C20C41">
            <w:pPr>
              <w:widowControl w:val="0"/>
              <w:pBdr>
                <w:top w:val="nil"/>
                <w:left w:val="nil"/>
                <w:bottom w:val="nil"/>
                <w:right w:val="nil"/>
                <w:between w:val="nil"/>
              </w:pBdr>
              <w:spacing w:after="0" w:line="240" w:lineRule="auto"/>
            </w:pPr>
          </w:p>
        </w:tc>
      </w:tr>
      <w:tr w:rsidR="00C20C41" w14:paraId="587BC5AF" w14:textId="77777777" w:rsidTr="00CB214A">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E64E9AB" w14:textId="6D94ACA2" w:rsidR="00C20C41" w:rsidRDefault="00C20C41" w:rsidP="00C20C41">
            <w:pPr>
              <w:spacing w:after="0" w:line="240" w:lineRule="auto"/>
              <w:jc w:val="center"/>
              <w:rPr>
                <w:b/>
              </w:rPr>
            </w:pPr>
            <w:r>
              <w:rPr>
                <w:b/>
              </w:rPr>
              <w:t>Node Notes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654014" w14:textId="77777777" w:rsidR="00C20C41" w:rsidRPr="00844182" w:rsidRDefault="00C20C41" w:rsidP="00C20C41">
            <w:pPr>
              <w:widowControl w:val="0"/>
              <w:pBdr>
                <w:top w:val="nil"/>
                <w:left w:val="nil"/>
                <w:bottom w:val="nil"/>
                <w:right w:val="nil"/>
                <w:between w:val="nil"/>
              </w:pBdr>
              <w:spacing w:after="0" w:line="240" w:lineRule="auto"/>
            </w:pPr>
          </w:p>
        </w:tc>
        <w:tc>
          <w:tcPr>
            <w:tcW w:w="8064"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A352D91" w14:textId="5BC8BC89" w:rsidR="00C20C41" w:rsidRDefault="00C20C41" w:rsidP="00C20C41">
            <w:pPr>
              <w:widowControl w:val="0"/>
              <w:pBdr>
                <w:top w:val="nil"/>
                <w:left w:val="nil"/>
                <w:bottom w:val="nil"/>
                <w:right w:val="nil"/>
                <w:between w:val="nil"/>
              </w:pBdr>
              <w:spacing w:after="0" w:line="240" w:lineRule="auto"/>
            </w:pPr>
          </w:p>
        </w:tc>
        <w:tc>
          <w:tcPr>
            <w:tcW w:w="8064" w:type="dxa"/>
            <w:tcBorders>
              <w:top w:val="single" w:sz="4" w:space="0" w:color="auto"/>
              <w:left w:val="single" w:sz="4" w:space="0" w:color="auto"/>
              <w:bottom w:val="single" w:sz="4" w:space="0" w:color="auto"/>
              <w:right w:val="single" w:sz="4" w:space="0" w:color="auto"/>
            </w:tcBorders>
          </w:tcPr>
          <w:p w14:paraId="3117B8D5" w14:textId="31A44A6D" w:rsidR="00C20C41" w:rsidRPr="00844182" w:rsidRDefault="00C20C41" w:rsidP="00C20C41">
            <w:pPr>
              <w:widowControl w:val="0"/>
              <w:pBdr>
                <w:top w:val="nil"/>
                <w:left w:val="nil"/>
                <w:bottom w:val="nil"/>
                <w:right w:val="nil"/>
                <w:between w:val="nil"/>
              </w:pBdr>
              <w:spacing w:after="0" w:line="240" w:lineRule="auto"/>
            </w:pPr>
            <w:r w:rsidRPr="4A9E6A4B">
              <w:rPr>
                <w:lang w:val="en-US"/>
              </w:rPr>
              <w:t>Not sure if this one is needed if the previous one is kept. This could be a case of the previous node.</w:t>
            </w:r>
          </w:p>
        </w:tc>
        <w:tc>
          <w:tcPr>
            <w:tcW w:w="8064" w:type="dxa"/>
            <w:gridSpan w:val="3"/>
            <w:tcBorders>
              <w:top w:val="single" w:sz="4" w:space="0" w:color="auto"/>
              <w:left w:val="single" w:sz="4" w:space="0" w:color="auto"/>
              <w:bottom w:val="single" w:sz="4" w:space="0" w:color="auto"/>
              <w:right w:val="single" w:sz="4" w:space="0" w:color="auto"/>
            </w:tcBorders>
          </w:tcPr>
          <w:p w14:paraId="76E8B52F" w14:textId="7AE24D8E" w:rsidR="00C20C41" w:rsidRPr="00844182" w:rsidRDefault="00C20C41" w:rsidP="00C20C41">
            <w:pPr>
              <w:widowControl w:val="0"/>
              <w:pBdr>
                <w:top w:val="nil"/>
                <w:left w:val="nil"/>
                <w:bottom w:val="nil"/>
                <w:right w:val="nil"/>
                <w:between w:val="nil"/>
              </w:pBdr>
              <w:spacing w:after="0" w:line="240" w:lineRule="auto"/>
            </w:pPr>
          </w:p>
        </w:tc>
      </w:tr>
      <w:tr w:rsidR="004F378D" w14:paraId="25027A70" w14:textId="77777777" w:rsidTr="4A9E6A4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FF16F95" w14:textId="77777777" w:rsidR="004F378D" w:rsidRPr="0067092A" w:rsidRDefault="004F378D" w:rsidP="004F378D">
            <w:pPr>
              <w:spacing w:after="0" w:line="240" w:lineRule="auto"/>
              <w:jc w:val="center"/>
              <w:rPr>
                <w:b/>
              </w:rPr>
            </w:pPr>
            <w:r w:rsidRPr="0067092A">
              <w:rPr>
                <w:b/>
              </w:rPr>
              <w:t>Terminology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52A47B" w14:textId="77777777" w:rsidR="004F378D" w:rsidRPr="000D3E7D" w:rsidRDefault="004F378D" w:rsidP="004F378D">
            <w:pPr>
              <w:rPr>
                <w:color w:val="1D1C1D"/>
              </w:rPr>
            </w:pPr>
          </w:p>
        </w:tc>
        <w:tc>
          <w:tcPr>
            <w:tcW w:w="8064"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B3DD7B7" w14:textId="2852C2EE" w:rsidR="004F378D" w:rsidRDefault="004F378D" w:rsidP="004F378D">
            <w:pPr>
              <w:widowControl w:val="0"/>
              <w:pBdr>
                <w:top w:val="nil"/>
                <w:left w:val="nil"/>
                <w:bottom w:val="nil"/>
                <w:right w:val="nil"/>
                <w:between w:val="nil"/>
              </w:pBdr>
              <w:spacing w:after="0" w:line="240" w:lineRule="auto"/>
            </w:pPr>
          </w:p>
        </w:tc>
        <w:tc>
          <w:tcPr>
            <w:tcW w:w="8064" w:type="dxa"/>
            <w:tcBorders>
              <w:top w:val="single" w:sz="4" w:space="0" w:color="auto"/>
              <w:left w:val="single" w:sz="4" w:space="0" w:color="auto"/>
              <w:bottom w:val="single" w:sz="4" w:space="0" w:color="auto"/>
              <w:right w:val="single" w:sz="4" w:space="0" w:color="auto"/>
            </w:tcBorders>
          </w:tcPr>
          <w:p w14:paraId="53F4E02A" w14:textId="77777777" w:rsidR="004F378D" w:rsidRPr="00844182" w:rsidRDefault="004F378D" w:rsidP="004F378D">
            <w:pPr>
              <w:widowControl w:val="0"/>
              <w:pBdr>
                <w:top w:val="nil"/>
                <w:left w:val="nil"/>
                <w:bottom w:val="nil"/>
                <w:right w:val="nil"/>
                <w:between w:val="nil"/>
              </w:pBdr>
              <w:spacing w:after="0" w:line="240" w:lineRule="auto"/>
              <w:rPr>
                <w:color w:val="FF0000"/>
              </w:rPr>
            </w:pPr>
          </w:p>
        </w:tc>
        <w:tc>
          <w:tcPr>
            <w:tcW w:w="8064" w:type="dxa"/>
            <w:gridSpan w:val="3"/>
            <w:tcBorders>
              <w:top w:val="single" w:sz="4" w:space="0" w:color="auto"/>
              <w:left w:val="single" w:sz="4" w:space="0" w:color="auto"/>
              <w:bottom w:val="single" w:sz="4" w:space="0" w:color="auto"/>
              <w:right w:val="single" w:sz="4" w:space="0" w:color="auto"/>
            </w:tcBorders>
          </w:tcPr>
          <w:p w14:paraId="1CF603F4" w14:textId="77777777" w:rsidR="004F378D" w:rsidRPr="00844182" w:rsidRDefault="004F378D" w:rsidP="004F378D">
            <w:pPr>
              <w:widowControl w:val="0"/>
              <w:pBdr>
                <w:top w:val="nil"/>
                <w:left w:val="nil"/>
                <w:bottom w:val="nil"/>
                <w:right w:val="nil"/>
                <w:between w:val="nil"/>
              </w:pBdr>
              <w:spacing w:after="0" w:line="240" w:lineRule="auto"/>
              <w:rPr>
                <w:color w:val="FF0000"/>
              </w:rPr>
            </w:pPr>
          </w:p>
        </w:tc>
      </w:tr>
      <w:tr w:rsidR="004F378D" w14:paraId="1D242113" w14:textId="77777777" w:rsidTr="4A9E6A4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B1FE982" w14:textId="77777777" w:rsidR="004F378D" w:rsidRPr="0067092A" w:rsidRDefault="004F378D" w:rsidP="004F378D">
            <w:pPr>
              <w:spacing w:after="0" w:line="240" w:lineRule="auto"/>
              <w:jc w:val="center"/>
              <w:rPr>
                <w:b/>
              </w:rPr>
            </w:pPr>
            <w:r w:rsidRPr="0067092A">
              <w:rPr>
                <w:b/>
              </w:rPr>
              <w:t xml:space="preserve">Mathematical Models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9B927F" w14:textId="77777777" w:rsidR="004F378D" w:rsidRDefault="004F378D" w:rsidP="004F378D">
            <w:pPr>
              <w:widowControl w:val="0"/>
              <w:pBdr>
                <w:top w:val="nil"/>
                <w:left w:val="nil"/>
                <w:bottom w:val="nil"/>
                <w:right w:val="nil"/>
                <w:between w:val="nil"/>
              </w:pBdr>
              <w:spacing w:after="0" w:line="240" w:lineRule="auto"/>
            </w:pPr>
            <w:r>
              <w:t>Number lines/tape diagrams/Balance scale?</w:t>
            </w:r>
          </w:p>
          <w:p w14:paraId="2A4FF0BC" w14:textId="77777777" w:rsidR="004F378D" w:rsidRDefault="004F378D" w:rsidP="004F378D">
            <w:pPr>
              <w:rPr>
                <w:rFonts w:ascii="Aptos" w:eastAsia="Aptos" w:hAnsi="Aptos" w:cs="Times New Roman"/>
              </w:rPr>
            </w:pPr>
            <w:r w:rsidRPr="00342E1E">
              <w:rPr>
                <w:rFonts w:ascii="Aptos" w:eastAsia="Aptos" w:hAnsi="Aptos" w:cs="Times New Roman"/>
              </w:rPr>
              <w:t>EX:</w:t>
            </w:r>
          </w:p>
          <w:p w14:paraId="7D53203D" w14:textId="77777777" w:rsidR="004F378D" w:rsidRDefault="004F378D" w:rsidP="004F378D">
            <w:pPr>
              <w:widowControl w:val="0"/>
              <w:pBdr>
                <w:top w:val="nil"/>
                <w:left w:val="nil"/>
                <w:bottom w:val="nil"/>
                <w:right w:val="nil"/>
                <w:between w:val="nil"/>
              </w:pBdr>
              <w:spacing w:after="0" w:line="240" w:lineRule="auto"/>
            </w:pPr>
            <w:r w:rsidRPr="00342E1E">
              <w:rPr>
                <w:noProof/>
              </w:rPr>
              <w:lastRenderedPageBreak/>
              <w:drawing>
                <wp:inline distT="0" distB="0" distL="0" distR="0" wp14:anchorId="5BCB1A27" wp14:editId="19B7414E">
                  <wp:extent cx="1371791" cy="409263"/>
                  <wp:effectExtent l="0" t="0" r="0" b="0"/>
                  <wp:docPr id="1879016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16435"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1371791" cy="409263"/>
                          </a:xfrm>
                          <a:prstGeom prst="rect">
                            <a:avLst/>
                          </a:prstGeom>
                        </pic:spPr>
                      </pic:pic>
                    </a:graphicData>
                  </a:graphic>
                </wp:inline>
              </w:drawing>
            </w:r>
          </w:p>
          <w:p w14:paraId="424E23BA" w14:textId="7908ADF5" w:rsidR="004F378D" w:rsidRDefault="004F378D" w:rsidP="004F378D">
            <w:pPr>
              <w:widowControl w:val="0"/>
              <w:pBdr>
                <w:top w:val="nil"/>
                <w:left w:val="nil"/>
                <w:bottom w:val="nil"/>
                <w:right w:val="nil"/>
                <w:between w:val="nil"/>
              </w:pBdr>
              <w:spacing w:after="0" w:line="240" w:lineRule="auto"/>
            </w:pPr>
            <w:r w:rsidRPr="00342E1E">
              <w:rPr>
                <w:rFonts w:ascii="Aptos" w:eastAsia="Aptos" w:hAnsi="Aptos" w:cs="Times New Roman"/>
                <w:noProof/>
              </w:rPr>
              <w:drawing>
                <wp:inline distT="0" distB="0" distL="0" distR="0" wp14:anchorId="5D067C20" wp14:editId="5CD4B5A9">
                  <wp:extent cx="1271533" cy="484462"/>
                  <wp:effectExtent l="0" t="0" r="5080" b="0"/>
                  <wp:docPr id="950040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40844" name=""/>
                          <pic:cNvPicPr/>
                        </pic:nvPicPr>
                        <pic:blipFill>
                          <a:blip r:embed="rId13"/>
                          <a:stretch>
                            <a:fillRect/>
                          </a:stretch>
                        </pic:blipFill>
                        <pic:spPr>
                          <a:xfrm>
                            <a:off x="0" y="0"/>
                            <a:ext cx="1283077" cy="488860"/>
                          </a:xfrm>
                          <a:prstGeom prst="rect">
                            <a:avLst/>
                          </a:prstGeom>
                        </pic:spPr>
                      </pic:pic>
                    </a:graphicData>
                  </a:graphic>
                </wp:inline>
              </w:drawing>
            </w:r>
          </w:p>
        </w:tc>
        <w:tc>
          <w:tcPr>
            <w:tcW w:w="8064"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CDFED9C" w14:textId="77777777" w:rsidR="0004333B" w:rsidRPr="00844182" w:rsidRDefault="0004333B" w:rsidP="00D05681">
            <w:pPr>
              <w:pStyle w:val="ListParagraph"/>
              <w:numPr>
                <w:ilvl w:val="0"/>
                <w:numId w:val="3"/>
              </w:numPr>
              <w:spacing w:after="0" w:line="240" w:lineRule="auto"/>
              <w:ind w:left="377"/>
            </w:pPr>
            <w:r w:rsidRPr="4A9E6A4B">
              <w:rPr>
                <w:lang w:val="en-US"/>
              </w:rPr>
              <w:lastRenderedPageBreak/>
              <w:t>Model: Equations. Can use number line too if you want, but pair with equations.</w:t>
            </w:r>
          </w:p>
          <w:p w14:paraId="5F4C4C4D" w14:textId="05D207D4" w:rsidR="004F378D" w:rsidRDefault="0004333B" w:rsidP="004F378D">
            <w:pPr>
              <w:widowControl w:val="0"/>
              <w:spacing w:after="0" w:line="240" w:lineRule="auto"/>
            </w:pPr>
            <w:r w:rsidRPr="4A9E6A4B">
              <w:rPr>
                <w:lang w:val="en-US"/>
              </w:rPr>
              <w:t xml:space="preserve">NOTE: it is </w:t>
            </w:r>
            <w:r w:rsidRPr="4A9E6A4B">
              <w:rPr>
                <w:i/>
                <w:iCs/>
                <w:lang w:val="en-US"/>
              </w:rPr>
              <w:t xml:space="preserve">totally </w:t>
            </w:r>
            <w:r w:rsidRPr="4A9E6A4B">
              <w:rPr>
                <w:lang w:val="en-US"/>
              </w:rPr>
              <w:t xml:space="preserve">fine for the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Pr="4A9E6A4B">
              <w:rPr>
                <w:lang w:val="en-US"/>
              </w:rPr>
              <w:t xml:space="preserve"> stuff and the substitute and check to fade away as we get experience solving these. Once the thinking is understood, we can be more loosey-goosey.</w:t>
            </w:r>
          </w:p>
        </w:tc>
        <w:tc>
          <w:tcPr>
            <w:tcW w:w="8064" w:type="dxa"/>
            <w:tcBorders>
              <w:top w:val="single" w:sz="4" w:space="0" w:color="auto"/>
              <w:left w:val="single" w:sz="4" w:space="0" w:color="auto"/>
              <w:bottom w:val="single" w:sz="4" w:space="0" w:color="auto"/>
              <w:right w:val="single" w:sz="4" w:space="0" w:color="auto"/>
            </w:tcBorders>
          </w:tcPr>
          <w:p w14:paraId="6CDA5EF0" w14:textId="77777777" w:rsidR="004F378D" w:rsidRDefault="004F378D" w:rsidP="004F378D">
            <w:pPr>
              <w:widowControl w:val="0"/>
              <w:spacing w:after="0" w:line="240" w:lineRule="auto"/>
            </w:pPr>
          </w:p>
        </w:tc>
        <w:tc>
          <w:tcPr>
            <w:tcW w:w="8064" w:type="dxa"/>
            <w:gridSpan w:val="3"/>
            <w:tcBorders>
              <w:top w:val="single" w:sz="4" w:space="0" w:color="auto"/>
              <w:left w:val="single" w:sz="4" w:space="0" w:color="auto"/>
              <w:bottom w:val="single" w:sz="4" w:space="0" w:color="auto"/>
              <w:right w:val="single" w:sz="4" w:space="0" w:color="auto"/>
            </w:tcBorders>
          </w:tcPr>
          <w:p w14:paraId="10EADCC5" w14:textId="77777777" w:rsidR="004F378D" w:rsidRDefault="004F378D" w:rsidP="004F378D">
            <w:pPr>
              <w:widowControl w:val="0"/>
              <w:spacing w:after="0" w:line="240" w:lineRule="auto"/>
            </w:pPr>
          </w:p>
        </w:tc>
      </w:tr>
      <w:tr w:rsidR="004F378D" w14:paraId="01E50F03" w14:textId="77777777" w:rsidTr="4A9E6A4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E158F87" w14:textId="77777777" w:rsidR="004F378D" w:rsidRPr="0067092A" w:rsidRDefault="004F378D" w:rsidP="004F378D">
            <w:pPr>
              <w:spacing w:after="0" w:line="240" w:lineRule="auto"/>
              <w:jc w:val="center"/>
              <w:rPr>
                <w:b/>
              </w:rPr>
            </w:pPr>
            <w:r w:rsidRPr="0067092A">
              <w:rPr>
                <w:b/>
              </w:rPr>
              <w:t>Strategies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2FD54E" w14:textId="77777777" w:rsidR="004F378D" w:rsidRDefault="004F378D" w:rsidP="004F378D">
            <w:pPr>
              <w:pStyle w:val="ListParagraph"/>
              <w:spacing w:after="0" w:line="240" w:lineRule="auto"/>
              <w:ind w:left="377"/>
            </w:pPr>
          </w:p>
        </w:tc>
        <w:tc>
          <w:tcPr>
            <w:tcW w:w="8064"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F94A93B" w14:textId="77777777" w:rsidR="0004333B" w:rsidRPr="00844182" w:rsidRDefault="0004333B" w:rsidP="00D05681">
            <w:pPr>
              <w:pStyle w:val="ListParagraph"/>
              <w:numPr>
                <w:ilvl w:val="0"/>
                <w:numId w:val="3"/>
              </w:numPr>
              <w:spacing w:after="0" w:line="279" w:lineRule="auto"/>
            </w:pPr>
            <w:r w:rsidRPr="00844182">
              <w:t xml:space="preserve">First assume that there is a number that is a solution. Call it something other than x. Could be a box, or a symbol, or </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Pr="00844182">
              <w:t>.</w:t>
            </w:r>
          </w:p>
          <w:p w14:paraId="052D2B42" w14:textId="77777777" w:rsidR="0004333B" w:rsidRPr="00844182" w:rsidRDefault="0004333B" w:rsidP="00D05681">
            <w:pPr>
              <w:pStyle w:val="ListParagraph"/>
              <w:numPr>
                <w:ilvl w:val="0"/>
                <w:numId w:val="3"/>
              </w:numPr>
              <w:spacing w:after="0" w:line="240" w:lineRule="auto"/>
            </w:pPr>
            <w:r w:rsidRPr="4A9E6A4B">
              <w:rPr>
                <w:lang w:val="en-US"/>
              </w:rPr>
              <w:t xml:space="preserve">Use E2 to isolate: </w:t>
            </w:r>
            <m:oMath>
              <m:r>
                <w:rPr>
                  <w:rFonts w:ascii="Cambria Math" w:hAnsi="Cambria Math"/>
                </w:rPr>
                <m:t>a</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=d</m:t>
              </m:r>
            </m:oMath>
            <w:r w:rsidRPr="4A9E6A4B">
              <w:rPr>
                <w:lang w:val="en-US"/>
              </w:rPr>
              <w:t xml:space="preserve"> (</w:t>
            </w:r>
            <m:oMath>
              <m:r>
                <w:rPr>
                  <w:rFonts w:ascii="Cambria Math" w:hAnsi="Cambria Math"/>
                </w:rPr>
                <m:t>a</m:t>
              </m:r>
              <m:r>
                <m:rPr>
                  <m:sty m:val="p"/>
                </m:rPr>
                <w:rPr>
                  <w:rFonts w:ascii="Cambria Math" w:hAnsi="Cambria Math"/>
                </w:rPr>
                <m:t>≠</m:t>
              </m:r>
              <m:r>
                <w:rPr>
                  <w:rFonts w:ascii="Cambria Math" w:hAnsi="Cambria Math"/>
                </w:rPr>
                <m:t>0</m:t>
              </m:r>
            </m:oMath>
            <w:r w:rsidRPr="4A9E6A4B">
              <w:rPr>
                <w:lang w:val="en-US"/>
              </w:rPr>
              <w:t xml:space="preserve">) to get </w:t>
            </w: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a</m:t>
                  </m:r>
                </m:den>
              </m:f>
            </m:oMath>
            <w:r w:rsidRPr="4A9E6A4B">
              <w:rPr>
                <w:lang w:val="en-US"/>
              </w:rPr>
              <w:t>. Use “transparent examples” to start, then do ones that can’t be solved by inspection.</w:t>
            </w:r>
          </w:p>
          <w:p w14:paraId="30E128F7" w14:textId="77777777" w:rsidR="0004333B" w:rsidRPr="00844182" w:rsidRDefault="0004333B" w:rsidP="00D05681">
            <w:pPr>
              <w:pStyle w:val="ListParagraph"/>
              <w:numPr>
                <w:ilvl w:val="0"/>
                <w:numId w:val="3"/>
              </w:numPr>
              <w:spacing w:after="0" w:line="240" w:lineRule="auto"/>
            </w:pPr>
            <w:r w:rsidRPr="4A9E6A4B">
              <w:rPr>
                <w:lang w:val="en-US"/>
              </w:rPr>
              <w:t xml:space="preserve">Now what we’ve done is found out that if there is a solution to this equation, that solution would have to be  </w:t>
            </w: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a</m:t>
                  </m:r>
                </m:den>
              </m:f>
              <m:r>
                <w:rPr>
                  <w:rFonts w:ascii="Cambria Math" w:hAnsi="Cambria Math"/>
                </w:rPr>
                <m:t xml:space="preserve">. </m:t>
              </m:r>
            </m:oMath>
            <w:r w:rsidRPr="4A9E6A4B">
              <w:rPr>
                <w:rFonts w:eastAsiaTheme="minorEastAsia"/>
                <w:lang w:val="en-US"/>
              </w:rPr>
              <w:t>Substitute to check. Do this a LOT to emphasize that a solution is a number that makes the original equation true.</w:t>
            </w:r>
          </w:p>
          <w:p w14:paraId="48ED6917" w14:textId="77777777" w:rsidR="0004333B" w:rsidRPr="00844182" w:rsidRDefault="0004333B" w:rsidP="00D05681">
            <w:pPr>
              <w:pStyle w:val="ListParagraph"/>
              <w:numPr>
                <w:ilvl w:val="0"/>
                <w:numId w:val="3"/>
              </w:numPr>
              <w:spacing w:after="0" w:line="240" w:lineRule="auto"/>
            </w:pPr>
            <w:r w:rsidRPr="4A9E6A4B">
              <w:rPr>
                <w:lang w:val="en-US"/>
              </w:rPr>
              <w:t xml:space="preserve">ALWAYS state your moves. What is the reason that we have preserved the solution set in each step? (E1), (E2); if </w:t>
            </w:r>
            <m:oMath>
              <m:r>
                <w:rPr>
                  <w:rFonts w:ascii="Cambria Math" w:hAnsi="Cambria Math"/>
                </w:rPr>
                <m:t>a=b</m:t>
              </m:r>
            </m:oMath>
            <w:r w:rsidRPr="4A9E6A4B">
              <w:rPr>
                <w:lang w:val="en-US"/>
              </w:rPr>
              <w:t xml:space="preserve"> then </w:t>
            </w:r>
            <m:oMath>
              <m:r>
                <w:rPr>
                  <w:rFonts w:ascii="Cambria Math" w:hAnsi="Cambria Math"/>
                </w:rPr>
                <m:t>a+c=b+c</m:t>
              </m:r>
            </m:oMath>
            <w:r w:rsidRPr="4A9E6A4B">
              <w:rPr>
                <w:lang w:val="en-US"/>
              </w:rPr>
              <w:t xml:space="preserve">; if </w:t>
            </w:r>
            <m:oMath>
              <m:r>
                <w:rPr>
                  <w:rFonts w:ascii="Cambria Math" w:hAnsi="Cambria Math"/>
                </w:rPr>
                <m:t>a=b</m:t>
              </m:r>
            </m:oMath>
            <w:r w:rsidRPr="4A9E6A4B">
              <w:rPr>
                <w:lang w:val="en-US"/>
              </w:rPr>
              <w:t xml:space="preserve">and </w:t>
            </w:r>
            <m:oMath>
              <m:r>
                <w:rPr>
                  <w:rFonts w:ascii="Cambria Math" w:hAnsi="Cambria Math"/>
                </w:rPr>
                <m:t>k</m:t>
              </m:r>
              <m:r>
                <m:rPr>
                  <m:sty m:val="p"/>
                </m:rPr>
                <w:rPr>
                  <w:rFonts w:ascii="Cambria Math" w:hAnsi="Cambria Math"/>
                </w:rPr>
                <m:t>≠</m:t>
              </m:r>
              <m:r>
                <w:rPr>
                  <w:rFonts w:ascii="Cambria Math" w:hAnsi="Cambria Math"/>
                </w:rPr>
                <m:t>0</m:t>
              </m:r>
            </m:oMath>
            <w:r w:rsidRPr="4A9E6A4B">
              <w:rPr>
                <w:lang w:val="en-US"/>
              </w:rPr>
              <w:t xml:space="preserve"> then </w:t>
            </w:r>
            <m:oMath>
              <m:r>
                <w:rPr>
                  <w:rFonts w:ascii="Cambria Math" w:hAnsi="Cambria Math"/>
                </w:rPr>
                <m:t>ka=kb</m:t>
              </m:r>
            </m:oMath>
            <w:r w:rsidRPr="4A9E6A4B">
              <w:rPr>
                <w:lang w:val="en-US"/>
              </w:rPr>
              <w:t xml:space="preserve">. </w:t>
            </w:r>
          </w:p>
          <w:p w14:paraId="45516332" w14:textId="77777777" w:rsidR="004F378D" w:rsidRDefault="004F378D" w:rsidP="004F378D">
            <w:pPr>
              <w:widowControl w:val="0"/>
              <w:spacing w:after="0" w:line="240" w:lineRule="auto"/>
            </w:pPr>
          </w:p>
        </w:tc>
        <w:tc>
          <w:tcPr>
            <w:tcW w:w="8064" w:type="dxa"/>
            <w:tcBorders>
              <w:top w:val="single" w:sz="4" w:space="0" w:color="auto"/>
              <w:left w:val="single" w:sz="4" w:space="0" w:color="auto"/>
              <w:bottom w:val="single" w:sz="4" w:space="0" w:color="auto"/>
              <w:right w:val="single" w:sz="4" w:space="0" w:color="auto"/>
            </w:tcBorders>
          </w:tcPr>
          <w:p w14:paraId="58254F07" w14:textId="77777777" w:rsidR="004F378D" w:rsidRDefault="004F378D" w:rsidP="004F378D">
            <w:pPr>
              <w:widowControl w:val="0"/>
              <w:spacing w:after="0" w:line="240" w:lineRule="auto"/>
            </w:pPr>
          </w:p>
        </w:tc>
        <w:tc>
          <w:tcPr>
            <w:tcW w:w="8064" w:type="dxa"/>
            <w:gridSpan w:val="3"/>
            <w:tcBorders>
              <w:top w:val="single" w:sz="4" w:space="0" w:color="auto"/>
              <w:left w:val="single" w:sz="4" w:space="0" w:color="auto"/>
              <w:bottom w:val="single" w:sz="4" w:space="0" w:color="auto"/>
              <w:right w:val="single" w:sz="4" w:space="0" w:color="auto"/>
            </w:tcBorders>
          </w:tcPr>
          <w:p w14:paraId="30B098DC" w14:textId="77777777" w:rsidR="004F378D" w:rsidRDefault="004F378D" w:rsidP="004F378D">
            <w:pPr>
              <w:widowControl w:val="0"/>
              <w:spacing w:after="0" w:line="240" w:lineRule="auto"/>
            </w:pPr>
          </w:p>
        </w:tc>
      </w:tr>
      <w:tr w:rsidR="00326A5D" w14:paraId="2B1647C5" w14:textId="77777777" w:rsidTr="4A9E6A4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B7D8675" w14:textId="77777777" w:rsidR="00326A5D" w:rsidRPr="002347B9" w:rsidRDefault="00326A5D" w:rsidP="00326A5D">
            <w:pPr>
              <w:spacing w:after="0" w:line="240" w:lineRule="auto"/>
              <w:jc w:val="center"/>
              <w:rPr>
                <w:b/>
              </w:rPr>
            </w:pPr>
            <w:r w:rsidRPr="0067092A">
              <w:rPr>
                <w:b/>
              </w:rPr>
              <w:t>Specifications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9C2254" w14:textId="3D1DBD7F" w:rsidR="00326A5D" w:rsidRDefault="00326A5D" w:rsidP="00326A5D">
            <w:pPr>
              <w:widowControl w:val="0"/>
              <w:pBdr>
                <w:top w:val="nil"/>
                <w:left w:val="nil"/>
                <w:bottom w:val="nil"/>
                <w:right w:val="nil"/>
                <w:between w:val="nil"/>
              </w:pBdr>
              <w:spacing w:after="0" w:line="240" w:lineRule="auto"/>
            </w:pPr>
          </w:p>
        </w:tc>
        <w:tc>
          <w:tcPr>
            <w:tcW w:w="8064"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88C1807" w14:textId="206F42AE" w:rsidR="00326A5D" w:rsidRPr="00326A5D" w:rsidRDefault="00326A5D" w:rsidP="00326A5D">
            <w:pPr>
              <w:widowControl w:val="0"/>
              <w:pBdr>
                <w:top w:val="nil"/>
                <w:left w:val="nil"/>
                <w:bottom w:val="nil"/>
                <w:right w:val="nil"/>
                <w:between w:val="nil"/>
              </w:pBdr>
              <w:spacing w:after="0" w:line="240" w:lineRule="auto"/>
            </w:pPr>
            <w:r w:rsidRPr="00326A5D">
              <w:t xml:space="preserve">Solve equations of the form </w:t>
            </w:r>
            <m:oMath>
              <m:r>
                <w:rPr>
                  <w:rFonts w:ascii="Cambria Math" w:hAnsi="Cambria Math"/>
                </w:rPr>
                <m:t>ax=d</m:t>
              </m:r>
            </m:oMath>
            <w:r w:rsidRPr="00326A5D">
              <w:t xml:space="preserve"> </w:t>
            </w:r>
            <w:r w:rsidRPr="00326A5D">
              <w:rPr>
                <w:rFonts w:eastAsiaTheme="minorEastAsia"/>
              </w:rPr>
              <w:t xml:space="preserve">where </w:t>
            </w:r>
            <m:oMath>
              <m:r>
                <w:rPr>
                  <w:rFonts w:ascii="Cambria Math" w:eastAsiaTheme="minorEastAsia" w:hAnsi="Cambria Math"/>
                </w:rPr>
                <m:t>a</m:t>
              </m:r>
            </m:oMath>
            <w:r w:rsidRPr="00326A5D">
              <w:rPr>
                <w:rFonts w:eastAsiaTheme="minorEastAsia"/>
              </w:rPr>
              <w:t xml:space="preserve"> and </w:t>
            </w:r>
            <m:oMath>
              <m:r>
                <w:rPr>
                  <w:rFonts w:ascii="Cambria Math" w:eastAsiaTheme="minorEastAsia" w:hAnsi="Cambria Math"/>
                </w:rPr>
                <m:t>d</m:t>
              </m:r>
            </m:oMath>
            <w:r w:rsidRPr="00326A5D">
              <w:rPr>
                <w:rFonts w:eastAsiaTheme="minorEastAsia"/>
              </w:rPr>
              <w:t xml:space="preserve"> are rational numbers and </w:t>
            </w:r>
            <m:oMath>
              <m:r>
                <w:rPr>
                  <w:rFonts w:ascii="Cambria Math" w:eastAsiaTheme="minorEastAsia" w:hAnsi="Cambria Math"/>
                </w:rPr>
                <m:t>a≠0</m:t>
              </m:r>
            </m:oMath>
            <w:r w:rsidRPr="00326A5D">
              <w:rPr>
                <w:rFonts w:eastAsiaTheme="minorEastAsia"/>
              </w:rPr>
              <w:t>.</w:t>
            </w:r>
          </w:p>
        </w:tc>
        <w:tc>
          <w:tcPr>
            <w:tcW w:w="8064" w:type="dxa"/>
            <w:tcBorders>
              <w:top w:val="single" w:sz="4" w:space="0" w:color="auto"/>
              <w:left w:val="single" w:sz="4" w:space="0" w:color="auto"/>
              <w:bottom w:val="single" w:sz="4" w:space="0" w:color="auto"/>
              <w:right w:val="single" w:sz="4" w:space="0" w:color="auto"/>
            </w:tcBorders>
          </w:tcPr>
          <w:p w14:paraId="059F255B" w14:textId="534F37CA" w:rsidR="00326A5D" w:rsidRPr="00326A5D" w:rsidRDefault="00326A5D" w:rsidP="00326A5D">
            <w:pPr>
              <w:widowControl w:val="0"/>
              <w:pBdr>
                <w:top w:val="nil"/>
                <w:left w:val="nil"/>
                <w:bottom w:val="nil"/>
                <w:right w:val="nil"/>
                <w:between w:val="nil"/>
              </w:pBdr>
              <w:spacing w:after="0" w:line="240" w:lineRule="auto"/>
            </w:pPr>
          </w:p>
        </w:tc>
        <w:tc>
          <w:tcPr>
            <w:tcW w:w="8064" w:type="dxa"/>
            <w:gridSpan w:val="3"/>
            <w:tcBorders>
              <w:top w:val="single" w:sz="4" w:space="0" w:color="auto"/>
              <w:left w:val="single" w:sz="4" w:space="0" w:color="auto"/>
              <w:bottom w:val="single" w:sz="4" w:space="0" w:color="auto"/>
              <w:right w:val="single" w:sz="4" w:space="0" w:color="auto"/>
            </w:tcBorders>
          </w:tcPr>
          <w:p w14:paraId="5D268DAF" w14:textId="77777777" w:rsidR="00326A5D" w:rsidRPr="00326A5D" w:rsidRDefault="00326A5D" w:rsidP="00E448E1">
            <w:pPr>
              <w:widowControl w:val="0"/>
              <w:pBdr>
                <w:top w:val="nil"/>
                <w:left w:val="nil"/>
                <w:bottom w:val="nil"/>
                <w:right w:val="nil"/>
                <w:between w:val="nil"/>
              </w:pBdr>
              <w:spacing w:after="0" w:line="240" w:lineRule="auto"/>
            </w:pPr>
          </w:p>
        </w:tc>
      </w:tr>
      <w:tr w:rsidR="00326A5D" w14:paraId="6E53C669" w14:textId="77777777" w:rsidTr="4A9E6A4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0CC1833" w14:textId="77777777" w:rsidR="00326A5D" w:rsidRPr="0067092A" w:rsidRDefault="00326A5D" w:rsidP="00326A5D">
            <w:pPr>
              <w:spacing w:after="0" w:line="240" w:lineRule="auto"/>
              <w:jc w:val="center"/>
              <w:rPr>
                <w:b/>
              </w:rPr>
            </w:pPr>
            <w:r w:rsidRPr="0067092A">
              <w:rPr>
                <w:b/>
              </w:rPr>
              <w:t>Leaves to Include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C928E2" w14:textId="087CE95A" w:rsidR="00326A5D" w:rsidRDefault="00326A5D" w:rsidP="00326A5D">
            <w:pPr>
              <w:widowControl w:val="0"/>
              <w:pBdr>
                <w:top w:val="nil"/>
                <w:left w:val="nil"/>
                <w:bottom w:val="nil"/>
                <w:right w:val="nil"/>
                <w:between w:val="nil"/>
              </w:pBdr>
              <w:spacing w:after="0" w:line="240" w:lineRule="auto"/>
            </w:pPr>
            <w:r>
              <w:t>LEAF</w:t>
            </w:r>
          </w:p>
        </w:tc>
        <w:tc>
          <w:tcPr>
            <w:tcW w:w="8064"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D932E5C" w14:textId="2A3B7C5A" w:rsidR="00326A5D" w:rsidRDefault="00326A5D" w:rsidP="00326A5D">
            <w:pPr>
              <w:widowControl w:val="0"/>
              <w:spacing w:after="0" w:line="240" w:lineRule="auto"/>
            </w:pPr>
          </w:p>
        </w:tc>
        <w:tc>
          <w:tcPr>
            <w:tcW w:w="8064" w:type="dxa"/>
            <w:tcBorders>
              <w:top w:val="single" w:sz="4" w:space="0" w:color="auto"/>
              <w:left w:val="single" w:sz="4" w:space="0" w:color="auto"/>
              <w:bottom w:val="single" w:sz="4" w:space="0" w:color="auto"/>
              <w:right w:val="single" w:sz="4" w:space="0" w:color="auto"/>
            </w:tcBorders>
          </w:tcPr>
          <w:p w14:paraId="5CD9E13C" w14:textId="77777777" w:rsidR="00326A5D" w:rsidRDefault="00326A5D" w:rsidP="00326A5D">
            <w:pPr>
              <w:widowControl w:val="0"/>
              <w:spacing w:after="0" w:line="240" w:lineRule="auto"/>
            </w:pPr>
          </w:p>
        </w:tc>
        <w:tc>
          <w:tcPr>
            <w:tcW w:w="8064" w:type="dxa"/>
            <w:gridSpan w:val="3"/>
            <w:tcBorders>
              <w:top w:val="single" w:sz="4" w:space="0" w:color="auto"/>
              <w:left w:val="single" w:sz="4" w:space="0" w:color="auto"/>
              <w:bottom w:val="single" w:sz="4" w:space="0" w:color="auto"/>
              <w:right w:val="single" w:sz="4" w:space="0" w:color="auto"/>
            </w:tcBorders>
          </w:tcPr>
          <w:p w14:paraId="50808AA5" w14:textId="77777777" w:rsidR="00326A5D" w:rsidRDefault="00326A5D" w:rsidP="00326A5D">
            <w:pPr>
              <w:widowControl w:val="0"/>
              <w:spacing w:after="0" w:line="240" w:lineRule="auto"/>
            </w:pPr>
          </w:p>
        </w:tc>
      </w:tr>
      <w:tr w:rsidR="00326A5D" w14:paraId="21D9D643" w14:textId="77777777" w:rsidTr="4A9E6A4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EEFAE9F" w14:textId="77777777" w:rsidR="00326A5D" w:rsidRPr="0067092A" w:rsidRDefault="00326A5D" w:rsidP="00326A5D">
            <w:pPr>
              <w:spacing w:after="0" w:line="240" w:lineRule="auto"/>
              <w:jc w:val="center"/>
              <w:rPr>
                <w:b/>
              </w:rPr>
            </w:pPr>
            <w:r w:rsidRPr="0067092A">
              <w:rPr>
                <w:b/>
              </w:rPr>
              <w:t>Considerations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0AC2A1" w14:textId="77777777" w:rsidR="00326A5D" w:rsidRDefault="00326A5D" w:rsidP="00326A5D">
            <w:pPr>
              <w:numPr>
                <w:ilvl w:val="0"/>
                <w:numId w:val="1"/>
              </w:numPr>
              <w:tabs>
                <w:tab w:val="clear" w:pos="720"/>
                <w:tab w:val="num" w:pos="404"/>
              </w:tabs>
              <w:spacing w:after="0" w:line="240" w:lineRule="auto"/>
              <w:ind w:left="314"/>
            </w:pPr>
          </w:p>
        </w:tc>
        <w:tc>
          <w:tcPr>
            <w:tcW w:w="8064"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E200FA0" w14:textId="769E373D" w:rsidR="00326A5D" w:rsidRPr="00844182" w:rsidRDefault="00326A5D" w:rsidP="00326A5D">
            <w:pPr>
              <w:numPr>
                <w:ilvl w:val="0"/>
                <w:numId w:val="1"/>
              </w:numPr>
              <w:tabs>
                <w:tab w:val="clear" w:pos="720"/>
                <w:tab w:val="num" w:pos="404"/>
              </w:tabs>
              <w:spacing w:after="0" w:line="240" w:lineRule="auto"/>
              <w:ind w:left="314"/>
            </w:pPr>
            <w:r w:rsidRPr="00844182">
              <w:t>Retire the “1</w:t>
            </w:r>
            <w:r w:rsidRPr="00844182">
              <w:noBreakHyphen/>
              <w:t>step/2</w:t>
            </w:r>
            <w:r w:rsidRPr="00844182">
              <w:noBreakHyphen/>
              <w:t>step/3</w:t>
            </w:r>
            <w:r w:rsidRPr="00844182">
              <w:noBreakHyphen/>
              <w:t>step” taxonomy—it obscures the mathematics. Fine for internal use</w:t>
            </w:r>
            <w:r w:rsidR="00F319B0">
              <w:t>, but better to just write ax=b or whatever</w:t>
            </w:r>
            <w:r w:rsidRPr="00844182">
              <w:t>.</w:t>
            </w:r>
          </w:p>
          <w:p w14:paraId="1F0438BB" w14:textId="77777777" w:rsidR="00326A5D" w:rsidRPr="00844182" w:rsidRDefault="00326A5D" w:rsidP="00326A5D">
            <w:pPr>
              <w:numPr>
                <w:ilvl w:val="0"/>
                <w:numId w:val="1"/>
              </w:numPr>
              <w:tabs>
                <w:tab w:val="clear" w:pos="720"/>
                <w:tab w:val="num" w:pos="404"/>
              </w:tabs>
              <w:spacing w:after="0" w:line="240" w:lineRule="auto"/>
              <w:ind w:left="314"/>
            </w:pPr>
            <w:r w:rsidRPr="00844182">
              <w:t xml:space="preserve">Mixed practice emphasizing </w:t>
            </w:r>
            <w:r w:rsidRPr="00844182">
              <w:rPr>
                <w:i/>
                <w:iCs/>
              </w:rPr>
              <w:t>why</w:t>
            </w:r>
            <w:r w:rsidRPr="00844182">
              <w:t xml:space="preserve"> each move preserves solutions </w:t>
            </w:r>
          </w:p>
          <w:p w14:paraId="00011BFA" w14:textId="77777777" w:rsidR="00326A5D" w:rsidRPr="00844182" w:rsidRDefault="00326A5D" w:rsidP="00326A5D">
            <w:pPr>
              <w:pStyle w:val="ListParagraph"/>
              <w:numPr>
                <w:ilvl w:val="0"/>
                <w:numId w:val="1"/>
              </w:numPr>
              <w:tabs>
                <w:tab w:val="clear" w:pos="720"/>
                <w:tab w:val="num" w:pos="376"/>
              </w:tabs>
              <w:spacing w:after="0" w:line="240" w:lineRule="auto"/>
              <w:ind w:left="376"/>
            </w:pPr>
            <w:r w:rsidRPr="00844182">
              <w:t>As time allows, can continue to translate verbal/real contexts into single variable equations and back again (interpret solutions in context)</w:t>
            </w:r>
          </w:p>
          <w:p w14:paraId="459B0895" w14:textId="77777777" w:rsidR="00326A5D" w:rsidRPr="000E2B17" w:rsidRDefault="00326A5D" w:rsidP="00326A5D">
            <w:pPr>
              <w:numPr>
                <w:ilvl w:val="0"/>
                <w:numId w:val="1"/>
              </w:numPr>
              <w:tabs>
                <w:tab w:val="clear" w:pos="720"/>
                <w:tab w:val="num" w:pos="404"/>
              </w:tabs>
              <w:spacing w:after="0" w:line="240" w:lineRule="auto"/>
              <w:ind w:left="314"/>
              <w:rPr>
                <w:strike/>
              </w:rPr>
            </w:pPr>
            <w:r w:rsidRPr="000E2B17">
              <w:rPr>
                <w:strike/>
                <w:lang w:val="en-US"/>
              </w:rPr>
              <w:t xml:space="preserve">Include examples of no solutions and infinite solutions, but don’t need to make a big deal about it. </w:t>
            </w:r>
          </w:p>
          <w:p w14:paraId="7B7D6CB2" w14:textId="15BFD0D1" w:rsidR="000E2B17" w:rsidRPr="00844182" w:rsidRDefault="000E2B17" w:rsidP="000E2B17">
            <w:pPr>
              <w:numPr>
                <w:ilvl w:val="1"/>
                <w:numId w:val="1"/>
              </w:numPr>
              <w:tabs>
                <w:tab w:val="num" w:pos="404"/>
              </w:tabs>
              <w:spacing w:after="0" w:line="240" w:lineRule="auto"/>
            </w:pPr>
            <w:r w:rsidRPr="6B9BCD4F">
              <w:rPr>
                <w:lang w:val="en-US"/>
              </w:rPr>
              <w:t>Possibly a light touch on it when first talking about solutions and substituting in. x+3=x+3? Obvious ones. But with only variable on one side, I agree it doesn’t fit here.</w:t>
            </w:r>
          </w:p>
          <w:p w14:paraId="67A50FE6" w14:textId="77777777" w:rsidR="00326A5D" w:rsidRPr="00844182" w:rsidRDefault="00326A5D" w:rsidP="00326A5D">
            <w:pPr>
              <w:numPr>
                <w:ilvl w:val="0"/>
                <w:numId w:val="1"/>
              </w:numPr>
              <w:tabs>
                <w:tab w:val="clear" w:pos="720"/>
                <w:tab w:val="num" w:pos="404"/>
              </w:tabs>
              <w:spacing w:after="0" w:line="240" w:lineRule="auto"/>
              <w:ind w:left="314"/>
            </w:pPr>
            <w:r w:rsidRPr="4A9E6A4B">
              <w:rPr>
                <w:lang w:val="en-US"/>
              </w:rPr>
              <w:t>to satisfy the hypothesis of the properties of equality we have to have a true equation:</w:t>
            </w:r>
          </w:p>
          <w:p w14:paraId="425FD51A" w14:textId="77777777" w:rsidR="00326A5D" w:rsidRPr="00844182" w:rsidRDefault="00326A5D" w:rsidP="00326A5D">
            <w:pPr>
              <w:numPr>
                <w:ilvl w:val="0"/>
                <w:numId w:val="1"/>
              </w:numPr>
              <w:tabs>
                <w:tab w:val="clear" w:pos="720"/>
              </w:tabs>
              <w:spacing w:after="0" w:line="240" w:lineRule="auto"/>
            </w:pPr>
            <w:r w:rsidRPr="4A9E6A4B">
              <w:rPr>
                <w:lang w:val="en-US"/>
              </w:rPr>
              <w:t>if a=d (is true) then a+b=d+b (is also true)</w:t>
            </w:r>
          </w:p>
          <w:p w14:paraId="717F2B85" w14:textId="77777777" w:rsidR="00326A5D" w:rsidRPr="00844182" w:rsidRDefault="00326A5D" w:rsidP="00326A5D">
            <w:pPr>
              <w:numPr>
                <w:ilvl w:val="0"/>
                <w:numId w:val="1"/>
              </w:numPr>
              <w:spacing w:after="0" w:line="240" w:lineRule="auto"/>
            </w:pPr>
            <w:r w:rsidRPr="4A9E6A4B">
              <w:rPr>
                <w:lang w:val="en-US"/>
              </w:rPr>
              <w:t>properties of equality are silent for false equations. is a=d not a true equation? can't use prop of equality.</w:t>
            </w:r>
          </w:p>
          <w:p w14:paraId="36B58ECB" w14:textId="77777777" w:rsidR="00326A5D" w:rsidRPr="00844182" w:rsidRDefault="00326A5D" w:rsidP="00326A5D">
            <w:pPr>
              <w:numPr>
                <w:ilvl w:val="0"/>
                <w:numId w:val="1"/>
              </w:numPr>
              <w:tabs>
                <w:tab w:val="clear" w:pos="720"/>
                <w:tab w:val="num" w:pos="404"/>
              </w:tabs>
              <w:spacing w:after="0" w:line="240" w:lineRule="auto"/>
              <w:ind w:left="314"/>
            </w:pPr>
            <w:r w:rsidRPr="4A9E6A4B">
              <w:rPr>
                <w:lang w:val="en-US"/>
              </w:rPr>
              <w:t>The idea is, we tackle an equation that can be solved using only one of E1/E2. Then we tackle equations that require more than 1 of E1/E2</w:t>
            </w:r>
          </w:p>
          <w:p w14:paraId="7D49F30B" w14:textId="77777777" w:rsidR="00326A5D" w:rsidRDefault="00326A5D" w:rsidP="00326A5D">
            <w:pPr>
              <w:widowControl w:val="0"/>
              <w:spacing w:after="0" w:line="240" w:lineRule="auto"/>
            </w:pPr>
          </w:p>
        </w:tc>
        <w:tc>
          <w:tcPr>
            <w:tcW w:w="8064" w:type="dxa"/>
            <w:tcBorders>
              <w:top w:val="single" w:sz="4" w:space="0" w:color="auto"/>
              <w:left w:val="single" w:sz="4" w:space="0" w:color="auto"/>
              <w:bottom w:val="single" w:sz="4" w:space="0" w:color="auto"/>
              <w:right w:val="single" w:sz="4" w:space="0" w:color="auto"/>
            </w:tcBorders>
          </w:tcPr>
          <w:p w14:paraId="5F289ECB" w14:textId="77777777" w:rsidR="00326A5D" w:rsidRDefault="00326A5D" w:rsidP="00326A5D">
            <w:pPr>
              <w:spacing w:after="0" w:line="240" w:lineRule="auto"/>
            </w:pPr>
          </w:p>
        </w:tc>
        <w:tc>
          <w:tcPr>
            <w:tcW w:w="8064" w:type="dxa"/>
            <w:gridSpan w:val="3"/>
            <w:tcBorders>
              <w:top w:val="single" w:sz="4" w:space="0" w:color="auto"/>
              <w:left w:val="single" w:sz="4" w:space="0" w:color="auto"/>
              <w:bottom w:val="single" w:sz="4" w:space="0" w:color="auto"/>
              <w:right w:val="single" w:sz="4" w:space="0" w:color="auto"/>
            </w:tcBorders>
          </w:tcPr>
          <w:p w14:paraId="7BFC8727" w14:textId="77777777" w:rsidR="00326A5D" w:rsidRDefault="00326A5D" w:rsidP="00326A5D">
            <w:pPr>
              <w:spacing w:after="0" w:line="240" w:lineRule="auto"/>
            </w:pPr>
          </w:p>
        </w:tc>
      </w:tr>
      <w:tr w:rsidR="00326A5D" w14:paraId="0496FADF" w14:textId="77777777" w:rsidTr="4A9E6A4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CFD7BD1" w14:textId="77777777" w:rsidR="00326A5D" w:rsidRPr="0067092A" w:rsidRDefault="00326A5D" w:rsidP="00326A5D">
            <w:pPr>
              <w:spacing w:after="0" w:line="240" w:lineRule="auto"/>
              <w:jc w:val="center"/>
              <w:rPr>
                <w:b/>
                <w:i/>
              </w:rPr>
            </w:pPr>
            <w:r w:rsidRPr="0067092A">
              <w:rPr>
                <w:b/>
              </w:rPr>
              <w:t>Required Skills/Cases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A477B2" w14:textId="77777777" w:rsidR="00E448E1" w:rsidRDefault="00E448E1" w:rsidP="00E448E1">
            <w:pPr>
              <w:widowControl w:val="0"/>
              <w:spacing w:after="0" w:line="240" w:lineRule="auto"/>
              <w:rPr>
                <w:lang w:val="en-US"/>
              </w:rPr>
            </w:pPr>
            <w:r w:rsidRPr="6B9BCD4F">
              <w:rPr>
                <w:lang w:val="en-US"/>
              </w:rPr>
              <w:t xml:space="preserve">Use the following complexities with the </w:t>
            </w:r>
            <w:r w:rsidRPr="6B9BCD4F">
              <w:rPr>
                <w:color w:val="FF0000"/>
                <w:shd w:val="clear" w:color="auto" w:fill="FFFF00"/>
                <w:lang w:val="en-US"/>
              </w:rPr>
              <w:t>Number Restrictions</w:t>
            </w:r>
            <w:r w:rsidRPr="6B9BCD4F">
              <w:rPr>
                <w:lang w:val="en-US"/>
              </w:rPr>
              <w:t xml:space="preserve">  and </w:t>
            </w:r>
            <m:oMath>
              <m:r>
                <w:rPr>
                  <w:rFonts w:ascii="Cambria Math" w:eastAsiaTheme="minorEastAsia" w:hAnsi="Cambria Math"/>
                </w:rPr>
                <m:t>a≠0</m:t>
              </m:r>
            </m:oMath>
          </w:p>
          <w:p w14:paraId="0090B0A6" w14:textId="77777777" w:rsidR="00E448E1" w:rsidRPr="00844182" w:rsidRDefault="00E448E1" w:rsidP="00E448E1">
            <w:pPr>
              <w:pStyle w:val="ListParagraph"/>
              <w:numPr>
                <w:ilvl w:val="0"/>
                <w:numId w:val="16"/>
              </w:numPr>
              <w:spacing w:after="0" w:line="240" w:lineRule="auto"/>
              <w:rPr>
                <w:rFonts w:eastAsiaTheme="minorEastAsia"/>
              </w:rPr>
            </w:pPr>
            <m:oMath>
              <m:r>
                <w:rPr>
                  <w:rFonts w:ascii="Cambria Math" w:eastAsiaTheme="minorEastAsia" w:hAnsi="Cambria Math"/>
                </w:rPr>
                <m:t>a</m:t>
              </m:r>
            </m:oMath>
            <w:r w:rsidRPr="00844182">
              <w:rPr>
                <w:rFonts w:eastAsiaTheme="minorEastAsia"/>
              </w:rPr>
              <w:t xml:space="preserve"> and </w:t>
            </w:r>
            <m:oMath>
              <m:r>
                <w:rPr>
                  <w:rFonts w:ascii="Cambria Math" w:eastAsiaTheme="minorEastAsia" w:hAnsi="Cambria Math"/>
                </w:rPr>
                <m:t>d</m:t>
              </m:r>
            </m:oMath>
            <w:r w:rsidRPr="00844182">
              <w:rPr>
                <w:rFonts w:eastAsiaTheme="minorEastAsia"/>
              </w:rPr>
              <w:t xml:space="preserve"> are whole numbers and the solution </w:t>
            </w:r>
            <m:oMath>
              <m:f>
                <m:fPr>
                  <m:ctrlPr>
                    <w:rPr>
                      <w:rFonts w:ascii="Cambria Math" w:hAnsi="Cambria Math"/>
                      <w:i/>
                    </w:rPr>
                  </m:ctrlPr>
                </m:fPr>
                <m:num>
                  <m:r>
                    <w:rPr>
                      <w:rFonts w:ascii="Cambria Math" w:hAnsi="Cambria Math"/>
                    </w:rPr>
                    <m:t>d</m:t>
                  </m:r>
                </m:num>
                <m:den>
                  <m:r>
                    <w:rPr>
                      <w:rFonts w:ascii="Cambria Math" w:hAnsi="Cambria Math"/>
                    </w:rPr>
                    <m:t>a</m:t>
                  </m:r>
                </m:den>
              </m:f>
            </m:oMath>
            <w:r w:rsidRPr="00844182">
              <w:t xml:space="preserve"> is a whole number.</w:t>
            </w:r>
          </w:p>
          <w:p w14:paraId="49D580A2" w14:textId="77777777" w:rsidR="00E448E1" w:rsidRPr="00844182" w:rsidRDefault="00E448E1" w:rsidP="00E448E1">
            <w:pPr>
              <w:pStyle w:val="ListParagraph"/>
              <w:ind w:left="360"/>
              <w:rPr>
                <w:rFonts w:eastAsiaTheme="minorEastAsia"/>
              </w:rPr>
            </w:pPr>
            <w:r w:rsidRPr="00844182">
              <w:t xml:space="preserve">Ex: </w:t>
            </w:r>
            <m:oMath>
              <m:r>
                <w:rPr>
                  <w:rFonts w:ascii="Cambria Math" w:hAnsi="Cambria Math"/>
                </w:rPr>
                <m:t>3x=15</m:t>
              </m:r>
            </m:oMath>
          </w:p>
          <w:p w14:paraId="1EB4A6C3" w14:textId="77777777" w:rsidR="00E448E1" w:rsidRPr="00844182" w:rsidRDefault="00E448E1" w:rsidP="00E448E1">
            <w:pPr>
              <w:pStyle w:val="ListParagraph"/>
              <w:numPr>
                <w:ilvl w:val="0"/>
                <w:numId w:val="16"/>
              </w:numPr>
              <w:spacing w:after="0" w:line="240" w:lineRule="auto"/>
              <w:rPr>
                <w:rFonts w:eastAsiaTheme="minorEastAsia"/>
              </w:rPr>
            </w:pPr>
            <m:oMath>
              <m:r>
                <w:rPr>
                  <w:rFonts w:ascii="Cambria Math" w:eastAsiaTheme="minorEastAsia" w:hAnsi="Cambria Math"/>
                </w:rPr>
                <m:t>a</m:t>
              </m:r>
            </m:oMath>
            <w:r w:rsidRPr="00844182">
              <w:rPr>
                <w:rFonts w:eastAsiaTheme="minorEastAsia"/>
              </w:rPr>
              <w:t xml:space="preserve"> and </w:t>
            </w:r>
            <m:oMath>
              <m:r>
                <w:rPr>
                  <w:rFonts w:ascii="Cambria Math" w:eastAsiaTheme="minorEastAsia" w:hAnsi="Cambria Math"/>
                </w:rPr>
                <m:t>d</m:t>
              </m:r>
            </m:oMath>
            <w:r w:rsidRPr="00844182">
              <w:rPr>
                <w:rFonts w:eastAsiaTheme="minorEastAsia"/>
              </w:rPr>
              <w:t xml:space="preserve"> are whole numbers and the solution </w:t>
            </w:r>
            <m:oMath>
              <m:f>
                <m:fPr>
                  <m:ctrlPr>
                    <w:rPr>
                      <w:rFonts w:ascii="Cambria Math" w:hAnsi="Cambria Math"/>
                      <w:i/>
                    </w:rPr>
                  </m:ctrlPr>
                </m:fPr>
                <m:num>
                  <m:r>
                    <w:rPr>
                      <w:rFonts w:ascii="Cambria Math" w:hAnsi="Cambria Math"/>
                    </w:rPr>
                    <m:t>d</m:t>
                  </m:r>
                </m:num>
                <m:den>
                  <m:r>
                    <w:rPr>
                      <w:rFonts w:ascii="Cambria Math" w:hAnsi="Cambria Math"/>
                    </w:rPr>
                    <m:t>a</m:t>
                  </m:r>
                </m:den>
              </m:f>
            </m:oMath>
            <w:r w:rsidRPr="00844182">
              <w:t xml:space="preserve"> is a nonnegative rational number.</w:t>
            </w:r>
          </w:p>
          <w:p w14:paraId="136E58F7" w14:textId="77777777" w:rsidR="00E448E1" w:rsidRPr="00844182" w:rsidRDefault="00E448E1" w:rsidP="00E448E1">
            <w:pPr>
              <w:pStyle w:val="ListParagraph"/>
              <w:ind w:left="360"/>
              <w:rPr>
                <w:rFonts w:eastAsiaTheme="minorEastAsia"/>
              </w:rPr>
            </w:pPr>
            <w:r w:rsidRPr="00844182">
              <w:t xml:space="preserve">Ex: </w:t>
            </w:r>
            <m:oMath>
              <m:r>
                <w:rPr>
                  <w:rFonts w:ascii="Cambria Math" w:hAnsi="Cambria Math"/>
                </w:rPr>
                <m:t>3x=10</m:t>
              </m:r>
            </m:oMath>
          </w:p>
          <w:p w14:paraId="6383D299" w14:textId="3B10C6EF" w:rsidR="00326A5D" w:rsidRPr="00BE4AA3" w:rsidRDefault="00326A5D" w:rsidP="00326A5D">
            <w:pPr>
              <w:widowControl w:val="0"/>
              <w:spacing w:after="0" w:line="240" w:lineRule="auto"/>
            </w:pPr>
          </w:p>
        </w:tc>
        <w:tc>
          <w:tcPr>
            <w:tcW w:w="8064"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6DF2F21B" w14:textId="1BAC161D" w:rsidR="00326A5D" w:rsidRDefault="00326A5D" w:rsidP="00326A5D">
            <w:pPr>
              <w:widowControl w:val="0"/>
              <w:spacing w:after="0" w:line="240" w:lineRule="auto"/>
              <w:rPr>
                <w:lang w:val="en-US"/>
              </w:rPr>
            </w:pPr>
            <w:r w:rsidRPr="6B9BCD4F">
              <w:rPr>
                <w:lang w:val="en-US"/>
              </w:rPr>
              <w:lastRenderedPageBreak/>
              <w:t xml:space="preserve">Use the following complexities with the </w:t>
            </w:r>
            <w:r w:rsidRPr="6B9BCD4F">
              <w:rPr>
                <w:color w:val="FF0000"/>
                <w:shd w:val="clear" w:color="auto" w:fill="FFFF00"/>
                <w:lang w:val="en-US"/>
              </w:rPr>
              <w:t>Number Restrictions</w:t>
            </w:r>
            <w:r w:rsidRPr="6B9BCD4F">
              <w:rPr>
                <w:lang w:val="en-US"/>
              </w:rPr>
              <w:t xml:space="preserve"> </w:t>
            </w:r>
            <w:r w:rsidR="00E448E1" w:rsidRPr="6B9BCD4F">
              <w:rPr>
                <w:lang w:val="en-US"/>
              </w:rPr>
              <w:t xml:space="preserve"> and </w:t>
            </w:r>
            <m:oMath>
              <m:r>
                <w:rPr>
                  <w:rFonts w:ascii="Cambria Math" w:eastAsiaTheme="minorEastAsia" w:hAnsi="Cambria Math"/>
                </w:rPr>
                <m:t>a≠0</m:t>
              </m:r>
            </m:oMath>
          </w:p>
          <w:p w14:paraId="1C3ED5CB" w14:textId="77777777" w:rsidR="00326A5D" w:rsidRPr="00844182" w:rsidRDefault="00326A5D" w:rsidP="00232F0F">
            <w:pPr>
              <w:pStyle w:val="ListParagraph"/>
              <w:numPr>
                <w:ilvl w:val="0"/>
                <w:numId w:val="34"/>
              </w:numPr>
              <w:spacing w:after="0" w:line="240" w:lineRule="auto"/>
              <w:rPr>
                <w:rFonts w:eastAsiaTheme="minorEastAsia"/>
              </w:rPr>
            </w:pPr>
            <m:oMath>
              <m:r>
                <w:rPr>
                  <w:rFonts w:ascii="Cambria Math" w:eastAsiaTheme="minorEastAsia" w:hAnsi="Cambria Math"/>
                </w:rPr>
                <m:t>a</m:t>
              </m:r>
            </m:oMath>
            <w:r w:rsidRPr="00844182">
              <w:rPr>
                <w:rFonts w:eastAsiaTheme="minorEastAsia"/>
              </w:rPr>
              <w:t xml:space="preserve"> and </w:t>
            </w:r>
            <m:oMath>
              <m:r>
                <w:rPr>
                  <w:rFonts w:ascii="Cambria Math" w:eastAsiaTheme="minorEastAsia" w:hAnsi="Cambria Math"/>
                </w:rPr>
                <m:t>d</m:t>
              </m:r>
            </m:oMath>
            <w:r w:rsidRPr="00844182">
              <w:rPr>
                <w:rFonts w:eastAsiaTheme="minorEastAsia"/>
              </w:rPr>
              <w:t xml:space="preserve"> are whole numbers and the solution </w:t>
            </w:r>
            <m:oMath>
              <m:f>
                <m:fPr>
                  <m:ctrlPr>
                    <w:rPr>
                      <w:rFonts w:ascii="Cambria Math" w:hAnsi="Cambria Math"/>
                      <w:i/>
                    </w:rPr>
                  </m:ctrlPr>
                </m:fPr>
                <m:num>
                  <m:r>
                    <w:rPr>
                      <w:rFonts w:ascii="Cambria Math" w:hAnsi="Cambria Math"/>
                    </w:rPr>
                    <m:t>d</m:t>
                  </m:r>
                </m:num>
                <m:den>
                  <m:r>
                    <w:rPr>
                      <w:rFonts w:ascii="Cambria Math" w:hAnsi="Cambria Math"/>
                    </w:rPr>
                    <m:t>a</m:t>
                  </m:r>
                </m:den>
              </m:f>
            </m:oMath>
            <w:r w:rsidRPr="00844182">
              <w:t xml:space="preserve"> is a whole number.</w:t>
            </w:r>
          </w:p>
          <w:p w14:paraId="319C9A73" w14:textId="77777777" w:rsidR="00326A5D" w:rsidRPr="00844182" w:rsidRDefault="00326A5D" w:rsidP="00326A5D">
            <w:pPr>
              <w:pStyle w:val="ListParagraph"/>
              <w:ind w:left="360"/>
              <w:rPr>
                <w:rFonts w:eastAsiaTheme="minorEastAsia"/>
              </w:rPr>
            </w:pPr>
            <w:r w:rsidRPr="00844182">
              <w:t xml:space="preserve">Ex: </w:t>
            </w:r>
            <m:oMath>
              <m:r>
                <w:rPr>
                  <w:rFonts w:ascii="Cambria Math" w:hAnsi="Cambria Math"/>
                </w:rPr>
                <m:t>3x=15</m:t>
              </m:r>
            </m:oMath>
          </w:p>
          <w:p w14:paraId="5FDDEF1D" w14:textId="77777777" w:rsidR="00326A5D" w:rsidRPr="00844182" w:rsidRDefault="00326A5D" w:rsidP="00232F0F">
            <w:pPr>
              <w:pStyle w:val="ListParagraph"/>
              <w:numPr>
                <w:ilvl w:val="0"/>
                <w:numId w:val="34"/>
              </w:numPr>
              <w:spacing w:after="0" w:line="240" w:lineRule="auto"/>
              <w:rPr>
                <w:rFonts w:eastAsiaTheme="minorEastAsia"/>
              </w:rPr>
            </w:pPr>
            <m:oMath>
              <m:r>
                <w:rPr>
                  <w:rFonts w:ascii="Cambria Math" w:eastAsiaTheme="minorEastAsia" w:hAnsi="Cambria Math"/>
                </w:rPr>
                <m:t>a</m:t>
              </m:r>
            </m:oMath>
            <w:r w:rsidRPr="00844182">
              <w:rPr>
                <w:rFonts w:eastAsiaTheme="minorEastAsia"/>
              </w:rPr>
              <w:t xml:space="preserve"> and </w:t>
            </w:r>
            <m:oMath>
              <m:r>
                <w:rPr>
                  <w:rFonts w:ascii="Cambria Math" w:eastAsiaTheme="minorEastAsia" w:hAnsi="Cambria Math"/>
                </w:rPr>
                <m:t>d</m:t>
              </m:r>
            </m:oMath>
            <w:r w:rsidRPr="00844182">
              <w:rPr>
                <w:rFonts w:eastAsiaTheme="minorEastAsia"/>
              </w:rPr>
              <w:t xml:space="preserve"> are whole numbers and the solution </w:t>
            </w:r>
            <m:oMath>
              <m:f>
                <m:fPr>
                  <m:ctrlPr>
                    <w:rPr>
                      <w:rFonts w:ascii="Cambria Math" w:hAnsi="Cambria Math"/>
                      <w:i/>
                    </w:rPr>
                  </m:ctrlPr>
                </m:fPr>
                <m:num>
                  <m:r>
                    <w:rPr>
                      <w:rFonts w:ascii="Cambria Math" w:hAnsi="Cambria Math"/>
                    </w:rPr>
                    <m:t>d</m:t>
                  </m:r>
                </m:num>
                <m:den>
                  <m:r>
                    <w:rPr>
                      <w:rFonts w:ascii="Cambria Math" w:hAnsi="Cambria Math"/>
                    </w:rPr>
                    <m:t>a</m:t>
                  </m:r>
                </m:den>
              </m:f>
            </m:oMath>
            <w:r w:rsidRPr="00844182">
              <w:t xml:space="preserve"> is a nonnegative rational number.</w:t>
            </w:r>
          </w:p>
          <w:p w14:paraId="602B145C" w14:textId="77777777" w:rsidR="00326A5D" w:rsidRPr="00844182" w:rsidRDefault="00326A5D" w:rsidP="00326A5D">
            <w:pPr>
              <w:pStyle w:val="ListParagraph"/>
              <w:ind w:left="360"/>
              <w:rPr>
                <w:rFonts w:eastAsiaTheme="minorEastAsia"/>
              </w:rPr>
            </w:pPr>
            <w:r w:rsidRPr="00844182">
              <w:t xml:space="preserve">Ex: </w:t>
            </w:r>
            <m:oMath>
              <m:r>
                <w:rPr>
                  <w:rFonts w:ascii="Cambria Math" w:hAnsi="Cambria Math"/>
                </w:rPr>
                <m:t>3x=10</m:t>
              </m:r>
            </m:oMath>
          </w:p>
          <w:p w14:paraId="6FB8EBAE" w14:textId="77777777" w:rsidR="00326A5D" w:rsidRPr="00844182" w:rsidRDefault="00326A5D" w:rsidP="00232F0F">
            <w:pPr>
              <w:pStyle w:val="ListParagraph"/>
              <w:numPr>
                <w:ilvl w:val="0"/>
                <w:numId w:val="34"/>
              </w:numPr>
              <w:spacing w:after="0" w:line="240" w:lineRule="auto"/>
              <w:rPr>
                <w:rFonts w:eastAsiaTheme="minorEastAsia"/>
              </w:rPr>
            </w:pPr>
            <m:oMath>
              <m:r>
                <w:rPr>
                  <w:rFonts w:ascii="Cambria Math" w:eastAsiaTheme="minorEastAsia" w:hAnsi="Cambria Math"/>
                </w:rPr>
                <m:t>a</m:t>
              </m:r>
            </m:oMath>
            <w:r w:rsidRPr="00844182">
              <w:rPr>
                <w:rFonts w:eastAsiaTheme="minorEastAsia"/>
              </w:rPr>
              <w:t xml:space="preserve"> and </w:t>
            </w:r>
            <m:oMath>
              <m:r>
                <w:rPr>
                  <w:rFonts w:ascii="Cambria Math" w:eastAsiaTheme="minorEastAsia" w:hAnsi="Cambria Math"/>
                </w:rPr>
                <m:t>d</m:t>
              </m:r>
            </m:oMath>
            <w:r w:rsidRPr="00844182">
              <w:rPr>
                <w:rFonts w:eastAsiaTheme="minorEastAsia"/>
              </w:rPr>
              <w:t xml:space="preserve"> are nonnegative rational numbers and the solution </w:t>
            </w:r>
            <m:oMath>
              <m:f>
                <m:fPr>
                  <m:ctrlPr>
                    <w:rPr>
                      <w:rFonts w:ascii="Cambria Math" w:hAnsi="Cambria Math"/>
                      <w:i/>
                    </w:rPr>
                  </m:ctrlPr>
                </m:fPr>
                <m:num>
                  <m:r>
                    <w:rPr>
                      <w:rFonts w:ascii="Cambria Math" w:hAnsi="Cambria Math"/>
                    </w:rPr>
                    <m:t>d</m:t>
                  </m:r>
                </m:num>
                <m:den>
                  <m:r>
                    <w:rPr>
                      <w:rFonts w:ascii="Cambria Math" w:hAnsi="Cambria Math"/>
                    </w:rPr>
                    <m:t>a</m:t>
                  </m:r>
                </m:den>
              </m:f>
            </m:oMath>
            <w:r w:rsidRPr="00844182">
              <w:t xml:space="preserve"> is a nonnegative rational number.</w:t>
            </w:r>
          </w:p>
          <w:p w14:paraId="24365F62" w14:textId="77777777" w:rsidR="00326A5D" w:rsidRPr="00844182" w:rsidRDefault="00326A5D" w:rsidP="00326A5D">
            <w:pPr>
              <w:pStyle w:val="ListParagraph"/>
              <w:ind w:left="360"/>
              <w:rPr>
                <w:rFonts w:eastAsiaTheme="minorEastAsia"/>
              </w:rPr>
            </w:pPr>
            <w:r w:rsidRPr="00844182">
              <w:t xml:space="preserve">Ex: </w:t>
            </w:r>
            <m:oMath>
              <m:r>
                <w:rPr>
                  <w:rFonts w:ascii="Cambria Math" w:hAnsi="Cambria Math"/>
                </w:rPr>
                <m:t>0.25x=0.1</m:t>
              </m:r>
            </m:oMath>
          </w:p>
          <w:p w14:paraId="54F5FF1A" w14:textId="77777777" w:rsidR="00326A5D" w:rsidRDefault="00326A5D" w:rsidP="00326A5D">
            <w:pPr>
              <w:pStyle w:val="ListParagraph"/>
              <w:ind w:left="360"/>
              <w:rPr>
                <w:rFonts w:eastAsiaTheme="minorEastAsia"/>
              </w:rPr>
            </w:pPr>
            <w:r w:rsidRPr="00844182">
              <w:rPr>
                <w:rFonts w:eastAsiaTheme="minorEastAsia"/>
              </w:rPr>
              <w:t xml:space="preserve">Ex.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x=3</m:t>
              </m:r>
            </m:oMath>
          </w:p>
          <w:p w14:paraId="0EBD3C72" w14:textId="3A70B118" w:rsidR="008244F2" w:rsidRPr="00A76D48" w:rsidRDefault="00EB332E" w:rsidP="00A76D48">
            <w:pPr>
              <w:pStyle w:val="ListParagraph"/>
              <w:numPr>
                <w:ilvl w:val="0"/>
                <w:numId w:val="34"/>
              </w:numPr>
              <w:spacing w:after="0" w:line="240" w:lineRule="auto"/>
              <w:rPr>
                <w:rFonts w:eastAsiaTheme="minorEastAsia"/>
              </w:rPr>
            </w:pPr>
            <m:oMath>
              <m:r>
                <w:rPr>
                  <w:rFonts w:ascii="Cambria Math" w:hAnsi="Cambria Math"/>
                </w:rPr>
                <w:lastRenderedPageBreak/>
                <m:t>a</m:t>
              </m:r>
            </m:oMath>
            <w:r>
              <w:t xml:space="preserve"> </w:t>
            </w:r>
            <w:r w:rsidR="007B6B2D">
              <w:t xml:space="preserve">and </w:t>
            </w:r>
            <m:oMath>
              <m:r>
                <w:rPr>
                  <w:rFonts w:ascii="Cambria Math" w:hAnsi="Cambria Math"/>
                </w:rPr>
                <m:t>d</m:t>
              </m:r>
            </m:oMath>
            <w:r w:rsidR="00A76D48">
              <w:t xml:space="preserve"> </w:t>
            </w:r>
            <w:r w:rsidR="002A355C">
              <w:t>are</w:t>
            </w:r>
            <w:r w:rsidR="00A76D48" w:rsidRPr="00844182">
              <w:t xml:space="preserve"> whole number</w:t>
            </w:r>
            <w:r w:rsidR="002A355C">
              <w:t xml:space="preserve"> and the equation is written in the form</w:t>
            </w:r>
            <w:r w:rsidR="00A76D48">
              <w:t xml:space="preserve"> </w:t>
            </w:r>
            <m:oMath>
              <m:f>
                <m:fPr>
                  <m:ctrlPr>
                    <w:rPr>
                      <w:rFonts w:ascii="Cambria Math" w:hAnsi="Cambria Math"/>
                      <w:i/>
                    </w:rPr>
                  </m:ctrlPr>
                </m:fPr>
                <m:num>
                  <m:r>
                    <w:rPr>
                      <w:rFonts w:ascii="Cambria Math" w:hAnsi="Cambria Math"/>
                    </w:rPr>
                    <m:t>x</m:t>
                  </m:r>
                </m:num>
                <m:den>
                  <m:r>
                    <w:rPr>
                      <w:rFonts w:ascii="Cambria Math" w:hAnsi="Cambria Math"/>
                    </w:rPr>
                    <m:t>a</m:t>
                  </m:r>
                </m:den>
              </m:f>
              <m:r>
                <w:rPr>
                  <w:rFonts w:ascii="Cambria Math" w:hAnsi="Cambria Math"/>
                </w:rPr>
                <m:t>=d</m:t>
              </m:r>
            </m:oMath>
            <w:r w:rsidR="00086E15">
              <w:t xml:space="preserve"> </w:t>
            </w:r>
          </w:p>
          <w:p w14:paraId="0CC48B14" w14:textId="77777777" w:rsidR="008244F2" w:rsidRPr="00844182" w:rsidRDefault="008244F2" w:rsidP="008244F2">
            <w:pPr>
              <w:pStyle w:val="ListParagraph"/>
              <w:ind w:left="360"/>
              <w:rPr>
                <w:rFonts w:eastAsiaTheme="minorEastAsia"/>
              </w:rPr>
            </w:pPr>
            <w:r w:rsidRPr="00844182">
              <w:t xml:space="preserve">Ex: </w:t>
            </w:r>
            <m:oMath>
              <m:f>
                <m:fPr>
                  <m:ctrlPr>
                    <w:rPr>
                      <w:rFonts w:ascii="Cambria Math" w:hAnsi="Cambria Math"/>
                      <w:i/>
                    </w:rPr>
                  </m:ctrlPr>
                </m:fPr>
                <m:num>
                  <m:r>
                    <w:rPr>
                      <w:rFonts w:ascii="Cambria Math" w:hAnsi="Cambria Math"/>
                    </w:rPr>
                    <m:t>x</m:t>
                  </m:r>
                </m:num>
                <m:den>
                  <m:r>
                    <w:rPr>
                      <w:rFonts w:ascii="Cambria Math" w:hAnsi="Cambria Math"/>
                    </w:rPr>
                    <m:t>4</m:t>
                  </m:r>
                </m:den>
              </m:f>
              <m:r>
                <w:rPr>
                  <w:rFonts w:ascii="Cambria Math" w:hAnsi="Cambria Math"/>
                </w:rPr>
                <m:t>=3</m:t>
              </m:r>
            </m:oMath>
          </w:p>
          <w:p w14:paraId="3FA3F8EE" w14:textId="77777777" w:rsidR="008244F2" w:rsidRPr="00844182" w:rsidRDefault="008244F2" w:rsidP="00326A5D">
            <w:pPr>
              <w:pStyle w:val="ListParagraph"/>
              <w:ind w:left="360"/>
              <w:rPr>
                <w:rFonts w:eastAsiaTheme="minorEastAsia"/>
              </w:rPr>
            </w:pPr>
          </w:p>
          <w:p w14:paraId="7C4873BD" w14:textId="6D350908" w:rsidR="00326A5D" w:rsidRDefault="00736377" w:rsidP="00326A5D">
            <w:pPr>
              <w:widowControl w:val="0"/>
              <w:spacing w:after="0" w:line="240" w:lineRule="auto"/>
            </w:pPr>
            <w:r>
              <w:t xml:space="preserve">Include problems where students are expected to justify their steps. </w:t>
            </w:r>
          </w:p>
          <w:p w14:paraId="12555D8E" w14:textId="77777777" w:rsidR="00736377" w:rsidRPr="00844182" w:rsidRDefault="00736377" w:rsidP="00326A5D">
            <w:pPr>
              <w:widowControl w:val="0"/>
              <w:spacing w:after="0" w:line="240" w:lineRule="auto"/>
            </w:pPr>
          </w:p>
          <w:p w14:paraId="028D1E10" w14:textId="77777777" w:rsidR="00326A5D" w:rsidRDefault="00326A5D" w:rsidP="00326A5D">
            <w:pPr>
              <w:widowControl w:val="0"/>
              <w:spacing w:after="0" w:line="240" w:lineRule="auto"/>
            </w:pPr>
            <w:r w:rsidRPr="00844182">
              <w:t xml:space="preserve">Include cases where the variable is on the right side of the equation </w:t>
            </w:r>
            <m:oMath>
              <m:r>
                <w:rPr>
                  <w:rFonts w:ascii="Cambria Math" w:hAnsi="Cambria Math"/>
                </w:rPr>
                <m:t>d=ax</m:t>
              </m:r>
            </m:oMath>
          </w:p>
          <w:p w14:paraId="17AC80F4" w14:textId="77777777" w:rsidR="00736377" w:rsidRDefault="00736377" w:rsidP="00326A5D">
            <w:pPr>
              <w:widowControl w:val="0"/>
              <w:spacing w:after="0" w:line="240" w:lineRule="auto"/>
            </w:pPr>
          </w:p>
          <w:p w14:paraId="2820254F" w14:textId="790A3552" w:rsidR="00326A5D" w:rsidRPr="00844182" w:rsidRDefault="00326A5D" w:rsidP="00326A5D">
            <w:pPr>
              <w:widowControl w:val="0"/>
              <w:spacing w:after="0" w:line="240" w:lineRule="auto"/>
            </w:pPr>
            <w:r>
              <w:t>Combine with node: Represent mathematical and real-world contexts with linear equations in one variable.</w:t>
            </w:r>
          </w:p>
          <w:p w14:paraId="7AC6FDC9" w14:textId="77777777" w:rsidR="00326A5D" w:rsidRDefault="00326A5D" w:rsidP="00326A5D">
            <w:pPr>
              <w:widowControl w:val="0"/>
              <w:spacing w:after="0" w:line="240" w:lineRule="auto"/>
            </w:pPr>
          </w:p>
          <w:p w14:paraId="691EEEAE" w14:textId="3D080B0A" w:rsidR="00326A5D" w:rsidRPr="00BE4AA3" w:rsidRDefault="00326A5D" w:rsidP="00326A5D">
            <w:pPr>
              <w:widowControl w:val="0"/>
              <w:spacing w:after="0" w:line="240" w:lineRule="auto"/>
            </w:pPr>
          </w:p>
        </w:tc>
        <w:tc>
          <w:tcPr>
            <w:tcW w:w="8064" w:type="dxa"/>
            <w:tcBorders>
              <w:top w:val="single" w:sz="4" w:space="0" w:color="auto"/>
              <w:left w:val="single" w:sz="4" w:space="0" w:color="auto"/>
              <w:bottom w:val="single" w:sz="4" w:space="0" w:color="auto"/>
              <w:right w:val="single" w:sz="4" w:space="0" w:color="auto"/>
            </w:tcBorders>
          </w:tcPr>
          <w:p w14:paraId="5864AE18" w14:textId="77777777" w:rsidR="00C20C41" w:rsidRPr="00844182" w:rsidRDefault="00C20C41" w:rsidP="00C20C41">
            <w:pPr>
              <w:widowControl w:val="0"/>
              <w:spacing w:after="0" w:line="240" w:lineRule="auto"/>
            </w:pPr>
            <w:r w:rsidRPr="00844182">
              <w:lastRenderedPageBreak/>
              <w:t xml:space="preserve">Use the following complexities with the </w:t>
            </w:r>
            <w:r w:rsidRPr="00844182">
              <w:rPr>
                <w:color w:val="FF0000"/>
                <w:shd w:val="clear" w:color="auto" w:fill="FFFF00"/>
              </w:rPr>
              <w:t>Number Restrictions</w:t>
            </w:r>
            <w:r w:rsidRPr="00844182">
              <w:t xml:space="preserve"> </w:t>
            </w:r>
            <w:r w:rsidRPr="00326A5D">
              <w:rPr>
                <w:lang w:val="en-US"/>
              </w:rPr>
              <w:t xml:space="preserve">and </w:t>
            </w:r>
            <m:oMath>
              <m:r>
                <w:rPr>
                  <w:rFonts w:ascii="Cambria Math" w:hAnsi="Cambria Math"/>
                </w:rPr>
                <m:t>b</m:t>
              </m:r>
              <m:r>
                <w:rPr>
                  <w:rFonts w:ascii="Cambria Math" w:eastAsiaTheme="minorEastAsia" w:hAnsi="Cambria Math"/>
                </w:rPr>
                <m:t>≠0</m:t>
              </m:r>
            </m:oMath>
            <w:r w:rsidRPr="00326A5D">
              <w:rPr>
                <w:lang w:val="en-US"/>
              </w:rPr>
              <w:t xml:space="preserve"> and </w:t>
            </w:r>
            <m:oMath>
              <m:r>
                <w:rPr>
                  <w:rFonts w:ascii="Cambria Math" w:hAnsi="Cambria Math"/>
                </w:rPr>
                <m:t>d≠0</m:t>
              </m:r>
            </m:oMath>
            <w:r w:rsidRPr="00326A5D">
              <w:rPr>
                <w:lang w:val="en-US"/>
              </w:rPr>
              <w:t>.</w:t>
            </w:r>
          </w:p>
          <w:p w14:paraId="2977BCC1" w14:textId="77777777" w:rsidR="00C20C41" w:rsidRPr="00844182" w:rsidRDefault="00C20C41" w:rsidP="00C20C41">
            <w:pPr>
              <w:pStyle w:val="ListParagraph"/>
              <w:widowControl w:val="0"/>
              <w:numPr>
                <w:ilvl w:val="0"/>
                <w:numId w:val="18"/>
              </w:numPr>
              <w:spacing w:after="0" w:line="240" w:lineRule="auto"/>
            </w:pPr>
            <w:r w:rsidRPr="00844182">
              <w:t xml:space="preserve">The unknown is a or c; </w:t>
            </w:r>
          </w:p>
          <w:p w14:paraId="7190F4CD" w14:textId="77777777" w:rsidR="00C20C41" w:rsidRPr="00844182" w:rsidRDefault="00C20C41" w:rsidP="00C20C41">
            <w:pPr>
              <w:pStyle w:val="ListParagraph"/>
              <w:widowControl w:val="0"/>
              <w:spacing w:after="0" w:line="240" w:lineRule="auto"/>
              <w:ind w:left="360"/>
            </w:pPr>
            <w:r w:rsidRPr="00844182">
              <w:t xml:space="preserve">Ex: </w:t>
            </w:r>
            <m:oMath>
              <m:f>
                <m:fPr>
                  <m:ctrlPr>
                    <w:rPr>
                      <w:rFonts w:ascii="Cambria Math" w:hAnsi="Cambria Math"/>
                      <w:i/>
                    </w:rPr>
                  </m:ctrlPr>
                </m:fPr>
                <m:num>
                  <m:r>
                    <w:rPr>
                      <w:rFonts w:ascii="Cambria Math" w:hAnsi="Cambria Math"/>
                    </w:rPr>
                    <m:t>x</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oMath>
            <w:r w:rsidRPr="00844182">
              <w:t xml:space="preserve"> </w:t>
            </w:r>
          </w:p>
          <w:p w14:paraId="610C619E" w14:textId="77777777" w:rsidR="00C20C41" w:rsidRPr="00844182" w:rsidRDefault="00C20C41" w:rsidP="00C20C41">
            <w:pPr>
              <w:pStyle w:val="ListParagraph"/>
              <w:widowControl w:val="0"/>
              <w:numPr>
                <w:ilvl w:val="0"/>
                <w:numId w:val="18"/>
              </w:numPr>
              <w:spacing w:after="0" w:line="240" w:lineRule="auto"/>
            </w:pPr>
            <w:r w:rsidRPr="00844182">
              <w:t>the unknown is b or d</w:t>
            </w:r>
            <w:r w:rsidRPr="00326A5D">
              <w:rPr>
                <w:lang w:val="en-US"/>
              </w:rPr>
              <w:t xml:space="preserve">  </w:t>
            </w:r>
          </w:p>
          <w:p w14:paraId="3309E20F" w14:textId="77777777" w:rsidR="00C20C41" w:rsidRPr="00844182" w:rsidRDefault="00C20C41" w:rsidP="00C20C41">
            <w:pPr>
              <w:pStyle w:val="ListParagraph"/>
              <w:widowControl w:val="0"/>
              <w:spacing w:after="0" w:line="240" w:lineRule="auto"/>
              <w:ind w:left="360"/>
            </w:pPr>
            <w:r w:rsidRPr="00844182">
              <w:t xml:space="preserve">Ex: </w:t>
            </w:r>
            <m:oMath>
              <m:f>
                <m:fPr>
                  <m:ctrlPr>
                    <w:rPr>
                      <w:rFonts w:ascii="Cambria Math" w:hAnsi="Cambria Math"/>
                      <w:i/>
                    </w:rPr>
                  </m:ctrlPr>
                </m:fPr>
                <m:num>
                  <m:r>
                    <w:rPr>
                      <w:rFonts w:ascii="Cambria Math" w:hAnsi="Cambria Math"/>
                    </w:rPr>
                    <m:t>2</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oMath>
          </w:p>
          <w:p w14:paraId="1D32365D" w14:textId="77777777" w:rsidR="00C20C41" w:rsidRPr="00844182" w:rsidRDefault="00C20C41" w:rsidP="00C20C41">
            <w:pPr>
              <w:pStyle w:val="ListParagraph"/>
              <w:widowControl w:val="0"/>
              <w:numPr>
                <w:ilvl w:val="0"/>
                <w:numId w:val="18"/>
              </w:numPr>
              <w:spacing w:after="0" w:line="240" w:lineRule="auto"/>
            </w:pPr>
            <w:r w:rsidRPr="4A9E6A4B">
              <w:rPr>
                <w:lang w:val="en-US"/>
              </w:rPr>
              <w:t>Include problems where known numerators, denominators aren’t multiples</w:t>
            </w:r>
          </w:p>
          <w:p w14:paraId="2A5C4A41" w14:textId="77777777" w:rsidR="00C20C41" w:rsidRPr="00844182" w:rsidRDefault="00C20C41" w:rsidP="00C20C41">
            <w:pPr>
              <w:pStyle w:val="ListParagraph"/>
              <w:widowControl w:val="0"/>
              <w:spacing w:after="0" w:line="240" w:lineRule="auto"/>
              <w:ind w:left="360"/>
            </w:pPr>
            <w:r w:rsidRPr="00844182">
              <w:t xml:space="preserve">Ex: </w:t>
            </w:r>
            <m:oMath>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4</m:t>
                  </m:r>
                </m:den>
              </m:f>
            </m:oMath>
          </w:p>
          <w:p w14:paraId="0B159DB0" w14:textId="77777777" w:rsidR="00C20C41" w:rsidRPr="00844182" w:rsidRDefault="00C20C41" w:rsidP="00C20C41"/>
          <w:p w14:paraId="6CEE7BEE" w14:textId="77777777" w:rsidR="00C20C41" w:rsidRPr="00844182" w:rsidRDefault="00C20C41" w:rsidP="00C20C41">
            <w:pPr>
              <w:widowControl w:val="0"/>
              <w:spacing w:after="0" w:line="240" w:lineRule="auto"/>
            </w:pPr>
            <w:r>
              <w:t xml:space="preserve">Combine with node: Represent mathematical and real-world contexts with linear </w:t>
            </w:r>
            <w:r>
              <w:lastRenderedPageBreak/>
              <w:t>equations in one variable.</w:t>
            </w:r>
          </w:p>
          <w:p w14:paraId="3403117E" w14:textId="77777777" w:rsidR="00326A5D" w:rsidRDefault="00326A5D" w:rsidP="00C20C41">
            <w:pPr>
              <w:widowControl w:val="0"/>
              <w:spacing w:after="0" w:line="240" w:lineRule="auto"/>
            </w:pPr>
          </w:p>
        </w:tc>
        <w:tc>
          <w:tcPr>
            <w:tcW w:w="8064" w:type="dxa"/>
            <w:gridSpan w:val="3"/>
            <w:tcBorders>
              <w:top w:val="single" w:sz="4" w:space="0" w:color="auto"/>
              <w:left w:val="single" w:sz="4" w:space="0" w:color="auto"/>
              <w:bottom w:val="single" w:sz="4" w:space="0" w:color="auto"/>
              <w:right w:val="single" w:sz="4" w:space="0" w:color="auto"/>
            </w:tcBorders>
          </w:tcPr>
          <w:p w14:paraId="73C7053E" w14:textId="77777777" w:rsidR="00326A5D" w:rsidRPr="00844182" w:rsidRDefault="00326A5D" w:rsidP="00326A5D">
            <w:pPr>
              <w:widowControl w:val="0"/>
              <w:spacing w:after="0" w:line="240" w:lineRule="auto"/>
            </w:pPr>
          </w:p>
          <w:p w14:paraId="7570D48C" w14:textId="77777777" w:rsidR="00326A5D" w:rsidRDefault="00326A5D" w:rsidP="00B15546">
            <w:pPr>
              <w:widowControl w:val="0"/>
              <w:pBdr>
                <w:top w:val="nil"/>
                <w:left w:val="nil"/>
                <w:bottom w:val="nil"/>
                <w:right w:val="nil"/>
                <w:between w:val="nil"/>
              </w:pBdr>
              <w:spacing w:after="0" w:line="240" w:lineRule="auto"/>
            </w:pPr>
          </w:p>
        </w:tc>
      </w:tr>
      <w:tr w:rsidR="00326A5D" w14:paraId="25456A9C" w14:textId="77777777" w:rsidTr="4A9E6A4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F22E1CE" w14:textId="77777777" w:rsidR="00326A5D" w:rsidRPr="0067092A" w:rsidRDefault="00326A5D" w:rsidP="00326A5D">
            <w:pPr>
              <w:spacing w:after="0" w:line="240" w:lineRule="auto"/>
              <w:jc w:val="center"/>
              <w:rPr>
                <w:b/>
              </w:rPr>
            </w:pPr>
            <w:r w:rsidRPr="0067092A">
              <w:rPr>
                <w:b/>
              </w:rPr>
              <w:t>Misconceptions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3D566E" w14:textId="0DACA33B" w:rsidR="00326A5D" w:rsidRDefault="00326A5D" w:rsidP="00326A5D">
            <w:pPr>
              <w:widowControl w:val="0"/>
              <w:spacing w:after="0" w:line="240" w:lineRule="auto"/>
            </w:pPr>
          </w:p>
        </w:tc>
        <w:tc>
          <w:tcPr>
            <w:tcW w:w="8064"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C151E02" w14:textId="77777777" w:rsidR="00326A5D" w:rsidRDefault="00326A5D" w:rsidP="00326A5D">
            <w:pPr>
              <w:widowControl w:val="0"/>
              <w:pBdr>
                <w:top w:val="nil"/>
                <w:left w:val="nil"/>
                <w:bottom w:val="nil"/>
                <w:right w:val="nil"/>
                <w:between w:val="nil"/>
              </w:pBdr>
              <w:spacing w:after="0" w:line="240" w:lineRule="auto"/>
            </w:pPr>
            <w:r w:rsidRPr="00844182">
              <w:t xml:space="preserve">To solve for </w:t>
            </w:r>
            <m:oMath>
              <m:r>
                <w:rPr>
                  <w:rFonts w:ascii="Cambria Math" w:hAnsi="Cambria Math"/>
                </w:rPr>
                <m:t>3x=15</m:t>
              </m:r>
            </m:oMath>
            <w:r w:rsidRPr="00844182">
              <w:t xml:space="preserve"> we can either divide both sides by </w:t>
            </w:r>
            <m:oMath>
              <m:r>
                <w:rPr>
                  <w:rFonts w:ascii="Cambria Math" w:hAnsi="Cambria Math"/>
                </w:rPr>
                <m:t>3</m:t>
              </m:r>
            </m:oMath>
            <w:r w:rsidRPr="00844182">
              <w:t xml:space="preserve"> or multiply by </w:t>
            </w:r>
            <m:oMath>
              <m:f>
                <m:fPr>
                  <m:ctrlPr>
                    <w:rPr>
                      <w:rFonts w:ascii="Cambria Math" w:hAnsi="Cambria Math"/>
                      <w:i/>
                    </w:rPr>
                  </m:ctrlPr>
                </m:fPr>
                <m:num>
                  <m:r>
                    <w:rPr>
                      <w:rFonts w:ascii="Cambria Math" w:hAnsi="Cambria Math"/>
                    </w:rPr>
                    <m:t>1</m:t>
                  </m:r>
                </m:num>
                <m:den>
                  <m:r>
                    <w:rPr>
                      <w:rFonts w:ascii="Cambria Math" w:hAnsi="Cambria Math"/>
                    </w:rPr>
                    <m:t>3</m:t>
                  </m:r>
                </m:den>
              </m:f>
            </m:oMath>
            <w:r w:rsidRPr="00844182">
              <w:t xml:space="preserve"> </w:t>
            </w:r>
          </w:p>
          <w:p w14:paraId="412CF08B" w14:textId="77777777" w:rsidR="00C20C41" w:rsidRPr="00844182" w:rsidRDefault="00C20C41" w:rsidP="00C20C41">
            <w:pPr>
              <w:widowControl w:val="0"/>
              <w:pBdr>
                <w:top w:val="nil"/>
                <w:left w:val="nil"/>
                <w:bottom w:val="nil"/>
                <w:right w:val="nil"/>
                <w:between w:val="nil"/>
              </w:pBdr>
              <w:spacing w:after="0" w:line="240" w:lineRule="auto"/>
              <w:ind w:left="-2" w:firstLine="2"/>
            </w:pPr>
            <w:r w:rsidRPr="00844182">
              <w:t xml:space="preserve">Some students may not recognize that  </w:t>
            </w:r>
            <m:oMath>
              <m:f>
                <m:fPr>
                  <m:ctrlPr>
                    <w:rPr>
                      <w:rFonts w:ascii="Cambria Math" w:hAnsi="Cambria Math"/>
                      <w:i/>
                    </w:rPr>
                  </m:ctrlPr>
                </m:fPr>
                <m:num>
                  <m:r>
                    <w:rPr>
                      <w:rFonts w:ascii="Cambria Math" w:hAnsi="Cambria Math"/>
                    </w:rPr>
                    <m:t>x</m:t>
                  </m:r>
                </m:num>
                <m:den>
                  <m:r>
                    <w:rPr>
                      <w:rFonts w:ascii="Cambria Math" w:hAnsi="Cambria Math"/>
                    </w:rPr>
                    <m:t>3</m:t>
                  </m:r>
                </m:den>
              </m:f>
              <m:r>
                <w:rPr>
                  <w:rFonts w:ascii="Cambria Math" w:hAnsi="Cambria Math"/>
                </w:rPr>
                <m:t>=10</m:t>
              </m:r>
            </m:oMath>
            <w:r w:rsidRPr="00844182">
              <w:t xml:space="preserve"> is the same as </w:t>
            </w:r>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x=10</m:t>
              </m:r>
            </m:oMath>
            <w:r w:rsidRPr="00844182">
              <w:t>.</w:t>
            </w:r>
          </w:p>
          <w:p w14:paraId="1A572E4D" w14:textId="14D4C3F9" w:rsidR="00C20C41" w:rsidRDefault="00C20C41" w:rsidP="00326A5D">
            <w:pPr>
              <w:widowControl w:val="0"/>
              <w:pBdr>
                <w:top w:val="nil"/>
                <w:left w:val="nil"/>
                <w:bottom w:val="nil"/>
                <w:right w:val="nil"/>
                <w:between w:val="nil"/>
              </w:pBdr>
              <w:spacing w:after="0" w:line="240" w:lineRule="auto"/>
            </w:pPr>
          </w:p>
        </w:tc>
        <w:tc>
          <w:tcPr>
            <w:tcW w:w="8064" w:type="dxa"/>
            <w:tcBorders>
              <w:top w:val="single" w:sz="4" w:space="0" w:color="auto"/>
              <w:left w:val="single" w:sz="4" w:space="0" w:color="auto"/>
              <w:bottom w:val="single" w:sz="4" w:space="0" w:color="auto"/>
              <w:right w:val="single" w:sz="4" w:space="0" w:color="auto"/>
            </w:tcBorders>
          </w:tcPr>
          <w:p w14:paraId="6CFB2B10" w14:textId="77777777" w:rsidR="00326A5D" w:rsidRDefault="00326A5D" w:rsidP="00C20C41">
            <w:pPr>
              <w:widowControl w:val="0"/>
              <w:pBdr>
                <w:top w:val="nil"/>
                <w:left w:val="nil"/>
                <w:bottom w:val="nil"/>
                <w:right w:val="nil"/>
                <w:between w:val="nil"/>
              </w:pBdr>
              <w:spacing w:after="0" w:line="240" w:lineRule="auto"/>
              <w:ind w:left="-2" w:firstLine="2"/>
            </w:pPr>
          </w:p>
        </w:tc>
        <w:tc>
          <w:tcPr>
            <w:tcW w:w="4032" w:type="dxa"/>
            <w:tcBorders>
              <w:top w:val="single" w:sz="4" w:space="0" w:color="auto"/>
              <w:left w:val="single" w:sz="4" w:space="0" w:color="auto"/>
              <w:bottom w:val="single" w:sz="4" w:space="0" w:color="auto"/>
              <w:right w:val="single" w:sz="4" w:space="0" w:color="auto"/>
            </w:tcBorders>
          </w:tcPr>
          <w:p w14:paraId="7AAFF62D" w14:textId="77777777" w:rsidR="00326A5D" w:rsidRDefault="00326A5D" w:rsidP="00326A5D">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4B8415CE" w14:textId="77777777" w:rsidR="00326A5D" w:rsidRDefault="00326A5D" w:rsidP="00326A5D">
            <w:pPr>
              <w:widowControl w:val="0"/>
              <w:pBdr>
                <w:top w:val="nil"/>
                <w:left w:val="nil"/>
                <w:bottom w:val="nil"/>
                <w:right w:val="nil"/>
                <w:between w:val="nil"/>
              </w:pBdr>
              <w:spacing w:after="0" w:line="240" w:lineRule="auto"/>
            </w:pPr>
          </w:p>
        </w:tc>
      </w:tr>
      <w:tr w:rsidR="00C20C41" w14:paraId="1AEE5CA8" w14:textId="77777777" w:rsidTr="4A9E6A4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317B64A" w14:textId="77777777" w:rsidR="00C20C41" w:rsidRPr="0067092A" w:rsidRDefault="00C20C41" w:rsidP="00C20C41">
            <w:pPr>
              <w:spacing w:after="0" w:line="240" w:lineRule="auto"/>
              <w:jc w:val="center"/>
              <w:rPr>
                <w:b/>
                <w:bCs/>
                <w:lang w:val="en-US"/>
              </w:rPr>
            </w:pPr>
            <w:r w:rsidRPr="4A9E6A4B">
              <w:rPr>
                <w:b/>
                <w:bCs/>
                <w:lang w:val="en-US"/>
              </w:rPr>
              <w:t>Existing Product Reference, if any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B929FE" w14:textId="32FED132" w:rsidR="00C20C41" w:rsidRPr="00844182" w:rsidRDefault="00C20C41" w:rsidP="00C20C41">
            <w:pPr>
              <w:widowControl w:val="0"/>
              <w:pBdr>
                <w:top w:val="nil"/>
                <w:left w:val="nil"/>
                <w:bottom w:val="nil"/>
                <w:right w:val="nil"/>
                <w:between w:val="nil"/>
              </w:pBdr>
              <w:spacing w:after="0" w:line="240" w:lineRule="auto"/>
            </w:pPr>
          </w:p>
        </w:tc>
        <w:tc>
          <w:tcPr>
            <w:tcW w:w="8064"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15AED24" w14:textId="77777777" w:rsidR="00C20C41" w:rsidRPr="00844182" w:rsidRDefault="00C20C41" w:rsidP="00C20C41">
            <w:pPr>
              <w:widowControl w:val="0"/>
              <w:spacing w:after="0" w:line="240" w:lineRule="auto"/>
            </w:pPr>
            <w:r w:rsidRPr="00844182">
              <w:t xml:space="preserve">G7M3L7 If-Then moves – change to properties of equality </w:t>
            </w:r>
          </w:p>
          <w:p w14:paraId="13282147" w14:textId="27A684B2" w:rsidR="00C20C41" w:rsidRDefault="00C20C41" w:rsidP="00C20C41">
            <w:pPr>
              <w:widowControl w:val="0"/>
              <w:pBdr>
                <w:top w:val="nil"/>
                <w:left w:val="nil"/>
                <w:bottom w:val="nil"/>
                <w:right w:val="nil"/>
                <w:between w:val="nil"/>
              </w:pBdr>
              <w:spacing w:after="0" w:line="240" w:lineRule="auto"/>
            </w:pPr>
          </w:p>
        </w:tc>
        <w:tc>
          <w:tcPr>
            <w:tcW w:w="8064" w:type="dxa"/>
            <w:tcBorders>
              <w:top w:val="single" w:sz="4" w:space="0" w:color="auto"/>
              <w:left w:val="single" w:sz="4" w:space="0" w:color="auto"/>
              <w:bottom w:val="single" w:sz="4" w:space="0" w:color="auto"/>
              <w:right w:val="single" w:sz="4" w:space="0" w:color="auto"/>
            </w:tcBorders>
          </w:tcPr>
          <w:p w14:paraId="6BFE571E" w14:textId="77777777" w:rsidR="00C20C41" w:rsidRPr="00844182" w:rsidRDefault="00C20C41" w:rsidP="00C20C41">
            <w:pPr>
              <w:widowControl w:val="0"/>
              <w:pBdr>
                <w:top w:val="nil"/>
                <w:left w:val="nil"/>
                <w:bottom w:val="nil"/>
                <w:right w:val="nil"/>
                <w:between w:val="nil"/>
              </w:pBdr>
              <w:spacing w:after="0" w:line="240" w:lineRule="auto"/>
            </w:pPr>
            <w:r w:rsidRPr="00844182">
              <w:t>7.Mod5.AD2</w:t>
            </w:r>
          </w:p>
          <w:p w14:paraId="1761044D" w14:textId="77777777" w:rsidR="00C20C41" w:rsidRPr="00844182" w:rsidRDefault="00C20C41" w:rsidP="00C20C41">
            <w:pPr>
              <w:widowControl w:val="0"/>
              <w:pBdr>
                <w:top w:val="nil"/>
                <w:left w:val="nil"/>
                <w:bottom w:val="nil"/>
                <w:right w:val="nil"/>
                <w:between w:val="nil"/>
              </w:pBdr>
              <w:spacing w:after="0" w:line="240" w:lineRule="auto"/>
            </w:pPr>
            <w:r w:rsidRPr="00844182">
              <w:t>G7M5L1 Using scale drawings</w:t>
            </w:r>
          </w:p>
          <w:p w14:paraId="7FEEAEBF" w14:textId="77777777" w:rsidR="00C20C41" w:rsidRDefault="00C20C41" w:rsidP="00C20C41">
            <w:pPr>
              <w:widowControl w:val="0"/>
              <w:pBdr>
                <w:top w:val="nil"/>
                <w:left w:val="nil"/>
                <w:bottom w:val="nil"/>
                <w:right w:val="nil"/>
                <w:between w:val="nil"/>
              </w:pBdr>
              <w:spacing w:after="0" w:line="240" w:lineRule="auto"/>
            </w:pPr>
            <w:r w:rsidRPr="00844182">
              <w:t>G7M5L4 Proportion and Percents</w:t>
            </w:r>
          </w:p>
          <w:p w14:paraId="353AB724" w14:textId="02B2DF1C" w:rsidR="00C20C41" w:rsidRDefault="00C20C41" w:rsidP="00C20C41">
            <w:pPr>
              <w:widowControl w:val="0"/>
              <w:pBdr>
                <w:top w:val="nil"/>
                <w:left w:val="nil"/>
                <w:bottom w:val="nil"/>
                <w:right w:val="nil"/>
                <w:between w:val="nil"/>
              </w:pBdr>
              <w:spacing w:after="0" w:line="240" w:lineRule="auto"/>
            </w:pPr>
            <w:r>
              <w:t xml:space="preserve">G8M3L14 – note about variables in denominators </w:t>
            </w:r>
          </w:p>
        </w:tc>
        <w:tc>
          <w:tcPr>
            <w:tcW w:w="8064" w:type="dxa"/>
            <w:gridSpan w:val="3"/>
            <w:tcBorders>
              <w:top w:val="single" w:sz="4" w:space="0" w:color="auto"/>
              <w:left w:val="single" w:sz="4" w:space="0" w:color="auto"/>
              <w:bottom w:val="single" w:sz="4" w:space="0" w:color="auto"/>
              <w:right w:val="single" w:sz="4" w:space="0" w:color="auto"/>
            </w:tcBorders>
          </w:tcPr>
          <w:p w14:paraId="53811ACF" w14:textId="2F9CB131" w:rsidR="00C20C41" w:rsidRDefault="00C20C41" w:rsidP="00C20C41">
            <w:pPr>
              <w:widowControl w:val="0"/>
              <w:pBdr>
                <w:top w:val="nil"/>
                <w:left w:val="nil"/>
                <w:bottom w:val="nil"/>
                <w:right w:val="nil"/>
                <w:between w:val="nil"/>
              </w:pBdr>
              <w:spacing w:after="0" w:line="240" w:lineRule="auto"/>
            </w:pPr>
          </w:p>
        </w:tc>
      </w:tr>
      <w:tr w:rsidR="00C20C41" w14:paraId="079CA440" w14:textId="77777777" w:rsidTr="4A9E6A4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5654A42" w14:textId="77777777" w:rsidR="00C20C41" w:rsidRPr="00844182" w:rsidRDefault="00C20C41" w:rsidP="00C20C41">
            <w:pPr>
              <w:spacing w:after="0" w:line="240" w:lineRule="auto"/>
              <w:jc w:val="center"/>
              <w:rPr>
                <w:b/>
              </w:rPr>
            </w:pPr>
            <w:r w:rsidRPr="00844182">
              <w:rPr>
                <w:b/>
              </w:rPr>
              <w:t>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DEACC7" w14:textId="0BD4DB71" w:rsidR="00C20C41" w:rsidRDefault="00C20C41" w:rsidP="00C20C41">
            <w:pPr>
              <w:widowControl w:val="0"/>
              <w:pBdr>
                <w:top w:val="nil"/>
                <w:left w:val="nil"/>
                <w:bottom w:val="nil"/>
                <w:right w:val="nil"/>
                <w:between w:val="nil"/>
              </w:pBdr>
              <w:spacing w:after="0" w:line="240" w:lineRule="auto"/>
            </w:pPr>
            <w:r>
              <w:t>6</w:t>
            </w:r>
          </w:p>
        </w:tc>
        <w:tc>
          <w:tcPr>
            <w:tcW w:w="8064"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921E40F" w14:textId="3D4976FF" w:rsidR="00C20C41" w:rsidRDefault="00C20C41" w:rsidP="00C20C41">
            <w:pPr>
              <w:widowControl w:val="0"/>
              <w:pBdr>
                <w:top w:val="nil"/>
                <w:left w:val="nil"/>
                <w:bottom w:val="nil"/>
                <w:right w:val="nil"/>
                <w:between w:val="nil"/>
              </w:pBdr>
              <w:spacing w:after="0" w:line="240" w:lineRule="auto"/>
            </w:pPr>
            <w:r>
              <w:t xml:space="preserve">6, 7 </w:t>
            </w:r>
          </w:p>
        </w:tc>
        <w:tc>
          <w:tcPr>
            <w:tcW w:w="8064" w:type="dxa"/>
            <w:tcBorders>
              <w:top w:val="single" w:sz="4" w:space="0" w:color="auto"/>
              <w:left w:val="single" w:sz="4" w:space="0" w:color="auto"/>
              <w:bottom w:val="single" w:sz="4" w:space="0" w:color="auto"/>
              <w:right w:val="single" w:sz="4" w:space="0" w:color="auto"/>
            </w:tcBorders>
          </w:tcPr>
          <w:p w14:paraId="06B36A2B" w14:textId="2325E341" w:rsidR="00C20C41" w:rsidRDefault="00C20C41" w:rsidP="00C20C41">
            <w:pPr>
              <w:widowControl w:val="0"/>
              <w:pBdr>
                <w:top w:val="nil"/>
                <w:left w:val="nil"/>
                <w:bottom w:val="nil"/>
                <w:right w:val="nil"/>
                <w:between w:val="nil"/>
              </w:pBdr>
              <w:spacing w:after="0" w:line="240" w:lineRule="auto"/>
            </w:pPr>
            <w:r>
              <w:t>7</w:t>
            </w:r>
          </w:p>
        </w:tc>
        <w:tc>
          <w:tcPr>
            <w:tcW w:w="8064" w:type="dxa"/>
            <w:gridSpan w:val="3"/>
            <w:tcBorders>
              <w:top w:val="single" w:sz="4" w:space="0" w:color="auto"/>
              <w:left w:val="single" w:sz="4" w:space="0" w:color="auto"/>
              <w:bottom w:val="single" w:sz="4" w:space="0" w:color="auto"/>
              <w:right w:val="single" w:sz="4" w:space="0" w:color="auto"/>
            </w:tcBorders>
          </w:tcPr>
          <w:p w14:paraId="15054E61" w14:textId="29467D71" w:rsidR="00C20C41" w:rsidRDefault="00C20C41" w:rsidP="00C20C41">
            <w:pPr>
              <w:widowControl w:val="0"/>
              <w:pBdr>
                <w:top w:val="nil"/>
                <w:left w:val="nil"/>
                <w:bottom w:val="nil"/>
                <w:right w:val="nil"/>
                <w:between w:val="nil"/>
              </w:pBdr>
              <w:spacing w:after="0" w:line="240" w:lineRule="auto"/>
            </w:pPr>
          </w:p>
        </w:tc>
      </w:tr>
      <w:tr w:rsidR="00C20C41" w14:paraId="39B48747" w14:textId="77777777" w:rsidTr="4A9E6A4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F55E9E4" w14:textId="77777777" w:rsidR="00C20C41" w:rsidRPr="0067092A" w:rsidRDefault="00C20C41" w:rsidP="00C20C41">
            <w:pPr>
              <w:spacing w:after="0" w:line="240" w:lineRule="auto"/>
              <w:jc w:val="center"/>
              <w:rPr>
                <w:b/>
              </w:rPr>
            </w:pPr>
            <w:r w:rsidRPr="0067092A">
              <w:rPr>
                <w:b/>
              </w:rPr>
              <w:t>Notes related to Standards, 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FAA3F9" w14:textId="2D1E869D" w:rsidR="00C20C41" w:rsidRDefault="00C20C41" w:rsidP="00C20C41">
            <w:pPr>
              <w:widowControl w:val="0"/>
              <w:spacing w:after="0" w:line="240" w:lineRule="auto"/>
            </w:pPr>
            <w:r w:rsidRPr="00844182">
              <w:t>VA.6.PFA.3.b (concrete manipulatives)</w:t>
            </w:r>
          </w:p>
        </w:tc>
        <w:tc>
          <w:tcPr>
            <w:tcW w:w="8064"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71EED29" w14:textId="77777777" w:rsidR="00C20C41" w:rsidRPr="00F80AC7" w:rsidRDefault="00C20C41" w:rsidP="00C20C41">
            <w:pPr>
              <w:widowControl w:val="0"/>
              <w:pBdr>
                <w:top w:val="nil"/>
                <w:left w:val="nil"/>
                <w:bottom w:val="nil"/>
                <w:right w:val="nil"/>
                <w:between w:val="nil"/>
              </w:pBdr>
              <w:spacing w:after="0" w:line="240" w:lineRule="auto"/>
              <w:rPr>
                <w:lang w:val="pt-BR"/>
              </w:rPr>
            </w:pPr>
            <w:r w:rsidRPr="00F80AC7">
              <w:rPr>
                <w:lang w:val="pt-BR"/>
              </w:rPr>
              <w:t>6.EE.B.7</w:t>
            </w:r>
          </w:p>
          <w:p w14:paraId="487CF33E" w14:textId="77777777" w:rsidR="00C20C41" w:rsidRPr="00F80AC7" w:rsidRDefault="00C20C41" w:rsidP="00C20C41">
            <w:pPr>
              <w:widowControl w:val="0"/>
              <w:pBdr>
                <w:top w:val="nil"/>
                <w:left w:val="nil"/>
                <w:bottom w:val="nil"/>
                <w:right w:val="nil"/>
                <w:between w:val="nil"/>
              </w:pBdr>
              <w:spacing w:after="0" w:line="240" w:lineRule="auto"/>
              <w:rPr>
                <w:lang w:val="pt-BR"/>
              </w:rPr>
            </w:pPr>
          </w:p>
          <w:p w14:paraId="7C8C77F2" w14:textId="77777777" w:rsidR="00C20C41" w:rsidRPr="00F80AC7" w:rsidRDefault="00C20C41" w:rsidP="00C20C41">
            <w:pPr>
              <w:widowControl w:val="0"/>
              <w:pBdr>
                <w:top w:val="nil"/>
                <w:left w:val="nil"/>
                <w:bottom w:val="nil"/>
                <w:right w:val="nil"/>
                <w:between w:val="nil"/>
              </w:pBdr>
              <w:spacing w:after="0" w:line="240" w:lineRule="auto"/>
              <w:rPr>
                <w:lang w:val="pt-BR"/>
              </w:rPr>
            </w:pPr>
            <w:r w:rsidRPr="00F80AC7">
              <w:rPr>
                <w:lang w:val="pt-BR"/>
              </w:rPr>
              <w:t>FL.6.AR.2.3 (integers)</w:t>
            </w:r>
          </w:p>
          <w:p w14:paraId="33E28ABB" w14:textId="77777777" w:rsidR="00C20C41" w:rsidRPr="00844182" w:rsidRDefault="00C20C41" w:rsidP="00C20C41">
            <w:pPr>
              <w:widowControl w:val="0"/>
              <w:pBdr>
                <w:top w:val="nil"/>
                <w:left w:val="nil"/>
                <w:bottom w:val="nil"/>
                <w:right w:val="nil"/>
                <w:between w:val="nil"/>
              </w:pBdr>
              <w:spacing w:after="0" w:line="240" w:lineRule="auto"/>
            </w:pPr>
            <w:r w:rsidRPr="00844182">
              <w:t>FL.6.AR.2.4</w:t>
            </w:r>
          </w:p>
          <w:p w14:paraId="14F0FFAD" w14:textId="77777777" w:rsidR="00C20C41" w:rsidRPr="00844182" w:rsidRDefault="00C20C41" w:rsidP="00C20C41">
            <w:pPr>
              <w:widowControl w:val="0"/>
              <w:pBdr>
                <w:top w:val="nil"/>
                <w:left w:val="nil"/>
                <w:bottom w:val="nil"/>
                <w:right w:val="nil"/>
                <w:between w:val="nil"/>
              </w:pBdr>
              <w:spacing w:after="0" w:line="240" w:lineRule="auto"/>
            </w:pPr>
            <w:r w:rsidRPr="00844182">
              <w:t>TX.6.10A</w:t>
            </w:r>
          </w:p>
          <w:p w14:paraId="7C8D5E38" w14:textId="77777777" w:rsidR="00C20C41" w:rsidRPr="00844182" w:rsidRDefault="00C20C41" w:rsidP="00C20C41">
            <w:pPr>
              <w:widowControl w:val="0"/>
              <w:pBdr>
                <w:top w:val="nil"/>
                <w:left w:val="nil"/>
                <w:bottom w:val="nil"/>
                <w:right w:val="nil"/>
                <w:between w:val="nil"/>
              </w:pBdr>
              <w:spacing w:after="0" w:line="240" w:lineRule="auto"/>
            </w:pPr>
          </w:p>
          <w:p w14:paraId="56648A65" w14:textId="77777777" w:rsidR="00C20C41" w:rsidRPr="00844182" w:rsidRDefault="00C20C41" w:rsidP="00C20C41">
            <w:pPr>
              <w:widowControl w:val="0"/>
              <w:pBdr>
                <w:top w:val="nil"/>
                <w:left w:val="nil"/>
                <w:bottom w:val="nil"/>
                <w:right w:val="nil"/>
                <w:between w:val="nil"/>
              </w:pBdr>
              <w:spacing w:after="0" w:line="240" w:lineRule="auto"/>
            </w:pPr>
            <w:r w:rsidRPr="00844182">
              <w:t>MO.7.EE1.B.4.a (rational numbers)</w:t>
            </w:r>
          </w:p>
          <w:p w14:paraId="3F949372" w14:textId="77777777" w:rsidR="00C20C41" w:rsidRDefault="00C20C41" w:rsidP="00C20C41">
            <w:pPr>
              <w:widowControl w:val="0"/>
              <w:pBdr>
                <w:top w:val="nil"/>
                <w:left w:val="nil"/>
                <w:bottom w:val="nil"/>
                <w:right w:val="nil"/>
                <w:between w:val="nil"/>
              </w:pBdr>
              <w:spacing w:after="0" w:line="240" w:lineRule="auto"/>
            </w:pPr>
          </w:p>
        </w:tc>
        <w:tc>
          <w:tcPr>
            <w:tcW w:w="8064" w:type="dxa"/>
            <w:tcBorders>
              <w:top w:val="single" w:sz="4" w:space="0" w:color="auto"/>
              <w:left w:val="single" w:sz="4" w:space="0" w:color="auto"/>
              <w:bottom w:val="single" w:sz="4" w:space="0" w:color="auto"/>
              <w:right w:val="single" w:sz="4" w:space="0" w:color="auto"/>
            </w:tcBorders>
          </w:tcPr>
          <w:p w14:paraId="2F5CB043" w14:textId="7F8C0349" w:rsidR="00C20C41" w:rsidRDefault="00C20C41" w:rsidP="00C20C41">
            <w:pPr>
              <w:widowControl w:val="0"/>
              <w:pBdr>
                <w:top w:val="nil"/>
                <w:left w:val="nil"/>
                <w:bottom w:val="nil"/>
                <w:right w:val="nil"/>
                <w:between w:val="nil"/>
              </w:pBdr>
              <w:spacing w:after="0" w:line="240" w:lineRule="auto"/>
            </w:pPr>
            <w:r w:rsidRPr="4A9E6A4B">
              <w:rPr>
                <w:lang w:val="en-US"/>
              </w:rPr>
              <w:t>Added: 7.RP.A.2.c</w:t>
            </w:r>
          </w:p>
        </w:tc>
        <w:tc>
          <w:tcPr>
            <w:tcW w:w="8064" w:type="dxa"/>
            <w:gridSpan w:val="3"/>
            <w:tcBorders>
              <w:top w:val="single" w:sz="4" w:space="0" w:color="auto"/>
              <w:left w:val="single" w:sz="4" w:space="0" w:color="auto"/>
              <w:bottom w:val="single" w:sz="4" w:space="0" w:color="auto"/>
              <w:right w:val="single" w:sz="4" w:space="0" w:color="auto"/>
            </w:tcBorders>
          </w:tcPr>
          <w:p w14:paraId="42D67E35" w14:textId="10472D53" w:rsidR="00C20C41" w:rsidRDefault="00C20C41" w:rsidP="00C20C41">
            <w:pPr>
              <w:widowControl w:val="0"/>
              <w:pBdr>
                <w:top w:val="nil"/>
                <w:left w:val="nil"/>
                <w:bottom w:val="nil"/>
                <w:right w:val="nil"/>
                <w:between w:val="nil"/>
              </w:pBdr>
              <w:spacing w:after="0" w:line="240" w:lineRule="auto"/>
            </w:pPr>
          </w:p>
        </w:tc>
      </w:tr>
      <w:tr w:rsidR="00C20C41" w14:paraId="214A1B52" w14:textId="77777777" w:rsidTr="4A9E6A4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DB68855" w14:textId="77777777" w:rsidR="00C20C41" w:rsidRPr="0067092A" w:rsidRDefault="00C20C41" w:rsidP="00C20C41">
            <w:pPr>
              <w:spacing w:after="0" w:line="240" w:lineRule="auto"/>
              <w:jc w:val="center"/>
              <w:rPr>
                <w:b/>
              </w:rPr>
            </w:pPr>
            <w:r>
              <w:rPr>
                <w:b/>
              </w:rPr>
              <w:t>Notes for Intervention, Extension, or Optional Activities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99010B" w14:textId="77777777" w:rsidR="00C20C41" w:rsidRDefault="00C20C41" w:rsidP="00C20C41">
            <w:pPr>
              <w:widowControl w:val="0"/>
              <w:spacing w:after="0" w:line="240" w:lineRule="auto"/>
            </w:pPr>
          </w:p>
        </w:tc>
        <w:tc>
          <w:tcPr>
            <w:tcW w:w="8064"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BA669AA" w14:textId="77777777" w:rsidR="00C20C41" w:rsidRPr="00844182" w:rsidRDefault="00C20C41" w:rsidP="00C20C41">
            <w:pPr>
              <w:widowControl w:val="0"/>
              <w:spacing w:after="0" w:line="240" w:lineRule="auto"/>
            </w:pPr>
            <w:r w:rsidRPr="00844182">
              <w:t>Intervention:</w:t>
            </w:r>
          </w:p>
          <w:p w14:paraId="6DD135F3" w14:textId="6E591991" w:rsidR="00C20C41" w:rsidRDefault="00C20C41" w:rsidP="00C20C41">
            <w:pPr>
              <w:widowControl w:val="0"/>
              <w:pBdr>
                <w:top w:val="nil"/>
                <w:left w:val="nil"/>
                <w:bottom w:val="nil"/>
                <w:right w:val="nil"/>
                <w:between w:val="nil"/>
              </w:pBdr>
              <w:spacing w:after="0" w:line="240" w:lineRule="auto"/>
            </w:pPr>
            <w:r w:rsidRPr="00844182">
              <w:t>If variables are a barrier, use blanks, question marks, or boxes.</w:t>
            </w:r>
          </w:p>
        </w:tc>
        <w:tc>
          <w:tcPr>
            <w:tcW w:w="8064" w:type="dxa"/>
            <w:tcBorders>
              <w:top w:val="single" w:sz="4" w:space="0" w:color="auto"/>
              <w:left w:val="single" w:sz="4" w:space="0" w:color="auto"/>
              <w:bottom w:val="single" w:sz="4" w:space="0" w:color="auto"/>
              <w:right w:val="single" w:sz="4" w:space="0" w:color="auto"/>
            </w:tcBorders>
          </w:tcPr>
          <w:p w14:paraId="0A325F6F" w14:textId="77777777" w:rsidR="00C20C41" w:rsidRDefault="00C20C41" w:rsidP="00C20C41">
            <w:pPr>
              <w:widowControl w:val="0"/>
              <w:pBdr>
                <w:top w:val="nil"/>
                <w:left w:val="nil"/>
                <w:bottom w:val="nil"/>
                <w:right w:val="nil"/>
                <w:between w:val="nil"/>
              </w:pBdr>
              <w:spacing w:after="0" w:line="240" w:lineRule="auto"/>
            </w:pPr>
          </w:p>
        </w:tc>
        <w:tc>
          <w:tcPr>
            <w:tcW w:w="8064" w:type="dxa"/>
            <w:gridSpan w:val="3"/>
            <w:tcBorders>
              <w:top w:val="single" w:sz="4" w:space="0" w:color="auto"/>
              <w:left w:val="single" w:sz="4" w:space="0" w:color="auto"/>
              <w:bottom w:val="single" w:sz="4" w:space="0" w:color="auto"/>
              <w:right w:val="single" w:sz="4" w:space="0" w:color="auto"/>
            </w:tcBorders>
          </w:tcPr>
          <w:p w14:paraId="631B16E4" w14:textId="77777777" w:rsidR="00C20C41" w:rsidRDefault="00C20C41" w:rsidP="00C20C41">
            <w:pPr>
              <w:widowControl w:val="0"/>
              <w:pBdr>
                <w:top w:val="nil"/>
                <w:left w:val="nil"/>
                <w:bottom w:val="nil"/>
                <w:right w:val="nil"/>
                <w:between w:val="nil"/>
              </w:pBdr>
              <w:spacing w:after="0" w:line="240" w:lineRule="auto"/>
            </w:pPr>
          </w:p>
        </w:tc>
      </w:tr>
      <w:tr w:rsidR="00C20C41" w14:paraId="26E9F295" w14:textId="77777777" w:rsidTr="4A9E6A4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306E13F" w14:textId="4B0EEA2B" w:rsidR="00C20C41" w:rsidRPr="0067092A" w:rsidRDefault="00C20C41" w:rsidP="00C20C41">
            <w:pPr>
              <w:spacing w:after="0" w:line="240" w:lineRule="auto"/>
              <w:jc w:val="center"/>
              <w:rPr>
                <w:b/>
              </w:rPr>
            </w:pPr>
            <w:r w:rsidRPr="0067092A">
              <w:rPr>
                <w:b/>
              </w:rPr>
              <w:t>Additional Notes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FBFA2A" w14:textId="7E917C77" w:rsidR="00C20C41" w:rsidRDefault="00C20C41" w:rsidP="00C20C41">
            <w:pPr>
              <w:widowControl w:val="0"/>
              <w:spacing w:after="0" w:line="240" w:lineRule="auto"/>
            </w:pPr>
            <w:r>
              <w:t>1 day</w:t>
            </w:r>
          </w:p>
        </w:tc>
        <w:tc>
          <w:tcPr>
            <w:tcW w:w="8064"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8F0DBC7" w14:textId="435743F4" w:rsidR="00C20C41" w:rsidRDefault="00C20C41" w:rsidP="00C20C41">
            <w:pPr>
              <w:widowControl w:val="0"/>
              <w:pBdr>
                <w:top w:val="nil"/>
                <w:left w:val="nil"/>
                <w:bottom w:val="nil"/>
                <w:right w:val="nil"/>
                <w:between w:val="nil"/>
              </w:pBdr>
              <w:spacing w:after="0" w:line="240" w:lineRule="auto"/>
            </w:pPr>
            <w:r w:rsidRPr="6B9BCD4F">
              <w:rPr>
                <w:lang w:val="en-US"/>
              </w:rPr>
              <w:t>2 day</w:t>
            </w:r>
          </w:p>
          <w:p w14:paraId="78D3706B" w14:textId="77777777" w:rsidR="00C20C41" w:rsidRDefault="00C20C41" w:rsidP="00C20C41">
            <w:pPr>
              <w:widowControl w:val="0"/>
              <w:pBdr>
                <w:top w:val="nil"/>
                <w:left w:val="nil"/>
                <w:bottom w:val="nil"/>
                <w:right w:val="nil"/>
                <w:between w:val="nil"/>
              </w:pBdr>
              <w:spacing w:after="0" w:line="240" w:lineRule="auto"/>
            </w:pPr>
          </w:p>
          <w:p w14:paraId="1F474E02" w14:textId="77777777" w:rsidR="00C20C41" w:rsidRDefault="00C20C41" w:rsidP="00C20C41">
            <w:pPr>
              <w:widowControl w:val="0"/>
              <w:pBdr>
                <w:top w:val="nil"/>
                <w:left w:val="nil"/>
                <w:bottom w:val="nil"/>
                <w:right w:val="nil"/>
                <w:between w:val="nil"/>
              </w:pBdr>
              <w:spacing w:after="0" w:line="240" w:lineRule="auto"/>
            </w:pPr>
            <w:r>
              <w:t>Analogous lessons may be needed here to meet the different state number restrictions</w:t>
            </w:r>
          </w:p>
          <w:p w14:paraId="4C6811B4" w14:textId="251425AE" w:rsidR="00C20C41" w:rsidRDefault="00C20C41" w:rsidP="00C20C41">
            <w:pPr>
              <w:widowControl w:val="0"/>
              <w:pBdr>
                <w:top w:val="nil"/>
                <w:left w:val="nil"/>
                <w:bottom w:val="nil"/>
                <w:right w:val="nil"/>
                <w:between w:val="nil"/>
              </w:pBdr>
              <w:spacing w:after="0" w:line="240" w:lineRule="auto"/>
            </w:pPr>
            <w:r w:rsidRPr="00844182">
              <w:t>Do not use cross multiplication to solve</w:t>
            </w:r>
            <w:r>
              <w:t xml:space="preserve"> something like </w:t>
            </w:r>
            <m:oMath>
              <m:f>
                <m:fPr>
                  <m:ctrlPr>
                    <w:rPr>
                      <w:rFonts w:ascii="Cambria Math" w:hAnsi="Cambria Math"/>
                      <w:i/>
                    </w:rPr>
                  </m:ctrlPr>
                </m:fPr>
                <m:num>
                  <m:r>
                    <w:rPr>
                      <w:rFonts w:ascii="Cambria Math" w:hAnsi="Cambria Math"/>
                    </w:rPr>
                    <m:t>x</m:t>
                  </m:r>
                </m:num>
                <m:den>
                  <m:r>
                    <w:rPr>
                      <w:rFonts w:ascii="Cambria Math" w:hAnsi="Cambria Math"/>
                    </w:rPr>
                    <m:t>4</m:t>
                  </m:r>
                </m:den>
              </m:f>
              <m:r>
                <w:rPr>
                  <w:rFonts w:ascii="Cambria Math" w:hAnsi="Cambria Math"/>
                </w:rPr>
                <m:t>=3</m:t>
              </m:r>
            </m:oMath>
          </w:p>
        </w:tc>
        <w:tc>
          <w:tcPr>
            <w:tcW w:w="8064" w:type="dxa"/>
            <w:tcBorders>
              <w:top w:val="single" w:sz="4" w:space="0" w:color="auto"/>
              <w:left w:val="single" w:sz="4" w:space="0" w:color="auto"/>
              <w:bottom w:val="single" w:sz="4" w:space="0" w:color="auto"/>
              <w:right w:val="single" w:sz="4" w:space="0" w:color="auto"/>
            </w:tcBorders>
          </w:tcPr>
          <w:p w14:paraId="5E80FDDB" w14:textId="4FD4C988" w:rsidR="00C20C41" w:rsidRDefault="00C20C41" w:rsidP="00C20C41">
            <w:pPr>
              <w:widowControl w:val="0"/>
              <w:pBdr>
                <w:top w:val="nil"/>
                <w:left w:val="nil"/>
                <w:bottom w:val="nil"/>
                <w:right w:val="nil"/>
                <w:between w:val="nil"/>
              </w:pBdr>
              <w:spacing w:after="0" w:line="240" w:lineRule="auto"/>
            </w:pPr>
            <w:r>
              <w:t>1 day</w:t>
            </w:r>
          </w:p>
          <w:p w14:paraId="234D37F5" w14:textId="77777777" w:rsidR="00C20C41" w:rsidRDefault="00C20C41" w:rsidP="00C20C41">
            <w:pPr>
              <w:widowControl w:val="0"/>
              <w:pBdr>
                <w:top w:val="nil"/>
                <w:left w:val="nil"/>
                <w:bottom w:val="nil"/>
                <w:right w:val="nil"/>
                <w:between w:val="nil"/>
              </w:pBdr>
              <w:spacing w:after="0" w:line="240" w:lineRule="auto"/>
            </w:pPr>
          </w:p>
          <w:p w14:paraId="62BA2DC2" w14:textId="7A16F9FB" w:rsidR="00C20C41" w:rsidRDefault="00C20C41" w:rsidP="00C20C41">
            <w:pPr>
              <w:widowControl w:val="0"/>
              <w:pBdr>
                <w:top w:val="nil"/>
                <w:left w:val="nil"/>
                <w:bottom w:val="nil"/>
                <w:right w:val="nil"/>
                <w:between w:val="nil"/>
              </w:pBdr>
              <w:spacing w:after="0" w:line="240" w:lineRule="auto"/>
            </w:pPr>
            <w:r w:rsidRPr="00844182">
              <w:t>Do not use cross multiplication to solve</w:t>
            </w:r>
          </w:p>
        </w:tc>
        <w:tc>
          <w:tcPr>
            <w:tcW w:w="8064" w:type="dxa"/>
            <w:gridSpan w:val="3"/>
            <w:tcBorders>
              <w:top w:val="single" w:sz="4" w:space="0" w:color="auto"/>
              <w:left w:val="single" w:sz="4" w:space="0" w:color="auto"/>
              <w:bottom w:val="single" w:sz="4" w:space="0" w:color="auto"/>
              <w:right w:val="single" w:sz="4" w:space="0" w:color="auto"/>
            </w:tcBorders>
          </w:tcPr>
          <w:p w14:paraId="41AD0D74" w14:textId="4482A3CA" w:rsidR="00C20C41" w:rsidRDefault="00C20C41" w:rsidP="00C20C41">
            <w:pPr>
              <w:widowControl w:val="0"/>
              <w:pBdr>
                <w:top w:val="nil"/>
                <w:left w:val="nil"/>
                <w:bottom w:val="nil"/>
                <w:right w:val="nil"/>
                <w:between w:val="nil"/>
              </w:pBdr>
              <w:spacing w:after="0" w:line="240" w:lineRule="auto"/>
            </w:pPr>
          </w:p>
        </w:tc>
      </w:tr>
    </w:tbl>
    <w:p w14:paraId="780C16FE" w14:textId="77777777" w:rsidR="008468F8" w:rsidRDefault="008468F8" w:rsidP="008468F8"/>
    <w:p w14:paraId="11BCE3A5" w14:textId="77777777" w:rsidR="008468F8" w:rsidRPr="00844182" w:rsidRDefault="008468F8" w:rsidP="008468F8">
      <w:pPr>
        <w:pStyle w:val="Heading3"/>
      </w:pPr>
      <w:r w:rsidRPr="00844182">
        <w:t xml:space="preserve">Concept/Skill: </w:t>
      </w:r>
    </w:p>
    <w:p w14:paraId="1675F1D5" w14:textId="7B1F6470" w:rsidR="008468F8" w:rsidRPr="00844182" w:rsidRDefault="009F03CF" w:rsidP="008468F8">
      <w:r>
        <w:t xml:space="preserve">Solve </w:t>
      </w:r>
      <w:r w:rsidR="00736377">
        <w:t xml:space="preserve">single variable linear </w:t>
      </w:r>
      <w:r>
        <w:t xml:space="preserve">equations of the form </w:t>
      </w:r>
      <m:oMath>
        <m:r>
          <m:rPr>
            <m:sty m:val="bi"/>
          </m:rPr>
          <w:rPr>
            <w:rFonts w:ascii="Cambria Math" w:hAnsi="Cambria Math"/>
          </w:rPr>
          <m:t>x+b=d</m:t>
        </m:r>
      </m:oMath>
    </w:p>
    <w:tbl>
      <w:tblPr>
        <w:tblW w:w="30384" w:type="dxa"/>
        <w:tblInd w:w="10" w:type="dxa"/>
        <w:tblLayout w:type="fixed"/>
        <w:tblCellMar>
          <w:top w:w="100" w:type="dxa"/>
          <w:left w:w="100" w:type="dxa"/>
          <w:bottom w:w="100" w:type="dxa"/>
          <w:right w:w="100" w:type="dxa"/>
        </w:tblCellMar>
        <w:tblLook w:val="0600" w:firstRow="0" w:lastRow="0" w:firstColumn="0" w:lastColumn="0" w:noHBand="1" w:noVBand="1"/>
      </w:tblPr>
      <w:tblGrid>
        <w:gridCol w:w="2160"/>
        <w:gridCol w:w="4032"/>
        <w:gridCol w:w="4032"/>
        <w:gridCol w:w="4032"/>
        <w:gridCol w:w="4032"/>
        <w:gridCol w:w="4032"/>
        <w:gridCol w:w="4032"/>
        <w:gridCol w:w="3963"/>
        <w:gridCol w:w="69"/>
      </w:tblGrid>
      <w:tr w:rsidR="008468F8" w14:paraId="777B5DFB" w14:textId="77777777" w:rsidTr="4A9E6A4B">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5CB3765" w14:textId="77777777" w:rsidR="008468F8" w:rsidRPr="00844182" w:rsidRDefault="008468F8">
            <w:pPr>
              <w:jc w:val="center"/>
              <w:rPr>
                <w:b/>
              </w:rPr>
            </w:pPr>
            <w:r w:rsidRPr="00844182">
              <w:rPr>
                <w:b/>
              </w:rPr>
              <w:t>Goal</w:t>
            </w:r>
          </w:p>
        </w:tc>
        <w:tc>
          <w:tcPr>
            <w:tcW w:w="28155" w:type="dxa"/>
            <w:gridSpan w:val="7"/>
            <w:tcBorders>
              <w:top w:val="single" w:sz="4" w:space="0" w:color="auto"/>
              <w:left w:val="single" w:sz="4" w:space="0" w:color="auto"/>
              <w:bottom w:val="single" w:sz="4" w:space="0" w:color="auto"/>
              <w:right w:val="single" w:sz="4" w:space="0" w:color="auto"/>
            </w:tcBorders>
          </w:tcPr>
          <w:p w14:paraId="2018EE51" w14:textId="77777777" w:rsidR="008468F8" w:rsidRPr="00844182" w:rsidRDefault="008468F8">
            <w:pPr>
              <w:widowControl w:val="0"/>
              <w:pBdr>
                <w:top w:val="nil"/>
                <w:left w:val="nil"/>
                <w:bottom w:val="nil"/>
                <w:right w:val="nil"/>
                <w:between w:val="nil"/>
              </w:pBdr>
              <w:spacing w:after="0" w:line="240" w:lineRule="auto"/>
            </w:pPr>
          </w:p>
        </w:tc>
      </w:tr>
      <w:tr w:rsidR="008468F8" w14:paraId="260C6216" w14:textId="77777777" w:rsidTr="4A9E6A4B">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2D16E1A" w14:textId="77777777" w:rsidR="008468F8" w:rsidRPr="00844182" w:rsidRDefault="008468F8">
            <w:pPr>
              <w:jc w:val="center"/>
              <w:rPr>
                <w:b/>
              </w:rPr>
            </w:pPr>
            <w:r w:rsidRPr="00844182">
              <w:rPr>
                <w:b/>
              </w:rPr>
              <w:lastRenderedPageBreak/>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462AB95A" w14:textId="77777777" w:rsidR="00D73271" w:rsidRDefault="00D73271" w:rsidP="00D73271">
            <w:pPr>
              <w:rPr>
                <w:rFonts w:eastAsiaTheme="minorEastAsia"/>
              </w:rPr>
            </w:pPr>
            <w:r>
              <w:t xml:space="preserve">Solve </w:t>
            </w:r>
            <m:oMath>
              <m:r>
                <w:rPr>
                  <w:rFonts w:ascii="Cambria Math" w:hAnsi="Cambria Math"/>
                </w:rPr>
                <m:t>x+3=15</m:t>
              </m:r>
            </m:oMath>
          </w:p>
          <w:p w14:paraId="70157C65" w14:textId="77777777" w:rsidR="00D73271" w:rsidRDefault="00D73271" w:rsidP="00D73271">
            <w:pPr>
              <w:rPr>
                <w:rFonts w:eastAsiaTheme="minorEastAsia"/>
              </w:rPr>
            </w:pPr>
            <w:r>
              <w:t xml:space="preserve">Student work: Assume there is a number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Pr>
                <w:rFonts w:eastAsiaTheme="minorEastAsia"/>
              </w:rPr>
              <w:t xml:space="preserve"> that is a solution to the equation. </w:t>
            </w: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+3=15</m:t>
              </m:r>
            </m:oMath>
          </w:p>
          <w:p w14:paraId="036AB288" w14:textId="723EF332" w:rsidR="00D73271" w:rsidRDefault="00D73271" w:rsidP="00D73271">
            <w:pPr>
              <w:rPr>
                <w:rFonts w:eastAsiaTheme="minorEastAsia"/>
              </w:rPr>
            </w:pPr>
            <w:r>
              <w:t>Using E1, add -3 (or subtract 3) from both sides</w:t>
            </w:r>
            <w:r w:rsidR="00EB6096">
              <w:t xml:space="preserve">. </w:t>
            </w: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=12</m:t>
              </m:r>
            </m:oMath>
          </w:p>
          <w:p w14:paraId="4779C877" w14:textId="2F4FB452" w:rsidR="008468F8" w:rsidRPr="00844182" w:rsidRDefault="00D73271" w:rsidP="00D73271">
            <w:pPr>
              <w:widowControl w:val="0"/>
              <w:pBdr>
                <w:top w:val="nil"/>
                <w:left w:val="nil"/>
                <w:bottom w:val="nil"/>
                <w:right w:val="nil"/>
                <w:between w:val="nil"/>
              </w:pBdr>
              <w:spacing w:after="0" w:line="240" w:lineRule="auto"/>
            </w:pPr>
            <w:r>
              <w:rPr>
                <w:rFonts w:eastAsiaTheme="minorEastAsia"/>
              </w:rPr>
              <w:t xml:space="preserve">If there is a solution to the equation </w:t>
            </w:r>
            <m:oMath>
              <m:r>
                <w:rPr>
                  <w:rFonts w:ascii="Cambria Math" w:hAnsi="Cambria Math"/>
                </w:rPr>
                <m:t>x+3=15</m:t>
              </m:r>
            </m:oMath>
            <w:r>
              <w:rPr>
                <w:rFonts w:eastAsiaTheme="minorEastAsia"/>
              </w:rPr>
              <w:t>, it must be 12. Substitute and check.</w:t>
            </w:r>
          </w:p>
        </w:tc>
      </w:tr>
      <w:tr w:rsidR="00B34814" w14:paraId="71009F25" w14:textId="77777777" w:rsidTr="007B397A">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825"/>
        </w:trPr>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41BAC33" w14:textId="77777777" w:rsidR="00B34814" w:rsidRPr="0067092A" w:rsidRDefault="00B34814" w:rsidP="00B34814">
            <w:pPr>
              <w:spacing w:after="0" w:line="240" w:lineRule="auto"/>
              <w:jc w:val="center"/>
              <w:rPr>
                <w:b/>
              </w:rPr>
            </w:pPr>
            <w:r>
              <w:rPr>
                <w:b/>
              </w:rPr>
              <w:t>Knowledge Graph Node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ABF8F" w:themeFill="accent6" w:themeFillTint="99"/>
            <w:tcMar>
              <w:top w:w="100" w:type="dxa"/>
              <w:left w:w="100" w:type="dxa"/>
              <w:bottom w:w="100" w:type="dxa"/>
              <w:right w:w="100" w:type="dxa"/>
            </w:tcMar>
          </w:tcPr>
          <w:p w14:paraId="74AA01EE" w14:textId="73FF01EB" w:rsidR="00B34814" w:rsidRDefault="00B34814" w:rsidP="4A9E6A4B">
            <w:pPr>
              <w:widowControl w:val="0"/>
              <w:pBdr>
                <w:top w:val="nil"/>
                <w:left w:val="nil"/>
                <w:bottom w:val="nil"/>
                <w:right w:val="nil"/>
                <w:between w:val="nil"/>
              </w:pBdr>
              <w:shd w:val="clear" w:color="auto" w:fill="FABF8F" w:themeFill="accent6" w:themeFillTint="99"/>
              <w:spacing w:after="0" w:line="240" w:lineRule="auto"/>
            </w:pPr>
            <w:r w:rsidRPr="4A9E6A4B">
              <w:rPr>
                <w:lang w:val="en-US"/>
              </w:rPr>
              <w:t xml:space="preserve">Use models to represent and solve equations of the form </w:t>
            </w:r>
            <m:oMath>
              <m:r>
                <w:rPr>
                  <w:rFonts w:ascii="Cambria Math" w:hAnsi="Cambria Math"/>
                </w:rPr>
                <m:t>x+b=d</m:t>
              </m:r>
            </m:oMath>
            <w:r w:rsidRPr="4A9E6A4B">
              <w:rPr>
                <w:lang w:val="en-US"/>
              </w:rPr>
              <w:t>.</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3BC" w:themeFill="accent3" w:themeFillTint="66"/>
            <w:tcMar>
              <w:top w:w="100" w:type="dxa"/>
              <w:left w:w="100" w:type="dxa"/>
              <w:bottom w:w="100" w:type="dxa"/>
              <w:right w:w="100" w:type="dxa"/>
            </w:tcMar>
          </w:tcPr>
          <w:p w14:paraId="39190CC2" w14:textId="1DB94FD9" w:rsidR="00B34814" w:rsidRDefault="00B34814" w:rsidP="007B397A">
            <w:pPr>
              <w:widowControl w:val="0"/>
              <w:pBdr>
                <w:top w:val="nil"/>
                <w:left w:val="nil"/>
                <w:bottom w:val="nil"/>
                <w:right w:val="nil"/>
                <w:between w:val="nil"/>
              </w:pBdr>
              <w:shd w:val="clear" w:color="auto" w:fill="D6E3BC" w:themeFill="accent3" w:themeFillTint="66"/>
              <w:spacing w:after="0" w:line="240" w:lineRule="auto"/>
            </w:pPr>
            <w:r w:rsidRPr="00844182">
              <w:t xml:space="preserve">Solve equations of the form </w:t>
            </w:r>
            <m:oMath>
              <m:r>
                <w:rPr>
                  <w:rFonts w:ascii="Cambria Math" w:hAnsi="Cambria Math"/>
                </w:rPr>
                <m:t>x+b=d</m:t>
              </m:r>
            </m:oMath>
            <w:r w:rsidR="000E2B17">
              <w:t>.</w:t>
            </w:r>
            <w:r w:rsidRPr="00844182">
              <w:t xml:space="preserve"> </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shd w:val="clear" w:color="auto" w:fill="BFBFBF" w:themeFill="background1" w:themeFillShade="BF"/>
            <w:tcMar>
              <w:top w:w="100" w:type="dxa"/>
              <w:left w:w="100" w:type="dxa"/>
              <w:bottom w:w="100" w:type="dxa"/>
              <w:right w:w="100" w:type="dxa"/>
            </w:tcMar>
          </w:tcPr>
          <w:p w14:paraId="110B4DB7" w14:textId="4C8EDE69" w:rsidR="00B34814" w:rsidRDefault="00B34814" w:rsidP="00B34814">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9B113C8" w14:textId="5A99779E" w:rsidR="00B34814" w:rsidRPr="00844182" w:rsidRDefault="00B34814" w:rsidP="00B34814">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950E99A" w14:textId="77777777" w:rsidR="00B34814" w:rsidRPr="00844182" w:rsidRDefault="00B34814" w:rsidP="00B34814">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01E7BDB" w14:textId="77777777" w:rsidR="00B34814" w:rsidRPr="00844182" w:rsidRDefault="00B34814" w:rsidP="00B34814">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3C826244" w14:textId="77777777" w:rsidR="00B34814" w:rsidRPr="00844182" w:rsidRDefault="00B34814" w:rsidP="00B34814">
            <w:pPr>
              <w:widowControl w:val="0"/>
              <w:pBdr>
                <w:top w:val="nil"/>
                <w:left w:val="nil"/>
                <w:bottom w:val="nil"/>
                <w:right w:val="nil"/>
                <w:between w:val="nil"/>
              </w:pBdr>
              <w:spacing w:after="0" w:line="240" w:lineRule="auto"/>
            </w:pPr>
          </w:p>
        </w:tc>
      </w:tr>
      <w:tr w:rsidR="00DD202E" w14:paraId="79E58E68" w14:textId="77777777" w:rsidTr="007B397A">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FE6437B" w14:textId="77777777" w:rsidR="00DD202E" w:rsidRPr="0067092A" w:rsidRDefault="00DD202E" w:rsidP="00DD202E">
            <w:pPr>
              <w:spacing w:after="0" w:line="240" w:lineRule="auto"/>
              <w:jc w:val="center"/>
              <w:rPr>
                <w:b/>
              </w:rPr>
            </w:pPr>
            <w:r w:rsidRPr="0067092A">
              <w:rPr>
                <w:b/>
              </w:rPr>
              <w:t>Terminology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B79507" w14:textId="77777777" w:rsidR="00DD202E" w:rsidRPr="000D3E7D" w:rsidRDefault="00DD202E" w:rsidP="00DD202E">
            <w:pPr>
              <w:rPr>
                <w:color w:val="1D1C1D"/>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100" w:type="dxa"/>
              <w:left w:w="100" w:type="dxa"/>
              <w:bottom w:w="100" w:type="dxa"/>
              <w:right w:w="100" w:type="dxa"/>
            </w:tcMar>
          </w:tcPr>
          <w:p w14:paraId="40DD3B75" w14:textId="77777777" w:rsidR="00DD202E" w:rsidRDefault="00DD202E" w:rsidP="00DD202E">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shd w:val="clear" w:color="auto" w:fill="FFFFFF" w:themeFill="background1"/>
            <w:tcMar>
              <w:top w:w="100" w:type="dxa"/>
              <w:left w:w="100" w:type="dxa"/>
              <w:bottom w:w="100" w:type="dxa"/>
              <w:right w:w="100" w:type="dxa"/>
            </w:tcMar>
          </w:tcPr>
          <w:p w14:paraId="023ED28C" w14:textId="77777777" w:rsidR="00DD202E" w:rsidRDefault="00DD202E" w:rsidP="00DD202E">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F1FEC92" w14:textId="77777777" w:rsidR="00DD202E" w:rsidRPr="00844182" w:rsidRDefault="00DD202E" w:rsidP="00DD202E">
            <w:pPr>
              <w:widowControl w:val="0"/>
              <w:pBdr>
                <w:top w:val="nil"/>
                <w:left w:val="nil"/>
                <w:bottom w:val="nil"/>
                <w:right w:val="nil"/>
                <w:between w:val="nil"/>
              </w:pBdr>
              <w:spacing w:after="0" w:line="240" w:lineRule="auto"/>
              <w:rPr>
                <w:color w:val="FF0000"/>
              </w:rPr>
            </w:pPr>
          </w:p>
        </w:tc>
        <w:tc>
          <w:tcPr>
            <w:tcW w:w="4032" w:type="dxa"/>
            <w:tcBorders>
              <w:top w:val="single" w:sz="4" w:space="0" w:color="auto"/>
              <w:left w:val="single" w:sz="4" w:space="0" w:color="auto"/>
              <w:bottom w:val="single" w:sz="4" w:space="0" w:color="auto"/>
              <w:right w:val="single" w:sz="4" w:space="0" w:color="auto"/>
            </w:tcBorders>
          </w:tcPr>
          <w:p w14:paraId="46C38138" w14:textId="77777777" w:rsidR="00DD202E" w:rsidRPr="00844182" w:rsidRDefault="00DD202E" w:rsidP="00DD202E">
            <w:pPr>
              <w:widowControl w:val="0"/>
              <w:pBdr>
                <w:top w:val="nil"/>
                <w:left w:val="nil"/>
                <w:bottom w:val="nil"/>
                <w:right w:val="nil"/>
                <w:between w:val="nil"/>
              </w:pBdr>
              <w:spacing w:after="0" w:line="240" w:lineRule="auto"/>
              <w:rPr>
                <w:color w:val="FF0000"/>
              </w:rPr>
            </w:pPr>
          </w:p>
        </w:tc>
        <w:tc>
          <w:tcPr>
            <w:tcW w:w="4032" w:type="dxa"/>
            <w:tcBorders>
              <w:top w:val="single" w:sz="4" w:space="0" w:color="auto"/>
              <w:left w:val="single" w:sz="4" w:space="0" w:color="auto"/>
              <w:bottom w:val="single" w:sz="4" w:space="0" w:color="auto"/>
              <w:right w:val="single" w:sz="4" w:space="0" w:color="auto"/>
            </w:tcBorders>
          </w:tcPr>
          <w:p w14:paraId="55412C91" w14:textId="77777777" w:rsidR="00DD202E" w:rsidRPr="00844182" w:rsidRDefault="00DD202E" w:rsidP="00DD202E">
            <w:pPr>
              <w:widowControl w:val="0"/>
              <w:pBdr>
                <w:top w:val="nil"/>
                <w:left w:val="nil"/>
                <w:bottom w:val="nil"/>
                <w:right w:val="nil"/>
                <w:between w:val="nil"/>
              </w:pBdr>
              <w:spacing w:after="0" w:line="240" w:lineRule="auto"/>
              <w:rPr>
                <w:color w:val="FF0000"/>
              </w:rPr>
            </w:pPr>
          </w:p>
        </w:tc>
        <w:tc>
          <w:tcPr>
            <w:tcW w:w="4032" w:type="dxa"/>
            <w:gridSpan w:val="2"/>
            <w:tcBorders>
              <w:top w:val="single" w:sz="4" w:space="0" w:color="auto"/>
              <w:left w:val="single" w:sz="4" w:space="0" w:color="auto"/>
              <w:bottom w:val="single" w:sz="4" w:space="0" w:color="auto"/>
              <w:right w:val="single" w:sz="4" w:space="0" w:color="auto"/>
            </w:tcBorders>
          </w:tcPr>
          <w:p w14:paraId="40578DBE" w14:textId="77777777" w:rsidR="00DD202E" w:rsidRPr="00844182" w:rsidRDefault="00DD202E" w:rsidP="00DD202E">
            <w:pPr>
              <w:widowControl w:val="0"/>
              <w:pBdr>
                <w:top w:val="nil"/>
                <w:left w:val="nil"/>
                <w:bottom w:val="nil"/>
                <w:right w:val="nil"/>
                <w:between w:val="nil"/>
              </w:pBdr>
              <w:spacing w:after="0" w:line="240" w:lineRule="auto"/>
              <w:rPr>
                <w:color w:val="FF0000"/>
              </w:rPr>
            </w:pPr>
          </w:p>
        </w:tc>
      </w:tr>
      <w:tr w:rsidR="00DD202E" w14:paraId="5D363834" w14:textId="77777777" w:rsidTr="4A9E6A4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6952A8F" w14:textId="77777777" w:rsidR="00DD202E" w:rsidRPr="0067092A" w:rsidRDefault="00DD202E" w:rsidP="00DD202E">
            <w:pPr>
              <w:spacing w:after="0" w:line="240" w:lineRule="auto"/>
              <w:jc w:val="center"/>
              <w:rPr>
                <w:b/>
              </w:rPr>
            </w:pPr>
            <w:r w:rsidRPr="0067092A">
              <w:rPr>
                <w:b/>
              </w:rPr>
              <w:t xml:space="preserve">Mathematical Models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8E96AD" w14:textId="77777777" w:rsidR="00DD202E" w:rsidRDefault="00DD202E" w:rsidP="00DD202E">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3745E3" w14:textId="77777777" w:rsidR="00DD202E" w:rsidRDefault="00DD202E" w:rsidP="00DD202E">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380E38B" w14:textId="77777777" w:rsidR="00DD202E" w:rsidRDefault="00DD202E" w:rsidP="00DD202E">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2A60951" w14:textId="77777777" w:rsidR="00DD202E" w:rsidRDefault="00DD202E" w:rsidP="00DD202E">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6C01648" w14:textId="77777777" w:rsidR="00DD202E" w:rsidRDefault="00DD202E" w:rsidP="00DD202E">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223A84C" w14:textId="77777777" w:rsidR="00DD202E" w:rsidRDefault="00DD202E" w:rsidP="00DD202E">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CFC1173" w14:textId="77777777" w:rsidR="00DD202E" w:rsidRDefault="00DD202E" w:rsidP="00DD202E">
            <w:pPr>
              <w:widowControl w:val="0"/>
              <w:spacing w:after="0" w:line="240" w:lineRule="auto"/>
            </w:pPr>
          </w:p>
        </w:tc>
      </w:tr>
      <w:tr w:rsidR="00DD202E" w14:paraId="1C66801C" w14:textId="77777777" w:rsidTr="4A9E6A4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417020E" w14:textId="77777777" w:rsidR="00DD202E" w:rsidRPr="0067092A" w:rsidRDefault="00DD202E" w:rsidP="00DD202E">
            <w:pPr>
              <w:spacing w:after="0" w:line="240" w:lineRule="auto"/>
              <w:jc w:val="center"/>
              <w:rPr>
                <w:b/>
              </w:rPr>
            </w:pPr>
            <w:r w:rsidRPr="0067092A">
              <w:rPr>
                <w:b/>
              </w:rPr>
              <w:t>Strategies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B67A6D" w14:textId="77777777" w:rsidR="00DD202E" w:rsidRDefault="00DD202E" w:rsidP="00DD202E">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E0A8A5" w14:textId="77777777" w:rsidR="00DD202E" w:rsidRDefault="00DD202E" w:rsidP="00941CFD">
            <w:pPr>
              <w:pStyle w:val="ListParagraph"/>
              <w:numPr>
                <w:ilvl w:val="1"/>
                <w:numId w:val="3"/>
              </w:numPr>
              <w:spacing w:after="0" w:line="240" w:lineRule="auto"/>
              <w:ind w:left="706"/>
            </w:pPr>
            <w:r>
              <w:t xml:space="preserve">First assume that there is a number that is a solution. Call it something other than x. Could be a box, or a symbol, or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Pr>
                <w:rFonts w:eastAsiaTheme="minorEastAsia"/>
              </w:rPr>
              <w:t>.</w:t>
            </w:r>
          </w:p>
          <w:p w14:paraId="55B292DD" w14:textId="1710897B" w:rsidR="00DD202E" w:rsidRDefault="00DD202E" w:rsidP="00941CFD">
            <w:pPr>
              <w:pStyle w:val="ListParagraph"/>
              <w:numPr>
                <w:ilvl w:val="1"/>
                <w:numId w:val="3"/>
              </w:numPr>
              <w:spacing w:after="0" w:line="240" w:lineRule="auto"/>
              <w:ind w:left="706"/>
            </w:pPr>
            <w:r w:rsidRPr="4A9E6A4B">
              <w:rPr>
                <w:lang w:val="en-US"/>
              </w:rPr>
              <w:t xml:space="preserve">Use E2 to isolate: solve </w:t>
            </w:r>
            <m:oMath>
              <m:sSub>
                <m:sSubPr>
                  <m:ctrlPr>
                    <w:rPr>
                      <w:rFonts w:ascii="Cambria Math" w:hAnsi="Cambria Math"/>
                      <w:i/>
                    </w:rPr>
                  </m:ctrlPr>
                </m:sSubPr>
                <m:e>
                  <m:r>
                    <w:rPr>
                      <w:rFonts w:ascii="Cambria Math" w:hAnsi="Cambria Math"/>
                    </w:rPr>
                    <m:t xml:space="preserve"> x</m:t>
                  </m:r>
                </m:e>
                <m:sub>
                  <m:r>
                    <w:rPr>
                      <w:rFonts w:ascii="Cambria Math" w:hAnsi="Cambria Math"/>
                    </w:rPr>
                    <m:t>0</m:t>
                  </m:r>
                </m:sub>
              </m:sSub>
              <m:r>
                <w:rPr>
                  <w:rFonts w:ascii="Cambria Math" w:hAnsi="Cambria Math"/>
                </w:rPr>
                <m:t>+b=d</m:t>
              </m:r>
            </m:oMath>
            <w:r w:rsidRPr="4A9E6A4B">
              <w:rPr>
                <w:lang w:val="en-US"/>
              </w:rPr>
              <w:t xml:space="preserve"> (</w:t>
            </w:r>
            <m:oMath>
              <m:r>
                <w:rPr>
                  <w:rFonts w:ascii="Cambria Math" w:hAnsi="Cambria Math"/>
                </w:rPr>
                <m:t>a</m:t>
              </m:r>
              <m:r>
                <m:rPr>
                  <m:sty m:val="p"/>
                </m:rPr>
                <w:rPr>
                  <w:rFonts w:ascii="Cambria Math" w:hAnsi="Cambria Math"/>
                </w:rPr>
                <m:t>≠</m:t>
              </m:r>
              <m:r>
                <w:rPr>
                  <w:rFonts w:ascii="Cambria Math" w:hAnsi="Cambria Math"/>
                </w:rPr>
                <m:t>0</m:t>
              </m:r>
            </m:oMath>
            <w:r w:rsidRPr="4A9E6A4B">
              <w:rPr>
                <w:lang w:val="en-US"/>
              </w:rPr>
              <w:t xml:space="preserve">) to get </w:t>
            </w: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r>
                <m:rPr>
                  <m:sty m:val="p"/>
                </m:rPr>
                <w:rPr>
                  <w:rFonts w:ascii="Cambria Math" w:hAnsi="Cambria Math"/>
                </w:rPr>
                <m:t>d-b</m:t>
              </m:r>
            </m:oMath>
            <w:r w:rsidRPr="4A9E6A4B">
              <w:rPr>
                <w:lang w:val="en-US"/>
              </w:rPr>
              <w:t xml:space="preserve">. </w:t>
            </w:r>
          </w:p>
          <w:p w14:paraId="3EB908B8" w14:textId="77777777" w:rsidR="00DD202E" w:rsidRDefault="00DD202E" w:rsidP="00DD202E">
            <w:pPr>
              <w:pStyle w:val="ListParagraph"/>
              <w:ind w:left="706"/>
            </w:pPr>
          </w:p>
          <w:p w14:paraId="5B904BEA" w14:textId="77777777" w:rsidR="00DD202E" w:rsidRDefault="00DD202E" w:rsidP="00DD202E">
            <w:r w:rsidRPr="4A9E6A4B">
              <w:rPr>
                <w:lang w:val="en-US"/>
              </w:rPr>
              <w:t xml:space="preserve">NOTE: it is </w:t>
            </w:r>
            <w:r w:rsidRPr="4A9E6A4B">
              <w:rPr>
                <w:i/>
                <w:iCs/>
                <w:lang w:val="en-US"/>
              </w:rPr>
              <w:t xml:space="preserve">totally </w:t>
            </w:r>
            <w:r w:rsidRPr="4A9E6A4B">
              <w:rPr>
                <w:lang w:val="en-US"/>
              </w:rPr>
              <w:t xml:space="preserve">fine for the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Pr="4A9E6A4B">
              <w:rPr>
                <w:lang w:val="en-US"/>
              </w:rPr>
              <w:t xml:space="preserve"> stuff and the substitute and check to fade away as we get experience solving these. Once the thinking is understood, we can be more loosey-goosey. </w:t>
            </w:r>
          </w:p>
          <w:p w14:paraId="508368EF" w14:textId="77777777" w:rsidR="00DD202E" w:rsidRDefault="00DD202E" w:rsidP="00DD202E">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C5D81A6" w14:textId="77777777" w:rsidR="00DD202E" w:rsidRDefault="00DD202E" w:rsidP="00DD202E">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A43B292" w14:textId="77777777" w:rsidR="00DD202E" w:rsidRDefault="00DD202E" w:rsidP="00DD202E">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22648C7" w14:textId="77777777" w:rsidR="00DD202E" w:rsidRDefault="00DD202E" w:rsidP="00DD202E">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1C2EDE8" w14:textId="77777777" w:rsidR="00DD202E" w:rsidRDefault="00DD202E" w:rsidP="00DD202E">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E2DC189" w14:textId="77777777" w:rsidR="00DD202E" w:rsidRDefault="00DD202E" w:rsidP="00DD202E">
            <w:pPr>
              <w:widowControl w:val="0"/>
              <w:spacing w:after="0" w:line="240" w:lineRule="auto"/>
            </w:pPr>
          </w:p>
        </w:tc>
      </w:tr>
      <w:tr w:rsidR="000E2B17" w14:paraId="5636C06E" w14:textId="77777777" w:rsidTr="4A9E6A4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34D75C2" w14:textId="77777777" w:rsidR="000E2B17" w:rsidRPr="002347B9" w:rsidRDefault="000E2B17" w:rsidP="000E2B17">
            <w:pPr>
              <w:spacing w:after="0" w:line="240" w:lineRule="auto"/>
              <w:jc w:val="center"/>
              <w:rPr>
                <w:b/>
              </w:rPr>
            </w:pPr>
            <w:r w:rsidRPr="0067092A">
              <w:rPr>
                <w:b/>
              </w:rPr>
              <w:t>Specifications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DAB672B" w14:textId="527A2AB1" w:rsidR="000E2B17" w:rsidRDefault="000E2B17" w:rsidP="000E2B17">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A1D8B3" w14:textId="4F282758" w:rsidR="000E2B17" w:rsidRDefault="000E2B17" w:rsidP="000E2B17">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3034370" w14:textId="77777777" w:rsidR="000E2B17" w:rsidRDefault="000E2B17" w:rsidP="000E2B1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F3EF58E" w14:textId="77777777" w:rsidR="000E2B17" w:rsidRDefault="000E2B17" w:rsidP="000E2B1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D5F2891" w14:textId="77777777" w:rsidR="000E2B17" w:rsidRDefault="000E2B17" w:rsidP="000E2B1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6A436A9" w14:textId="77777777" w:rsidR="000E2B17" w:rsidRDefault="000E2B17" w:rsidP="000E2B17">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14D1F87E" w14:textId="77777777" w:rsidR="000E2B17" w:rsidRDefault="000E2B17" w:rsidP="000E2B17">
            <w:pPr>
              <w:widowControl w:val="0"/>
              <w:pBdr>
                <w:top w:val="nil"/>
                <w:left w:val="nil"/>
                <w:bottom w:val="nil"/>
                <w:right w:val="nil"/>
                <w:between w:val="nil"/>
              </w:pBdr>
              <w:spacing w:after="0" w:line="240" w:lineRule="auto"/>
            </w:pPr>
          </w:p>
        </w:tc>
      </w:tr>
      <w:tr w:rsidR="000E2B17" w14:paraId="41D40709" w14:textId="77777777" w:rsidTr="4A9E6A4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D8120D1" w14:textId="77777777" w:rsidR="000E2B17" w:rsidRPr="0067092A" w:rsidRDefault="000E2B17" w:rsidP="000E2B17">
            <w:pPr>
              <w:spacing w:after="0" w:line="240" w:lineRule="auto"/>
              <w:jc w:val="center"/>
              <w:rPr>
                <w:b/>
              </w:rPr>
            </w:pPr>
            <w:r w:rsidRPr="0067092A">
              <w:rPr>
                <w:b/>
              </w:rPr>
              <w:t>Leaves to Include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D4B823" w14:textId="73A6ABA2" w:rsidR="000E2B17" w:rsidRDefault="000E2B17" w:rsidP="000E2B17">
            <w:pPr>
              <w:widowControl w:val="0"/>
              <w:pBdr>
                <w:top w:val="nil"/>
                <w:left w:val="nil"/>
                <w:bottom w:val="nil"/>
                <w:right w:val="nil"/>
                <w:between w:val="nil"/>
              </w:pBdr>
              <w:spacing w:after="0" w:line="240" w:lineRule="auto"/>
            </w:pPr>
            <w:r>
              <w:t>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A8D1C2" w14:textId="77777777" w:rsidR="000E2B17" w:rsidRDefault="000E2B17" w:rsidP="000E2B17">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6B83DE69" w14:textId="77777777" w:rsidR="000E2B17" w:rsidRDefault="000E2B17" w:rsidP="000E2B17">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CF8414E" w14:textId="77777777" w:rsidR="000E2B17" w:rsidRDefault="000E2B17" w:rsidP="000E2B17">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AEE1B30" w14:textId="77777777" w:rsidR="000E2B17" w:rsidRDefault="000E2B17" w:rsidP="000E2B17">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B95CFB6" w14:textId="77777777" w:rsidR="000E2B17" w:rsidRDefault="000E2B17" w:rsidP="000E2B17">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D4E59B2" w14:textId="77777777" w:rsidR="000E2B17" w:rsidRDefault="000E2B17" w:rsidP="000E2B17">
            <w:pPr>
              <w:widowControl w:val="0"/>
              <w:spacing w:after="0" w:line="240" w:lineRule="auto"/>
            </w:pPr>
          </w:p>
        </w:tc>
      </w:tr>
      <w:tr w:rsidR="000E2B17" w14:paraId="0FA206CC" w14:textId="77777777" w:rsidTr="4A9E6A4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E1ECA65" w14:textId="77777777" w:rsidR="000E2B17" w:rsidRPr="0067092A" w:rsidRDefault="000E2B17" w:rsidP="000E2B17">
            <w:pPr>
              <w:spacing w:after="0" w:line="240" w:lineRule="auto"/>
              <w:jc w:val="center"/>
              <w:rPr>
                <w:b/>
              </w:rPr>
            </w:pPr>
            <w:r w:rsidRPr="0067092A">
              <w:rPr>
                <w:b/>
              </w:rPr>
              <w:t>Considerations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4774A1" w14:textId="77777777" w:rsidR="000E2B17" w:rsidRDefault="000E2B17" w:rsidP="000E2B17">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ADAF3C" w14:textId="77777777" w:rsidR="000E2B17" w:rsidRDefault="000E2B17" w:rsidP="000E2B17">
            <w:pPr>
              <w:numPr>
                <w:ilvl w:val="0"/>
                <w:numId w:val="1"/>
              </w:numPr>
              <w:tabs>
                <w:tab w:val="clear" w:pos="720"/>
                <w:tab w:val="num" w:pos="404"/>
              </w:tabs>
              <w:spacing w:after="0" w:line="240" w:lineRule="auto"/>
              <w:ind w:left="260" w:hanging="260"/>
            </w:pPr>
            <w:r w:rsidRPr="4A9E6A4B">
              <w:rPr>
                <w:lang w:val="en-US"/>
              </w:rPr>
              <w:t>Students will initially need to add/subtract instead of additive inverse. Number choice to avoid negative solutions.</w:t>
            </w:r>
          </w:p>
          <w:p w14:paraId="3D286FBB" w14:textId="77777777" w:rsidR="000E2B17" w:rsidRDefault="000E2B17" w:rsidP="000E2B17">
            <w:pPr>
              <w:pStyle w:val="ListParagraph"/>
              <w:numPr>
                <w:ilvl w:val="0"/>
                <w:numId w:val="1"/>
              </w:numPr>
              <w:tabs>
                <w:tab w:val="clear" w:pos="720"/>
                <w:tab w:val="num" w:pos="376"/>
              </w:tabs>
              <w:spacing w:after="0" w:line="240" w:lineRule="auto"/>
              <w:ind w:left="260" w:hanging="260"/>
            </w:pPr>
            <w:r>
              <w:t>As time allows, can continue to t</w:t>
            </w:r>
            <w:r w:rsidRPr="000A5380">
              <w:t>ranslate verbal/real contexts into single variable equations and back again (interpret solutions in context)</w:t>
            </w:r>
          </w:p>
          <w:p w14:paraId="53533817" w14:textId="77777777" w:rsidR="000E2B17" w:rsidRDefault="000E2B17" w:rsidP="000E2B17">
            <w:pPr>
              <w:numPr>
                <w:ilvl w:val="0"/>
                <w:numId w:val="1"/>
              </w:numPr>
              <w:tabs>
                <w:tab w:val="clear" w:pos="720"/>
                <w:tab w:val="num" w:pos="404"/>
              </w:tabs>
              <w:spacing w:after="0" w:line="240" w:lineRule="auto"/>
              <w:ind w:left="260" w:hanging="260"/>
            </w:pPr>
            <w:r w:rsidRPr="4A9E6A4B">
              <w:rPr>
                <w:lang w:val="en-US"/>
              </w:rPr>
              <w:t>The idea is, we tackle an equation that can be solved using only one of E1/E2. Then we tackle equations that require more than 1 of E1/E2</w:t>
            </w:r>
          </w:p>
          <w:p w14:paraId="0A29EF87" w14:textId="77777777" w:rsidR="000E2B17" w:rsidRDefault="000E2B17" w:rsidP="000E2B17">
            <w:pPr>
              <w:pStyle w:val="ListParagraph"/>
              <w:numPr>
                <w:ilvl w:val="0"/>
                <w:numId w:val="1"/>
              </w:numPr>
              <w:spacing w:after="0" w:line="240" w:lineRule="auto"/>
              <w:ind w:left="260" w:hanging="260"/>
            </w:pPr>
            <w:r w:rsidRPr="4A9E6A4B">
              <w:rPr>
                <w:lang w:val="en-US"/>
              </w:rPr>
              <w:t xml:space="preserve">ALWAYS state your moves. What is the reason that we have preserved the solution set in each step? (E1), (E2); if </w:t>
            </w:r>
            <m:oMath>
              <m:r>
                <w:rPr>
                  <w:rFonts w:ascii="Cambria Math" w:hAnsi="Cambria Math"/>
                </w:rPr>
                <m:t>a=b</m:t>
              </m:r>
            </m:oMath>
            <w:r w:rsidRPr="4A9E6A4B">
              <w:rPr>
                <w:lang w:val="en-US"/>
              </w:rPr>
              <w:t xml:space="preserve"> then </w:t>
            </w:r>
            <m:oMath>
              <m:r>
                <w:rPr>
                  <w:rFonts w:ascii="Cambria Math" w:hAnsi="Cambria Math"/>
                </w:rPr>
                <m:t>a+c=b+c</m:t>
              </m:r>
            </m:oMath>
            <w:r w:rsidRPr="4A9E6A4B">
              <w:rPr>
                <w:lang w:val="en-US"/>
              </w:rPr>
              <w:t xml:space="preserve">; if </w:t>
            </w:r>
            <m:oMath>
              <m:r>
                <w:rPr>
                  <w:rFonts w:ascii="Cambria Math" w:hAnsi="Cambria Math"/>
                </w:rPr>
                <m:t>a=b</m:t>
              </m:r>
            </m:oMath>
            <w:r w:rsidRPr="4A9E6A4B">
              <w:rPr>
                <w:lang w:val="en-US"/>
              </w:rPr>
              <w:t xml:space="preserve">and </w:t>
            </w:r>
            <m:oMath>
              <m:r>
                <w:rPr>
                  <w:rFonts w:ascii="Cambria Math" w:hAnsi="Cambria Math"/>
                </w:rPr>
                <m:t>k</m:t>
              </m:r>
              <m:r>
                <m:rPr>
                  <m:sty m:val="p"/>
                </m:rPr>
                <w:rPr>
                  <w:rFonts w:ascii="Cambria Math" w:hAnsi="Cambria Math"/>
                </w:rPr>
                <m:t>≠</m:t>
              </m:r>
              <m:r>
                <w:rPr>
                  <w:rFonts w:ascii="Cambria Math" w:hAnsi="Cambria Math"/>
                </w:rPr>
                <m:t>0</m:t>
              </m:r>
            </m:oMath>
            <w:r w:rsidRPr="4A9E6A4B">
              <w:rPr>
                <w:lang w:val="en-US"/>
              </w:rPr>
              <w:t xml:space="preserve"> then </w:t>
            </w:r>
            <m:oMath>
              <m:r>
                <w:rPr>
                  <w:rFonts w:ascii="Cambria Math" w:hAnsi="Cambria Math"/>
                </w:rPr>
                <m:t>ka=kb</m:t>
              </m:r>
            </m:oMath>
            <w:r w:rsidRPr="4A9E6A4B">
              <w:rPr>
                <w:lang w:val="en-US"/>
              </w:rPr>
              <w:t xml:space="preserve">. </w:t>
            </w:r>
          </w:p>
          <w:p w14:paraId="66C40CBF" w14:textId="77777777" w:rsidR="000E2B17" w:rsidRDefault="000E2B17" w:rsidP="000E2B17">
            <w:pPr>
              <w:tabs>
                <w:tab w:val="num" w:pos="404"/>
              </w:tabs>
              <w:spacing w:after="0" w:line="240" w:lineRule="auto"/>
            </w:pPr>
          </w:p>
          <w:p w14:paraId="16525314" w14:textId="77777777" w:rsidR="000E2B17" w:rsidRDefault="000E2B17" w:rsidP="000E2B17">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6F49F337" w14:textId="77777777" w:rsidR="000E2B17" w:rsidRDefault="000E2B17" w:rsidP="000E2B17">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30473BB" w14:textId="77777777" w:rsidR="000E2B17" w:rsidRDefault="000E2B17" w:rsidP="000E2B17">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CD86C07" w14:textId="77777777" w:rsidR="000E2B17" w:rsidRDefault="000E2B17" w:rsidP="000E2B17">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5B530FE" w14:textId="77777777" w:rsidR="000E2B17" w:rsidRDefault="000E2B17" w:rsidP="000E2B17">
            <w:pP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4325790F" w14:textId="77777777" w:rsidR="000E2B17" w:rsidRDefault="000E2B17" w:rsidP="000E2B17">
            <w:pPr>
              <w:spacing w:after="0" w:line="240" w:lineRule="auto"/>
            </w:pPr>
          </w:p>
        </w:tc>
      </w:tr>
      <w:tr w:rsidR="000E2B17" w14:paraId="558D5F44" w14:textId="77777777" w:rsidTr="4A9E6A4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5EB8B7C" w14:textId="77777777" w:rsidR="000E2B17" w:rsidRPr="0067092A" w:rsidRDefault="000E2B17" w:rsidP="000E2B17">
            <w:pPr>
              <w:spacing w:after="0" w:line="240" w:lineRule="auto"/>
              <w:jc w:val="center"/>
              <w:rPr>
                <w:b/>
                <w:i/>
              </w:rPr>
            </w:pPr>
            <w:r w:rsidRPr="0067092A">
              <w:rPr>
                <w:b/>
              </w:rPr>
              <w:t>Required Skills/Cases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B2B960" w14:textId="77777777" w:rsidR="00C20C41" w:rsidRDefault="000E2B17" w:rsidP="00C20C41">
            <w:pPr>
              <w:widowControl w:val="0"/>
              <w:spacing w:after="0" w:line="240" w:lineRule="auto"/>
            </w:pPr>
            <w:r>
              <w:t xml:space="preserve"> </w:t>
            </w:r>
            <w:r w:rsidR="00C20C41">
              <w:t xml:space="preserve">Use the following complexities with the </w:t>
            </w:r>
            <w:r w:rsidR="00C20C41" w:rsidRPr="00E721C5">
              <w:rPr>
                <w:color w:val="FF0000"/>
                <w:shd w:val="clear" w:color="auto" w:fill="FFFF00"/>
              </w:rPr>
              <w:t>Number Restrictions</w:t>
            </w:r>
            <w:r w:rsidR="00C20C41">
              <w:t xml:space="preserve"> </w:t>
            </w:r>
          </w:p>
          <w:p w14:paraId="547E6F3E" w14:textId="77777777" w:rsidR="00C20C41" w:rsidRPr="00810FEB" w:rsidRDefault="00C20C41" w:rsidP="00C20C41">
            <w:pPr>
              <w:pStyle w:val="ListParagraph"/>
              <w:numPr>
                <w:ilvl w:val="0"/>
                <w:numId w:val="19"/>
              </w:numPr>
              <w:spacing w:after="0" w:line="240" w:lineRule="auto"/>
              <w:rPr>
                <w:rFonts w:eastAsiaTheme="minorEastAsia"/>
              </w:rPr>
            </w:pPr>
            <m:oMath>
              <m:r>
                <w:rPr>
                  <w:rFonts w:ascii="Cambria Math" w:eastAsiaTheme="minorEastAsia" w:hAnsi="Cambria Math"/>
                </w:rPr>
                <m:t>b</m:t>
              </m:r>
            </m:oMath>
            <w:r>
              <w:rPr>
                <w:rFonts w:eastAsiaTheme="minorEastAsia"/>
              </w:rPr>
              <w:t xml:space="preserve"> and </w:t>
            </w:r>
            <m:oMath>
              <m:r>
                <w:rPr>
                  <w:rFonts w:ascii="Cambria Math" w:eastAsiaTheme="minorEastAsia" w:hAnsi="Cambria Math"/>
                </w:rPr>
                <m:t>d</m:t>
              </m:r>
            </m:oMath>
            <w:r>
              <w:rPr>
                <w:rFonts w:eastAsiaTheme="minorEastAsia"/>
              </w:rPr>
              <w:t xml:space="preserve"> are integers.</w:t>
            </w:r>
          </w:p>
          <w:p w14:paraId="117E6F6C" w14:textId="77777777" w:rsidR="00C20C41" w:rsidRPr="00D20561" w:rsidRDefault="00C20C41" w:rsidP="00C20C41">
            <w:pPr>
              <w:pStyle w:val="ListParagraph"/>
              <w:ind w:left="360"/>
              <w:rPr>
                <w:rFonts w:eastAsiaTheme="minorEastAsia"/>
              </w:rPr>
            </w:pPr>
            <w:r>
              <w:t xml:space="preserve">Ex: </w:t>
            </w:r>
            <m:oMath>
              <m:r>
                <w:rPr>
                  <w:rFonts w:ascii="Cambria Math" w:hAnsi="Cambria Math"/>
                </w:rPr>
                <m:t>x-3=-5</m:t>
              </m:r>
            </m:oMath>
          </w:p>
          <w:p w14:paraId="3A854A2B" w14:textId="77777777" w:rsidR="00C20C41" w:rsidRDefault="00C20C41" w:rsidP="00C20C41">
            <w:pPr>
              <w:pStyle w:val="ListParagraph"/>
              <w:ind w:left="360"/>
            </w:pPr>
          </w:p>
          <w:p w14:paraId="267B157C" w14:textId="77777777" w:rsidR="00C20C41" w:rsidRPr="00810FEB" w:rsidRDefault="00C20C41" w:rsidP="00C20C41">
            <w:pPr>
              <w:pStyle w:val="ListParagraph"/>
              <w:numPr>
                <w:ilvl w:val="0"/>
                <w:numId w:val="19"/>
              </w:numPr>
              <w:spacing w:after="0" w:line="240" w:lineRule="auto"/>
              <w:rPr>
                <w:rFonts w:eastAsiaTheme="minorEastAsia"/>
              </w:rPr>
            </w:pPr>
            <m:oMath>
              <m:r>
                <w:rPr>
                  <w:rFonts w:ascii="Cambria Math" w:eastAsiaTheme="minorEastAsia" w:hAnsi="Cambria Math"/>
                </w:rPr>
                <m:t>b</m:t>
              </m:r>
            </m:oMath>
            <w:r>
              <w:rPr>
                <w:rFonts w:eastAsiaTheme="minorEastAsia"/>
              </w:rPr>
              <w:t xml:space="preserve"> and </w:t>
            </w:r>
            <m:oMath>
              <m:r>
                <w:rPr>
                  <w:rFonts w:ascii="Cambria Math" w:eastAsiaTheme="minorEastAsia" w:hAnsi="Cambria Math"/>
                </w:rPr>
                <m:t>d</m:t>
              </m:r>
            </m:oMath>
            <w:r>
              <w:rPr>
                <w:rFonts w:eastAsiaTheme="minorEastAsia"/>
              </w:rPr>
              <w:t xml:space="preserve"> are rational numbers.</w:t>
            </w:r>
          </w:p>
          <w:p w14:paraId="5AF402EC" w14:textId="77777777" w:rsidR="00C20C41" w:rsidRPr="00DE14F4" w:rsidRDefault="00C20C41" w:rsidP="00C20C41">
            <w:pPr>
              <w:pStyle w:val="ListParagraph"/>
              <w:ind w:left="360"/>
              <w:rPr>
                <w:rFonts w:eastAsiaTheme="minorEastAsia"/>
              </w:rPr>
            </w:pPr>
            <w:r>
              <w:t xml:space="preserve">Ex: </w:t>
            </w:r>
            <m:oMath>
              <m:r>
                <w:rPr>
                  <w:rFonts w:ascii="Cambria Math" w:hAnsi="Cambria Math"/>
                </w:rPr>
                <m:t>x+3.5=-10</m:t>
              </m:r>
            </m:oMath>
          </w:p>
          <w:p w14:paraId="5E20FF82" w14:textId="77777777" w:rsidR="00C20C41" w:rsidRDefault="00C20C41" w:rsidP="00C20C41">
            <w:pPr>
              <w:pStyle w:val="ListParagraph"/>
              <w:ind w:left="360"/>
              <w:rPr>
                <w:rFonts w:eastAsiaTheme="minorEastAsia"/>
              </w:rPr>
            </w:pPr>
          </w:p>
          <w:p w14:paraId="32F70E05" w14:textId="77777777" w:rsidR="00C20C41" w:rsidRPr="00810FEB" w:rsidRDefault="00C20C41" w:rsidP="00C20C41">
            <w:pPr>
              <w:pStyle w:val="ListParagraph"/>
              <w:numPr>
                <w:ilvl w:val="0"/>
                <w:numId w:val="19"/>
              </w:numPr>
              <w:spacing w:after="0" w:line="240" w:lineRule="auto"/>
              <w:rPr>
                <w:rFonts w:eastAsiaTheme="minorEastAsia"/>
                <w:lang w:val="en-US"/>
              </w:rPr>
            </w:pPr>
            <w:r w:rsidRPr="4A9E6A4B">
              <w:rPr>
                <w:rFonts w:eastAsiaTheme="minorEastAsia"/>
                <w:lang w:val="en-US"/>
              </w:rPr>
              <w:t>Combining numerical like terms results in case 1 or 2.</w:t>
            </w:r>
          </w:p>
          <w:p w14:paraId="4AE1AFF4" w14:textId="77777777" w:rsidR="00C20C41" w:rsidRPr="00630B9E" w:rsidRDefault="00C20C41" w:rsidP="00C20C41">
            <w:pPr>
              <w:pStyle w:val="ListParagraph"/>
              <w:ind w:left="360"/>
              <w:rPr>
                <w:rFonts w:eastAsiaTheme="minorEastAsia"/>
              </w:rPr>
            </w:pPr>
            <w:r>
              <w:t xml:space="preserve">Ex: </w:t>
            </w:r>
            <m:oMath>
              <m:r>
                <w:rPr>
                  <w:rFonts w:ascii="Cambria Math" w:hAnsi="Cambria Math"/>
                </w:rPr>
                <m:t>x-5+2=-1</m:t>
              </m:r>
            </m:oMath>
          </w:p>
          <w:p w14:paraId="485309E9" w14:textId="4F28112F" w:rsidR="000E2B17" w:rsidRPr="00BE4AA3" w:rsidRDefault="000E2B17" w:rsidP="000E2B17">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30A7EF" w14:textId="77777777" w:rsidR="000E2B17" w:rsidRDefault="000E2B17" w:rsidP="000E2B17">
            <w:pPr>
              <w:widowControl w:val="0"/>
              <w:spacing w:after="0" w:line="240" w:lineRule="auto"/>
            </w:pPr>
            <w:r>
              <w:t xml:space="preserve">Use the following complexities with the </w:t>
            </w:r>
            <w:r w:rsidRPr="00E721C5">
              <w:rPr>
                <w:color w:val="FF0000"/>
                <w:shd w:val="clear" w:color="auto" w:fill="FFFF00"/>
              </w:rPr>
              <w:t>Number Restrictions</w:t>
            </w:r>
            <w:r>
              <w:t xml:space="preserve"> </w:t>
            </w:r>
          </w:p>
          <w:p w14:paraId="640F7CF7" w14:textId="5B3CF23C" w:rsidR="000E2B17" w:rsidRPr="00810FEB" w:rsidRDefault="000E2B17" w:rsidP="004C46E5">
            <w:pPr>
              <w:pStyle w:val="ListParagraph"/>
              <w:numPr>
                <w:ilvl w:val="0"/>
                <w:numId w:val="19"/>
              </w:numPr>
              <w:spacing w:after="0" w:line="240" w:lineRule="auto"/>
              <w:rPr>
                <w:rFonts w:eastAsiaTheme="minorEastAsia"/>
              </w:rPr>
            </w:pPr>
            <m:oMath>
              <m:r>
                <w:rPr>
                  <w:rFonts w:ascii="Cambria Math" w:eastAsiaTheme="minorEastAsia" w:hAnsi="Cambria Math"/>
                </w:rPr>
                <m:t>b</m:t>
              </m:r>
            </m:oMath>
            <w:r>
              <w:rPr>
                <w:rFonts w:eastAsiaTheme="minorEastAsia"/>
              </w:rPr>
              <w:t xml:space="preserve"> and </w:t>
            </w:r>
            <m:oMath>
              <m:r>
                <w:rPr>
                  <w:rFonts w:ascii="Cambria Math" w:eastAsiaTheme="minorEastAsia" w:hAnsi="Cambria Math"/>
                </w:rPr>
                <m:t>d</m:t>
              </m:r>
            </m:oMath>
            <w:r>
              <w:rPr>
                <w:rFonts w:eastAsiaTheme="minorEastAsia"/>
              </w:rPr>
              <w:t xml:space="preserve"> are integers.</w:t>
            </w:r>
          </w:p>
          <w:p w14:paraId="4139FA6E" w14:textId="77777777" w:rsidR="000E2B17" w:rsidRPr="00D20561" w:rsidRDefault="000E2B17" w:rsidP="000E2B17">
            <w:pPr>
              <w:pStyle w:val="ListParagraph"/>
              <w:ind w:left="360"/>
              <w:rPr>
                <w:rFonts w:eastAsiaTheme="minorEastAsia"/>
              </w:rPr>
            </w:pPr>
            <w:r>
              <w:t xml:space="preserve">Ex: </w:t>
            </w:r>
            <m:oMath>
              <m:r>
                <w:rPr>
                  <w:rFonts w:ascii="Cambria Math" w:hAnsi="Cambria Math"/>
                </w:rPr>
                <m:t>x-3=-5</m:t>
              </m:r>
            </m:oMath>
          </w:p>
          <w:p w14:paraId="68491A9C" w14:textId="77777777" w:rsidR="000E2B17" w:rsidRDefault="000E2B17" w:rsidP="000E2B17">
            <w:pPr>
              <w:pStyle w:val="ListParagraph"/>
              <w:ind w:left="360"/>
            </w:pPr>
          </w:p>
          <w:p w14:paraId="578ECBE8" w14:textId="758BBFC5" w:rsidR="000E2B17" w:rsidRPr="00810FEB" w:rsidRDefault="000E2B17" w:rsidP="004C46E5">
            <w:pPr>
              <w:pStyle w:val="ListParagraph"/>
              <w:numPr>
                <w:ilvl w:val="0"/>
                <w:numId w:val="19"/>
              </w:numPr>
              <w:spacing w:after="0" w:line="240" w:lineRule="auto"/>
              <w:rPr>
                <w:rFonts w:eastAsiaTheme="minorEastAsia"/>
              </w:rPr>
            </w:pPr>
            <m:oMath>
              <m:r>
                <w:rPr>
                  <w:rFonts w:ascii="Cambria Math" w:eastAsiaTheme="minorEastAsia" w:hAnsi="Cambria Math"/>
                </w:rPr>
                <m:t>b</m:t>
              </m:r>
            </m:oMath>
            <w:r>
              <w:rPr>
                <w:rFonts w:eastAsiaTheme="minorEastAsia"/>
              </w:rPr>
              <w:t xml:space="preserve"> and </w:t>
            </w:r>
            <m:oMath>
              <m:r>
                <w:rPr>
                  <w:rFonts w:ascii="Cambria Math" w:eastAsiaTheme="minorEastAsia" w:hAnsi="Cambria Math"/>
                </w:rPr>
                <m:t>d</m:t>
              </m:r>
            </m:oMath>
            <w:r>
              <w:rPr>
                <w:rFonts w:eastAsiaTheme="minorEastAsia"/>
              </w:rPr>
              <w:t xml:space="preserve"> are rational numbers.</w:t>
            </w:r>
          </w:p>
          <w:p w14:paraId="1C315914" w14:textId="77777777" w:rsidR="000E2B17" w:rsidRPr="00DE14F4" w:rsidRDefault="000E2B17" w:rsidP="000E2B17">
            <w:pPr>
              <w:pStyle w:val="ListParagraph"/>
              <w:ind w:left="360"/>
              <w:rPr>
                <w:rFonts w:eastAsiaTheme="minorEastAsia"/>
              </w:rPr>
            </w:pPr>
            <w:r>
              <w:t xml:space="preserve">Ex: </w:t>
            </w:r>
            <m:oMath>
              <m:r>
                <w:rPr>
                  <w:rFonts w:ascii="Cambria Math" w:hAnsi="Cambria Math"/>
                </w:rPr>
                <m:t>x+3.5=-10</m:t>
              </m:r>
            </m:oMath>
          </w:p>
          <w:p w14:paraId="2C3306EB" w14:textId="77777777" w:rsidR="000E2B17" w:rsidRDefault="000E2B17" w:rsidP="000E2B17">
            <w:pPr>
              <w:pStyle w:val="ListParagraph"/>
              <w:ind w:left="360"/>
              <w:rPr>
                <w:rFonts w:eastAsiaTheme="minorEastAsia"/>
              </w:rPr>
            </w:pPr>
          </w:p>
          <w:p w14:paraId="3C9D371E" w14:textId="77777777" w:rsidR="000E2B17" w:rsidRPr="00810FEB" w:rsidRDefault="000E2B17" w:rsidP="004C46E5">
            <w:pPr>
              <w:pStyle w:val="ListParagraph"/>
              <w:numPr>
                <w:ilvl w:val="0"/>
                <w:numId w:val="19"/>
              </w:numPr>
              <w:spacing w:after="0" w:line="240" w:lineRule="auto"/>
              <w:rPr>
                <w:rFonts w:eastAsiaTheme="minorEastAsia"/>
                <w:lang w:val="en-US"/>
              </w:rPr>
            </w:pPr>
            <w:r w:rsidRPr="4A9E6A4B">
              <w:rPr>
                <w:rFonts w:eastAsiaTheme="minorEastAsia"/>
                <w:lang w:val="en-US"/>
              </w:rPr>
              <w:t>Combining numerical like terms results in case 1 or 2.</w:t>
            </w:r>
          </w:p>
          <w:p w14:paraId="76585A41" w14:textId="77777777" w:rsidR="000E2B17" w:rsidRPr="00630B9E" w:rsidRDefault="000E2B17" w:rsidP="000E2B17">
            <w:pPr>
              <w:pStyle w:val="ListParagraph"/>
              <w:ind w:left="360"/>
              <w:rPr>
                <w:rFonts w:eastAsiaTheme="minorEastAsia"/>
              </w:rPr>
            </w:pPr>
            <w:r>
              <w:t xml:space="preserve">Ex: </w:t>
            </w:r>
            <m:oMath>
              <m:r>
                <w:rPr>
                  <w:rFonts w:ascii="Cambria Math" w:hAnsi="Cambria Math"/>
                </w:rPr>
                <m:t>x-5+2=-1</m:t>
              </m:r>
            </m:oMath>
          </w:p>
          <w:p w14:paraId="5DA59941" w14:textId="368B6015" w:rsidR="000E2B17" w:rsidRDefault="000E2B17" w:rsidP="000E2B17">
            <w:pPr>
              <w:widowControl w:val="0"/>
              <w:spacing w:after="0" w:line="240" w:lineRule="auto"/>
              <w:rPr>
                <w:rFonts w:ascii="Aptos" w:eastAsia="Aptos" w:hAnsi="Aptos" w:cs="Times New Roman"/>
              </w:rPr>
            </w:pPr>
            <w:r>
              <w:rPr>
                <w:rFonts w:ascii="Aptos" w:eastAsia="Aptos" w:hAnsi="Aptos" w:cs="Times New Roman"/>
              </w:rPr>
              <w:t xml:space="preserve"> </w:t>
            </w:r>
          </w:p>
          <w:p w14:paraId="45339F2D" w14:textId="77777777" w:rsidR="00736377" w:rsidRDefault="00736377" w:rsidP="00736377">
            <w:pPr>
              <w:widowControl w:val="0"/>
              <w:spacing w:after="0" w:line="240" w:lineRule="auto"/>
            </w:pPr>
            <w:r>
              <w:t xml:space="preserve">Include problems where students are expected to justify their steps. </w:t>
            </w:r>
          </w:p>
          <w:p w14:paraId="53A9B3DE" w14:textId="77777777" w:rsidR="00736377" w:rsidRDefault="00736377" w:rsidP="000E2B17">
            <w:pPr>
              <w:widowControl w:val="0"/>
              <w:spacing w:after="0" w:line="240" w:lineRule="auto"/>
            </w:pPr>
          </w:p>
          <w:p w14:paraId="34F54BC6" w14:textId="7FEE2FA3" w:rsidR="000E2B17" w:rsidRDefault="000E2B17" w:rsidP="000E2B17">
            <w:pPr>
              <w:widowControl w:val="0"/>
              <w:spacing w:after="0" w:line="240" w:lineRule="auto"/>
            </w:pPr>
            <w:r>
              <w:t xml:space="preserve">Include cases where the variable is on the right side of the equation </w:t>
            </w:r>
            <m:oMath>
              <m:r>
                <w:rPr>
                  <w:rFonts w:ascii="Cambria Math" w:hAnsi="Cambria Math"/>
                </w:rPr>
                <m:t>d=a+x</m:t>
              </m:r>
            </m:oMath>
          </w:p>
          <w:p w14:paraId="4EFB36FF" w14:textId="77777777" w:rsidR="000E2B17" w:rsidRDefault="000E2B17" w:rsidP="000E2B17">
            <w:pPr>
              <w:widowControl w:val="0"/>
              <w:spacing w:after="0" w:line="240" w:lineRule="auto"/>
            </w:pPr>
          </w:p>
          <w:p w14:paraId="1679BC44" w14:textId="77777777" w:rsidR="000E2B17" w:rsidRPr="00844182" w:rsidRDefault="000E2B17" w:rsidP="000E2B17">
            <w:pPr>
              <w:widowControl w:val="0"/>
              <w:spacing w:after="0" w:line="240" w:lineRule="auto"/>
            </w:pPr>
            <w:r>
              <w:t>Combine with node: Represent mathematical and real-world contexts with linear equations in one variable.</w:t>
            </w:r>
          </w:p>
          <w:p w14:paraId="34AFFEC5" w14:textId="45BA6F16" w:rsidR="000E2B17" w:rsidRPr="00BE4AA3" w:rsidRDefault="000E2B17" w:rsidP="000E2B17">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ECD9E36" w14:textId="3B97CC0B" w:rsidR="000E2B17" w:rsidRPr="00BE4AA3" w:rsidRDefault="000E2B17" w:rsidP="000E2B17">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13B64DF" w14:textId="205C9947" w:rsidR="000E2B17" w:rsidRDefault="000E2B17" w:rsidP="000E2B17">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E997E07" w14:textId="77777777" w:rsidR="000E2B17" w:rsidRDefault="000E2B17" w:rsidP="000E2B17">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184A32A" w14:textId="77777777" w:rsidR="000E2B17" w:rsidRDefault="000E2B17" w:rsidP="000E2B17">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8746D2E" w14:textId="77777777" w:rsidR="000E2B17" w:rsidRDefault="000E2B17" w:rsidP="000E2B17">
            <w:pPr>
              <w:widowControl w:val="0"/>
              <w:spacing w:after="0" w:line="240" w:lineRule="auto"/>
            </w:pPr>
          </w:p>
        </w:tc>
      </w:tr>
      <w:tr w:rsidR="000E2B17" w14:paraId="22A861B2" w14:textId="77777777" w:rsidTr="4A9E6A4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B8CA093" w14:textId="77777777" w:rsidR="000E2B17" w:rsidRPr="0067092A" w:rsidRDefault="000E2B17" w:rsidP="000E2B17">
            <w:pPr>
              <w:spacing w:after="0" w:line="240" w:lineRule="auto"/>
              <w:jc w:val="center"/>
              <w:rPr>
                <w:b/>
              </w:rPr>
            </w:pPr>
            <w:r w:rsidRPr="0067092A">
              <w:rPr>
                <w:b/>
              </w:rPr>
              <w:t>Misconceptions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CF8FE52" w14:textId="77777777" w:rsidR="000E2B17" w:rsidRDefault="000E2B17" w:rsidP="000E2B17">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415E3E" w14:textId="509C5167" w:rsidR="000E2B17" w:rsidRDefault="000E2B17" w:rsidP="000E2B17">
            <w:pPr>
              <w:widowControl w:val="0"/>
              <w:pBdr>
                <w:top w:val="nil"/>
                <w:left w:val="nil"/>
                <w:bottom w:val="nil"/>
                <w:right w:val="nil"/>
                <w:between w:val="nil"/>
              </w:pBdr>
              <w:spacing w:after="0" w:line="240" w:lineRule="auto"/>
              <w:ind w:left="-2" w:firstLine="2"/>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1C92AD1" w14:textId="77777777" w:rsidR="000E2B17" w:rsidRDefault="000E2B17" w:rsidP="000E2B1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D7C79E7" w14:textId="77777777" w:rsidR="000E2B17" w:rsidRDefault="000E2B17" w:rsidP="000E2B1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B5D7500" w14:textId="77777777" w:rsidR="000E2B17" w:rsidRDefault="000E2B17" w:rsidP="000E2B1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B5E51ED" w14:textId="77777777" w:rsidR="000E2B17" w:rsidRDefault="000E2B17" w:rsidP="000E2B17">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C79AB2B" w14:textId="77777777" w:rsidR="000E2B17" w:rsidRDefault="000E2B17" w:rsidP="000E2B17">
            <w:pPr>
              <w:widowControl w:val="0"/>
              <w:pBdr>
                <w:top w:val="nil"/>
                <w:left w:val="nil"/>
                <w:bottom w:val="nil"/>
                <w:right w:val="nil"/>
                <w:between w:val="nil"/>
              </w:pBdr>
              <w:spacing w:after="0" w:line="240" w:lineRule="auto"/>
            </w:pPr>
          </w:p>
        </w:tc>
      </w:tr>
      <w:tr w:rsidR="000E2B17" w14:paraId="67B0CC9D" w14:textId="77777777" w:rsidTr="4A9E6A4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0B8B1AC" w14:textId="77777777" w:rsidR="000E2B17" w:rsidRPr="0067092A" w:rsidRDefault="000E2B17" w:rsidP="000E2B17">
            <w:pPr>
              <w:spacing w:after="0" w:line="240" w:lineRule="auto"/>
              <w:jc w:val="center"/>
              <w:rPr>
                <w:b/>
                <w:bCs/>
                <w:lang w:val="en-US"/>
              </w:rPr>
            </w:pPr>
            <w:r w:rsidRPr="4A9E6A4B">
              <w:rPr>
                <w:b/>
                <w:bCs/>
                <w:lang w:val="en-US"/>
              </w:rPr>
              <w:t>Existing Product Reference, if any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84DC51" w14:textId="77777777" w:rsidR="000E2B17" w:rsidRPr="00844182" w:rsidRDefault="000E2B17" w:rsidP="000E2B17">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04D82E" w14:textId="5B2F889F" w:rsidR="000E2B17" w:rsidRDefault="000E2B17" w:rsidP="000E2B17">
            <w:pPr>
              <w:widowControl w:val="0"/>
              <w:spacing w:after="0" w:line="240" w:lineRule="auto"/>
            </w:pPr>
            <w:r>
              <w:t>G7M3L7 If-Then moves – change to properties of equality</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0E644DD" w14:textId="77777777" w:rsidR="000E2B17" w:rsidRDefault="000E2B17" w:rsidP="000E2B1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CEC9831" w14:textId="77777777" w:rsidR="000E2B17" w:rsidRDefault="000E2B17" w:rsidP="000E2B1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B977BB2" w14:textId="77777777" w:rsidR="000E2B17" w:rsidRDefault="000E2B17" w:rsidP="000E2B1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D714B14" w14:textId="77777777" w:rsidR="000E2B17" w:rsidRDefault="000E2B17" w:rsidP="000E2B17">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E5A425C" w14:textId="77777777" w:rsidR="000E2B17" w:rsidRDefault="000E2B17" w:rsidP="000E2B17">
            <w:pPr>
              <w:widowControl w:val="0"/>
              <w:pBdr>
                <w:top w:val="nil"/>
                <w:left w:val="nil"/>
                <w:bottom w:val="nil"/>
                <w:right w:val="nil"/>
                <w:between w:val="nil"/>
              </w:pBdr>
              <w:spacing w:after="0" w:line="240" w:lineRule="auto"/>
            </w:pPr>
          </w:p>
        </w:tc>
      </w:tr>
      <w:tr w:rsidR="000E2B17" w14:paraId="6AD998A6" w14:textId="77777777" w:rsidTr="4A9E6A4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4A6935B" w14:textId="77777777" w:rsidR="000E2B17" w:rsidRPr="00844182" w:rsidRDefault="000E2B17" w:rsidP="000E2B17">
            <w:pPr>
              <w:spacing w:after="0" w:line="240" w:lineRule="auto"/>
              <w:jc w:val="center"/>
              <w:rPr>
                <w:b/>
              </w:rPr>
            </w:pPr>
            <w:r w:rsidRPr="00844182">
              <w:rPr>
                <w:b/>
              </w:rPr>
              <w:t>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6FC841" w14:textId="490AAB7F" w:rsidR="000E2B17" w:rsidRDefault="000E2B17" w:rsidP="000E2B17">
            <w:pPr>
              <w:widowControl w:val="0"/>
              <w:pBdr>
                <w:top w:val="nil"/>
                <w:left w:val="nil"/>
                <w:bottom w:val="nil"/>
                <w:right w:val="nil"/>
                <w:between w:val="nil"/>
              </w:pBdr>
              <w:spacing w:after="0" w:line="240" w:lineRule="auto"/>
            </w:pPr>
            <w:r>
              <w:t>LEAF 6</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620FF3" w14:textId="126DF2B9" w:rsidR="000E2B17" w:rsidRDefault="000E2B17" w:rsidP="000E2B17">
            <w:pPr>
              <w:widowControl w:val="0"/>
              <w:pBdr>
                <w:top w:val="nil"/>
                <w:left w:val="nil"/>
                <w:bottom w:val="nil"/>
                <w:right w:val="nil"/>
                <w:between w:val="nil"/>
              </w:pBdr>
              <w:spacing w:after="0" w:line="240" w:lineRule="auto"/>
            </w:pPr>
            <w:r>
              <w:t>6, 7, 8</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90AA8CE" w14:textId="6B409EA8" w:rsidR="000E2B17" w:rsidRDefault="000E2B17" w:rsidP="000E2B1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8FAC446" w14:textId="1FF73F35" w:rsidR="000E2B17" w:rsidRDefault="000E2B17" w:rsidP="000E2B1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7487851" w14:textId="77777777" w:rsidR="000E2B17" w:rsidRDefault="000E2B17" w:rsidP="000E2B1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23C6876" w14:textId="77777777" w:rsidR="000E2B17" w:rsidRDefault="000E2B17" w:rsidP="007A4623">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28030B6" w14:textId="77777777" w:rsidR="000E2B17" w:rsidRDefault="000E2B17" w:rsidP="000E2B17">
            <w:pPr>
              <w:widowControl w:val="0"/>
              <w:pBdr>
                <w:top w:val="nil"/>
                <w:left w:val="nil"/>
                <w:bottom w:val="nil"/>
                <w:right w:val="nil"/>
                <w:between w:val="nil"/>
              </w:pBdr>
              <w:spacing w:after="0" w:line="240" w:lineRule="auto"/>
            </w:pPr>
          </w:p>
        </w:tc>
      </w:tr>
      <w:tr w:rsidR="000E2B17" w14:paraId="7E29FF4E" w14:textId="77777777" w:rsidTr="4A9E6A4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8C203AD" w14:textId="77777777" w:rsidR="000E2B17" w:rsidRPr="0067092A" w:rsidRDefault="000E2B17" w:rsidP="000E2B17">
            <w:pPr>
              <w:spacing w:after="0" w:line="240" w:lineRule="auto"/>
              <w:jc w:val="center"/>
              <w:rPr>
                <w:b/>
              </w:rPr>
            </w:pPr>
            <w:r w:rsidRPr="0067092A">
              <w:rPr>
                <w:b/>
              </w:rPr>
              <w:t>Notes related to Standards, 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D6D958" w14:textId="77777777" w:rsidR="000E2B17" w:rsidRPr="00F80AC7" w:rsidRDefault="000E2B17" w:rsidP="000E2B17">
            <w:pPr>
              <w:widowControl w:val="0"/>
              <w:pBdr>
                <w:top w:val="nil"/>
                <w:left w:val="nil"/>
                <w:bottom w:val="nil"/>
                <w:right w:val="nil"/>
                <w:between w:val="nil"/>
              </w:pBdr>
              <w:spacing w:after="0" w:line="240" w:lineRule="auto"/>
              <w:rPr>
                <w:lang w:val="es-ES"/>
              </w:rPr>
            </w:pPr>
            <w:r w:rsidRPr="00F80AC7">
              <w:rPr>
                <w:lang w:val="es-ES"/>
              </w:rPr>
              <w:t>LEAF</w:t>
            </w:r>
          </w:p>
          <w:p w14:paraId="0C5CEFE5" w14:textId="77777777" w:rsidR="000E2B17" w:rsidRPr="00F80AC7" w:rsidRDefault="000E2B17" w:rsidP="000E2B17">
            <w:pPr>
              <w:widowControl w:val="0"/>
              <w:pBdr>
                <w:top w:val="nil"/>
                <w:left w:val="nil"/>
                <w:bottom w:val="nil"/>
                <w:right w:val="nil"/>
                <w:between w:val="nil"/>
              </w:pBdr>
              <w:spacing w:after="0" w:line="240" w:lineRule="auto"/>
              <w:rPr>
                <w:lang w:val="es-ES"/>
              </w:rPr>
            </w:pPr>
            <w:r w:rsidRPr="00F80AC7">
              <w:rPr>
                <w:lang w:val="es-ES"/>
              </w:rPr>
              <w:t>VA.6.PFA.3.b</w:t>
            </w:r>
          </w:p>
          <w:p w14:paraId="0613E8EE" w14:textId="646BDF62" w:rsidR="000E2B17" w:rsidRPr="00F80AC7" w:rsidRDefault="000E2B17" w:rsidP="000E2B17">
            <w:pPr>
              <w:widowControl w:val="0"/>
              <w:spacing w:after="0" w:line="240" w:lineRule="auto"/>
              <w:rPr>
                <w:lang w:val="es-ES"/>
              </w:rPr>
            </w:pPr>
            <w:r w:rsidRPr="00F80AC7">
              <w:rPr>
                <w:lang w:val="es-ES"/>
              </w:rPr>
              <w:t>VA.6.PFA.3.d</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659F7A" w14:textId="77777777" w:rsidR="000E2B17" w:rsidRPr="00F80AC7" w:rsidRDefault="000E2B17" w:rsidP="000E2B17">
            <w:pPr>
              <w:widowControl w:val="0"/>
              <w:pBdr>
                <w:top w:val="nil"/>
                <w:left w:val="nil"/>
                <w:bottom w:val="nil"/>
                <w:right w:val="nil"/>
                <w:between w:val="nil"/>
              </w:pBdr>
              <w:spacing w:after="0" w:line="240" w:lineRule="auto"/>
              <w:rPr>
                <w:lang w:val="pt-BR"/>
              </w:rPr>
            </w:pPr>
            <w:r w:rsidRPr="00F80AC7">
              <w:rPr>
                <w:lang w:val="pt-BR"/>
              </w:rPr>
              <w:t>6.EE.B.7</w:t>
            </w:r>
          </w:p>
          <w:p w14:paraId="6AA3BBDF" w14:textId="77777777" w:rsidR="000E2B17" w:rsidRPr="00F80AC7" w:rsidRDefault="000E2B17" w:rsidP="000E2B17">
            <w:pPr>
              <w:widowControl w:val="0"/>
              <w:pBdr>
                <w:top w:val="nil"/>
                <w:left w:val="nil"/>
                <w:bottom w:val="nil"/>
                <w:right w:val="nil"/>
                <w:between w:val="nil"/>
              </w:pBdr>
              <w:spacing w:after="0" w:line="240" w:lineRule="auto"/>
              <w:rPr>
                <w:lang w:val="pt-BR"/>
              </w:rPr>
            </w:pPr>
          </w:p>
          <w:p w14:paraId="266B4ED4" w14:textId="77777777" w:rsidR="000E2B17" w:rsidRPr="00F80AC7" w:rsidRDefault="000E2B17" w:rsidP="000E2B17">
            <w:pPr>
              <w:widowControl w:val="0"/>
              <w:pBdr>
                <w:top w:val="nil"/>
                <w:left w:val="nil"/>
                <w:bottom w:val="nil"/>
                <w:right w:val="nil"/>
                <w:between w:val="nil"/>
              </w:pBdr>
              <w:spacing w:after="0" w:line="240" w:lineRule="auto"/>
              <w:rPr>
                <w:lang w:val="pt-BR"/>
              </w:rPr>
            </w:pPr>
            <w:r w:rsidRPr="00F80AC7">
              <w:rPr>
                <w:lang w:val="pt-BR"/>
              </w:rPr>
              <w:t>FL.6.AR.2.3 (integers)</w:t>
            </w:r>
          </w:p>
          <w:p w14:paraId="7DBBD54E" w14:textId="77777777" w:rsidR="000E2B17" w:rsidRPr="00844182" w:rsidRDefault="000E2B17" w:rsidP="000E2B17">
            <w:pPr>
              <w:widowControl w:val="0"/>
              <w:pBdr>
                <w:top w:val="nil"/>
                <w:left w:val="nil"/>
                <w:bottom w:val="nil"/>
                <w:right w:val="nil"/>
                <w:between w:val="nil"/>
              </w:pBdr>
              <w:spacing w:after="0" w:line="240" w:lineRule="auto"/>
            </w:pPr>
            <w:r w:rsidRPr="00844182">
              <w:t>FL.6.AR.2.4</w:t>
            </w:r>
          </w:p>
          <w:p w14:paraId="29F31DAE" w14:textId="77777777" w:rsidR="000E2B17" w:rsidRPr="00844182" w:rsidRDefault="000E2B17" w:rsidP="000E2B17">
            <w:pPr>
              <w:widowControl w:val="0"/>
              <w:pBdr>
                <w:top w:val="nil"/>
                <w:left w:val="nil"/>
                <w:bottom w:val="nil"/>
                <w:right w:val="nil"/>
                <w:between w:val="nil"/>
              </w:pBdr>
              <w:spacing w:after="0" w:line="240" w:lineRule="auto"/>
            </w:pPr>
            <w:r w:rsidRPr="00844182">
              <w:t>TX.6.10A</w:t>
            </w:r>
          </w:p>
          <w:p w14:paraId="6EC657ED" w14:textId="77777777" w:rsidR="000E2B17" w:rsidRPr="00844182" w:rsidRDefault="000E2B17" w:rsidP="000E2B17">
            <w:pPr>
              <w:widowControl w:val="0"/>
              <w:pBdr>
                <w:top w:val="nil"/>
                <w:left w:val="nil"/>
                <w:bottom w:val="nil"/>
                <w:right w:val="nil"/>
                <w:between w:val="nil"/>
              </w:pBdr>
              <w:spacing w:after="0" w:line="240" w:lineRule="auto"/>
            </w:pPr>
          </w:p>
          <w:p w14:paraId="4A281662" w14:textId="77777777" w:rsidR="000E2B17" w:rsidRPr="00844182" w:rsidRDefault="000E2B17" w:rsidP="000E2B17">
            <w:pPr>
              <w:widowControl w:val="0"/>
              <w:pBdr>
                <w:top w:val="nil"/>
                <w:left w:val="nil"/>
                <w:bottom w:val="nil"/>
                <w:right w:val="nil"/>
                <w:between w:val="nil"/>
              </w:pBdr>
              <w:spacing w:after="0" w:line="240" w:lineRule="auto"/>
            </w:pPr>
            <w:r w:rsidRPr="00844182">
              <w:t>MO.7.EE1.B.4.a (rational numbers)</w:t>
            </w:r>
          </w:p>
          <w:p w14:paraId="7EEF8E08" w14:textId="77777777" w:rsidR="000E2B17" w:rsidRPr="00844182" w:rsidRDefault="000E2B17" w:rsidP="000E2B17">
            <w:pPr>
              <w:widowControl w:val="0"/>
              <w:pBdr>
                <w:top w:val="nil"/>
                <w:left w:val="nil"/>
                <w:bottom w:val="nil"/>
                <w:right w:val="nil"/>
                <w:between w:val="nil"/>
              </w:pBdr>
              <w:spacing w:after="0" w:line="240" w:lineRule="auto"/>
            </w:pPr>
          </w:p>
          <w:p w14:paraId="4728C058" w14:textId="77777777" w:rsidR="000E2B17" w:rsidRPr="00844182" w:rsidRDefault="000E2B17" w:rsidP="000E2B17">
            <w:pPr>
              <w:widowControl w:val="0"/>
              <w:pBdr>
                <w:top w:val="nil"/>
                <w:left w:val="nil"/>
                <w:bottom w:val="nil"/>
                <w:right w:val="nil"/>
                <w:between w:val="nil"/>
              </w:pBdr>
              <w:spacing w:after="0" w:line="240" w:lineRule="auto"/>
            </w:pPr>
            <w:r w:rsidRPr="00844182">
              <w:t>Geometry</w:t>
            </w:r>
          </w:p>
          <w:p w14:paraId="44DBA736" w14:textId="0167B821" w:rsidR="000E2B17" w:rsidRDefault="000E2B17" w:rsidP="000E2B17">
            <w:pPr>
              <w:widowControl w:val="0"/>
              <w:spacing w:after="0" w:line="240" w:lineRule="auto"/>
            </w:pPr>
            <w:r w:rsidRPr="4A9E6A4B">
              <w:rPr>
                <w:lang w:val="en-US"/>
              </w:rPr>
              <w:t>KS.8.G.3</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9AA97A9" w14:textId="77777777" w:rsidR="000E2B17" w:rsidRDefault="000E2B17" w:rsidP="000E2B1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0890E73" w14:textId="77777777" w:rsidR="000E2B17" w:rsidRDefault="000E2B17" w:rsidP="000E2B1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4FC4CBD" w14:textId="77777777" w:rsidR="000E2B17" w:rsidRDefault="000E2B17" w:rsidP="000E2B1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E18A4E8" w14:textId="77777777" w:rsidR="000E2B17" w:rsidRDefault="000E2B17" w:rsidP="000E2B17">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27B4599" w14:textId="77777777" w:rsidR="000E2B17" w:rsidRDefault="000E2B17" w:rsidP="000E2B17">
            <w:pPr>
              <w:widowControl w:val="0"/>
              <w:pBdr>
                <w:top w:val="nil"/>
                <w:left w:val="nil"/>
                <w:bottom w:val="nil"/>
                <w:right w:val="nil"/>
                <w:between w:val="nil"/>
              </w:pBdr>
              <w:spacing w:after="0" w:line="240" w:lineRule="auto"/>
            </w:pPr>
          </w:p>
        </w:tc>
      </w:tr>
      <w:tr w:rsidR="000E2B17" w14:paraId="108661CC" w14:textId="77777777" w:rsidTr="4A9E6A4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C3455F0" w14:textId="77777777" w:rsidR="000E2B17" w:rsidRPr="0067092A" w:rsidRDefault="000E2B17" w:rsidP="000E2B17">
            <w:pPr>
              <w:spacing w:after="0" w:line="240" w:lineRule="auto"/>
              <w:jc w:val="center"/>
              <w:rPr>
                <w:b/>
              </w:rPr>
            </w:pPr>
            <w:r>
              <w:rPr>
                <w:b/>
              </w:rPr>
              <w:t>Notes for Intervention, Extension, or Optional Activities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D1A2BD" w14:textId="29137B09" w:rsidR="000E2B17" w:rsidRDefault="000E2B17" w:rsidP="000E2B17">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6436EB" w14:textId="5332E5B9" w:rsidR="000E2B17" w:rsidRDefault="000E2B17" w:rsidP="000E2B17">
            <w:pPr>
              <w:widowControl w:val="0"/>
              <w:spacing w:after="0" w:line="240" w:lineRule="auto"/>
            </w:pPr>
            <w:r w:rsidRPr="4A9E6A4B">
              <w:rPr>
                <w:lang w:val="en-US"/>
              </w:rPr>
              <w:t>When the answers are ‘easy’ students don’t want to show their work or write the properties of equality. It is okay for them to state their reasoning verbally</w:t>
            </w:r>
          </w:p>
          <w:p w14:paraId="7B5D2298" w14:textId="77777777" w:rsidR="000E2B17" w:rsidRPr="00844182" w:rsidRDefault="000E2B17" w:rsidP="000E2B17">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F051DD3" w14:textId="2774E2A3" w:rsidR="000E2B17" w:rsidRDefault="000E2B17" w:rsidP="000E2B1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2560430" w14:textId="497BA4FA" w:rsidR="000E2B17" w:rsidRDefault="000E2B17" w:rsidP="000E2B1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8EB8BC9" w14:textId="77777777" w:rsidR="000E2B17" w:rsidRDefault="000E2B17" w:rsidP="000E2B1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F5EA2DD" w14:textId="77777777" w:rsidR="000E2B17" w:rsidRDefault="000E2B17" w:rsidP="000E2B17">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C9AFA6F" w14:textId="77777777" w:rsidR="000E2B17" w:rsidRDefault="000E2B17" w:rsidP="000E2B17">
            <w:pPr>
              <w:widowControl w:val="0"/>
              <w:pBdr>
                <w:top w:val="nil"/>
                <w:left w:val="nil"/>
                <w:bottom w:val="nil"/>
                <w:right w:val="nil"/>
                <w:between w:val="nil"/>
              </w:pBdr>
              <w:spacing w:after="0" w:line="240" w:lineRule="auto"/>
            </w:pPr>
          </w:p>
        </w:tc>
      </w:tr>
      <w:tr w:rsidR="000E2B17" w14:paraId="671FDC72" w14:textId="77777777" w:rsidTr="4A9E6A4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E629120" w14:textId="163A5242" w:rsidR="000E2B17" w:rsidRPr="0067092A" w:rsidRDefault="000E2B17" w:rsidP="000E2B17">
            <w:pPr>
              <w:spacing w:after="0" w:line="240" w:lineRule="auto"/>
              <w:jc w:val="center"/>
              <w:rPr>
                <w:b/>
              </w:rPr>
            </w:pPr>
            <w:r w:rsidRPr="0067092A">
              <w:rPr>
                <w:b/>
              </w:rPr>
              <w:t>Additional Notes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662D12" w14:textId="560466CD" w:rsidR="000E2B17" w:rsidRDefault="000E2B17" w:rsidP="000E2B17">
            <w:pPr>
              <w:widowControl w:val="0"/>
              <w:spacing w:after="0" w:line="240" w:lineRule="auto"/>
            </w:pPr>
            <w:r>
              <w:t>1 day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6C8BE8" w14:textId="38E5A650" w:rsidR="000E2B17" w:rsidRDefault="000E2B17" w:rsidP="000E2B17">
            <w:pPr>
              <w:widowControl w:val="0"/>
              <w:spacing w:after="0" w:line="240" w:lineRule="auto"/>
            </w:pPr>
            <w:r>
              <w:t xml:space="preserve">1 day </w:t>
            </w:r>
          </w:p>
          <w:p w14:paraId="317B0A42" w14:textId="77777777" w:rsidR="000E2B17" w:rsidRDefault="000E2B17" w:rsidP="000E2B17">
            <w:pPr>
              <w:widowControl w:val="0"/>
              <w:spacing w:after="0" w:line="240" w:lineRule="auto"/>
            </w:pPr>
          </w:p>
          <w:p w14:paraId="48DC1170" w14:textId="07401482" w:rsidR="000E2B17" w:rsidRPr="00844182" w:rsidRDefault="000E2B17" w:rsidP="000E2B17">
            <w:pPr>
              <w:widowControl w:val="0"/>
              <w:spacing w:after="0" w:line="240" w:lineRule="auto"/>
            </w:pPr>
            <w:r>
              <w:t xml:space="preserve">Analogous lessons may be needed here to </w:t>
            </w:r>
            <w:r>
              <w:lastRenderedPageBreak/>
              <w:t>meet the different state number restrictions</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D95BFF1" w14:textId="77777777" w:rsidR="000E2B17" w:rsidRDefault="000E2B17" w:rsidP="000E2B1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4F15A9E" w14:textId="77777777" w:rsidR="000E2B17" w:rsidRDefault="000E2B17" w:rsidP="000E2B1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A2E1F9D" w14:textId="77777777" w:rsidR="000E2B17" w:rsidRDefault="000E2B17" w:rsidP="000E2B1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67F9710" w14:textId="77777777" w:rsidR="000E2B17" w:rsidRDefault="000E2B17" w:rsidP="000E2B17">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7D3102A" w14:textId="77777777" w:rsidR="000E2B17" w:rsidRDefault="000E2B17" w:rsidP="000E2B17">
            <w:pPr>
              <w:widowControl w:val="0"/>
              <w:pBdr>
                <w:top w:val="nil"/>
                <w:left w:val="nil"/>
                <w:bottom w:val="nil"/>
                <w:right w:val="nil"/>
                <w:between w:val="nil"/>
              </w:pBdr>
              <w:spacing w:after="0" w:line="240" w:lineRule="auto"/>
            </w:pPr>
          </w:p>
        </w:tc>
      </w:tr>
    </w:tbl>
    <w:p w14:paraId="4C58DC4D" w14:textId="77777777" w:rsidR="008468F8" w:rsidRDefault="008468F8" w:rsidP="008468F8"/>
    <w:p w14:paraId="08085C7A" w14:textId="1566F8BC" w:rsidR="008468F8" w:rsidRPr="00844182" w:rsidRDefault="008468F8" w:rsidP="008468F8">
      <w:pPr>
        <w:pStyle w:val="Heading3"/>
      </w:pPr>
      <w:r w:rsidRPr="00844182">
        <w:t xml:space="preserve">Concept/Skill: </w:t>
      </w:r>
    </w:p>
    <w:p w14:paraId="52256DFD" w14:textId="481D8834" w:rsidR="00DA2566" w:rsidRPr="00953F16" w:rsidRDefault="00DA2566" w:rsidP="00941CFD">
      <w:pPr>
        <w:pStyle w:val="ListParagraph"/>
        <w:numPr>
          <w:ilvl w:val="0"/>
          <w:numId w:val="3"/>
        </w:numPr>
        <w:spacing w:line="278" w:lineRule="auto"/>
        <w:ind w:left="338"/>
        <w:rPr>
          <w:rFonts w:eastAsiaTheme="minorEastAsia"/>
        </w:rPr>
      </w:pPr>
      <w:r>
        <w:t xml:space="preserve">Solve </w:t>
      </w:r>
      <w:r w:rsidR="00736377">
        <w:t xml:space="preserve">linear </w:t>
      </w:r>
      <w:r>
        <w:t xml:space="preserve">equations of the form </w:t>
      </w:r>
      <m:oMath>
        <m:r>
          <m:rPr>
            <m:sty m:val="bi"/>
          </m:rPr>
          <w:rPr>
            <w:rFonts w:ascii="Cambria Math" w:hAnsi="Cambria Math"/>
          </w:rPr>
          <m:t>ax+b=cx+d</m:t>
        </m:r>
      </m:oMath>
    </w:p>
    <w:p w14:paraId="43D07A61" w14:textId="77777777" w:rsidR="008468F8" w:rsidRPr="00844182" w:rsidRDefault="008468F8" w:rsidP="008468F8"/>
    <w:tbl>
      <w:tblPr>
        <w:tblW w:w="30384" w:type="dxa"/>
        <w:tblInd w:w="10" w:type="dxa"/>
        <w:tblLayout w:type="fixed"/>
        <w:tblCellMar>
          <w:top w:w="100" w:type="dxa"/>
          <w:left w:w="100" w:type="dxa"/>
          <w:bottom w:w="100" w:type="dxa"/>
          <w:right w:w="100" w:type="dxa"/>
        </w:tblCellMar>
        <w:tblLook w:val="0600" w:firstRow="0" w:lastRow="0" w:firstColumn="0" w:lastColumn="0" w:noHBand="1" w:noVBand="1"/>
      </w:tblPr>
      <w:tblGrid>
        <w:gridCol w:w="2160"/>
        <w:gridCol w:w="4032"/>
        <w:gridCol w:w="4032"/>
        <w:gridCol w:w="4032"/>
        <w:gridCol w:w="4032"/>
        <w:gridCol w:w="4032"/>
        <w:gridCol w:w="4032"/>
        <w:gridCol w:w="3963"/>
        <w:gridCol w:w="69"/>
      </w:tblGrid>
      <w:tr w:rsidR="008468F8" w14:paraId="496854DF" w14:textId="77777777" w:rsidTr="2CA7B274">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FF3AEB6" w14:textId="77777777" w:rsidR="008468F8" w:rsidRPr="00844182" w:rsidRDefault="008468F8">
            <w:pPr>
              <w:jc w:val="center"/>
              <w:rPr>
                <w:b/>
              </w:rPr>
            </w:pPr>
            <w:r w:rsidRPr="00844182">
              <w:rPr>
                <w:b/>
              </w:rPr>
              <w:t>Goal</w:t>
            </w:r>
          </w:p>
        </w:tc>
        <w:tc>
          <w:tcPr>
            <w:tcW w:w="28155" w:type="dxa"/>
            <w:gridSpan w:val="7"/>
            <w:tcBorders>
              <w:top w:val="single" w:sz="4" w:space="0" w:color="auto"/>
              <w:left w:val="single" w:sz="4" w:space="0" w:color="auto"/>
              <w:bottom w:val="single" w:sz="4" w:space="0" w:color="auto"/>
              <w:right w:val="single" w:sz="4" w:space="0" w:color="auto"/>
            </w:tcBorders>
          </w:tcPr>
          <w:p w14:paraId="69ECE110" w14:textId="77777777" w:rsidR="003B78F1" w:rsidRDefault="003B78F1" w:rsidP="003B78F1">
            <w:pPr>
              <w:rPr>
                <w:rFonts w:eastAsiaTheme="minorEastAsia"/>
              </w:rPr>
            </w:pPr>
            <w:r>
              <w:t xml:space="preserve">Assume there is a solution. Use E1 and E2 moves to obtain </w:t>
            </w:r>
            <m:oMath>
              <m:d>
                <m:dPr>
                  <m:ctrlPr>
                    <w:rPr>
                      <w:rFonts w:ascii="Cambria Math" w:hAnsi="Cambria Math"/>
                      <w:i/>
                    </w:rPr>
                  </m:ctrlPr>
                </m:dPr>
                <m:e>
                  <m:r>
                    <w:rPr>
                      <w:rFonts w:ascii="Cambria Math" w:hAnsi="Cambria Math"/>
                    </w:rPr>
                    <m:t>a-c</m:t>
                  </m:r>
                </m:e>
              </m:d>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=d-b.</m:t>
              </m:r>
            </m:oMath>
          </w:p>
          <w:p w14:paraId="21960826" w14:textId="77777777" w:rsidR="003B78F1" w:rsidRDefault="003B78F1" w:rsidP="003B78F1">
            <w:r>
              <w:t>Number of solutions</w:t>
            </w:r>
          </w:p>
          <w:p w14:paraId="13C3632A" w14:textId="77777777" w:rsidR="003B78F1" w:rsidRPr="002E393A" w:rsidRDefault="003B78F1" w:rsidP="00941CFD">
            <w:pPr>
              <w:pStyle w:val="ListParagraph"/>
              <w:numPr>
                <w:ilvl w:val="0"/>
                <w:numId w:val="8"/>
              </w:numPr>
              <w:spacing w:after="0" w:line="279" w:lineRule="auto"/>
            </w:pPr>
            <w:r w:rsidRPr="002E393A">
              <w:t xml:space="preserve">If </w:t>
            </w:r>
            <m:oMath>
              <m:r>
                <w:rPr>
                  <w:rFonts w:ascii="Cambria Math" w:hAnsi="Cambria Math"/>
                </w:rPr>
                <m:t>a</m:t>
              </m:r>
              <m:r>
                <m:rPr>
                  <m:sty m:val="p"/>
                </m:rPr>
                <w:rPr>
                  <w:rFonts w:ascii="Cambria Math" w:hAnsi="Cambria Math"/>
                </w:rPr>
                <m:t>≠</m:t>
              </m:r>
              <m:r>
                <w:rPr>
                  <w:rFonts w:ascii="Cambria Math" w:hAnsi="Cambria Math"/>
                </w:rPr>
                <m:t>c</m:t>
              </m:r>
            </m:oMath>
            <w:r w:rsidRPr="002E393A">
              <w:t xml:space="preserve">, unique solution </w:t>
            </w: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d-b</m:t>
                  </m:r>
                </m:num>
                <m:den>
                  <m:r>
                    <w:rPr>
                      <w:rFonts w:ascii="Cambria Math" w:hAnsi="Cambria Math"/>
                    </w:rPr>
                    <m:t>a-c</m:t>
                  </m:r>
                </m:den>
              </m:f>
            </m:oMath>
            <w:r w:rsidRPr="002E393A">
              <w:t>.</w:t>
            </w:r>
          </w:p>
          <w:p w14:paraId="6248DDB8" w14:textId="77777777" w:rsidR="000F3226" w:rsidRDefault="003B78F1" w:rsidP="00941CFD">
            <w:pPr>
              <w:pStyle w:val="ListParagraph"/>
              <w:numPr>
                <w:ilvl w:val="0"/>
                <w:numId w:val="8"/>
              </w:numPr>
              <w:spacing w:after="0" w:line="279" w:lineRule="auto"/>
            </w:pPr>
            <w:r w:rsidRPr="002E393A">
              <w:t xml:space="preserve">If </w:t>
            </w:r>
            <m:oMath>
              <m:r>
                <w:rPr>
                  <w:rFonts w:ascii="Cambria Math" w:hAnsi="Cambria Math"/>
                </w:rPr>
                <m:t>a=c</m:t>
              </m:r>
            </m:oMath>
            <w:r w:rsidRPr="002E393A">
              <w:t xml:space="preserve">and </w:t>
            </w:r>
            <m:oMath>
              <m:r>
                <w:rPr>
                  <w:rFonts w:ascii="Cambria Math" w:hAnsi="Cambria Math"/>
                </w:rPr>
                <m:t>d=b</m:t>
              </m:r>
            </m:oMath>
            <w:r w:rsidRPr="002E393A">
              <w:t xml:space="preserve">, </w:t>
            </w:r>
            <w:r w:rsidRPr="002E393A">
              <w:rPr>
                <w:b/>
                <w:bCs/>
              </w:rPr>
              <w:t>infinitely many</w:t>
            </w:r>
            <w:r w:rsidRPr="002E393A">
              <w:t xml:space="preserve"> solutions (identity).</w:t>
            </w:r>
          </w:p>
          <w:p w14:paraId="32823CEE" w14:textId="17FD0F83" w:rsidR="008468F8" w:rsidRPr="000F3226" w:rsidRDefault="003B78F1" w:rsidP="00941CFD">
            <w:pPr>
              <w:pStyle w:val="ListParagraph"/>
              <w:numPr>
                <w:ilvl w:val="0"/>
                <w:numId w:val="8"/>
              </w:numPr>
              <w:spacing w:after="0" w:line="279" w:lineRule="auto"/>
            </w:pPr>
            <w:r w:rsidRPr="002E393A">
              <w:t xml:space="preserve">If </w:t>
            </w:r>
            <m:oMath>
              <m:r>
                <w:rPr>
                  <w:rFonts w:ascii="Cambria Math" w:hAnsi="Cambria Math"/>
                </w:rPr>
                <m:t>a=c</m:t>
              </m:r>
            </m:oMath>
            <w:r w:rsidRPr="000F3226">
              <w:rPr>
                <w:rFonts w:eastAsiaTheme="minorEastAsia"/>
              </w:rPr>
              <w:t xml:space="preserve"> </w:t>
            </w:r>
            <w:r w:rsidRPr="002E393A">
              <w:t xml:space="preserve">and </w:t>
            </w:r>
            <m:oMath>
              <m:r>
                <w:rPr>
                  <w:rFonts w:ascii="Cambria Math" w:hAnsi="Cambria Math"/>
                </w:rPr>
                <m:t>d</m:t>
              </m:r>
              <m:r>
                <m:rPr>
                  <m:sty m:val="p"/>
                </m:rPr>
                <w:rPr>
                  <w:rFonts w:ascii="Cambria Math" w:hAnsi="Cambria Math"/>
                </w:rPr>
                <m:t>≠</m:t>
              </m:r>
              <m:r>
                <w:rPr>
                  <w:rFonts w:ascii="Cambria Math" w:hAnsi="Cambria Math"/>
                </w:rPr>
                <m:t>b</m:t>
              </m:r>
            </m:oMath>
            <w:r w:rsidRPr="002E393A">
              <w:t xml:space="preserve">, </w:t>
            </w:r>
            <w:r w:rsidRPr="000F3226">
              <w:rPr>
                <w:b/>
                <w:bCs/>
              </w:rPr>
              <w:t>no</w:t>
            </w:r>
            <w:r w:rsidRPr="002E393A">
              <w:t xml:space="preserve"> solution (contradiction).</w:t>
            </w:r>
          </w:p>
        </w:tc>
      </w:tr>
      <w:tr w:rsidR="008468F8" w14:paraId="58991179" w14:textId="77777777" w:rsidTr="2CA7B274">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28CC3C1" w14:textId="77777777" w:rsidR="008468F8" w:rsidRPr="00844182" w:rsidRDefault="008468F8">
            <w:pPr>
              <w:jc w:val="center"/>
              <w:rPr>
                <w:b/>
              </w:rPr>
            </w:pPr>
            <w:r w:rsidRPr="00844182">
              <w:rPr>
                <w:b/>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6183CBDF" w14:textId="77777777" w:rsidR="00CB1D52" w:rsidRDefault="00CB1D52" w:rsidP="00CB1D52">
            <w:pPr>
              <w:rPr>
                <w:rFonts w:eastAsiaTheme="minorEastAsia"/>
              </w:rPr>
            </w:pPr>
            <w:r>
              <w:t xml:space="preserve">Solve </w:t>
            </w:r>
            <m:oMath>
              <m:r>
                <w:rPr>
                  <w:rFonts w:ascii="Cambria Math" w:hAnsi="Cambria Math"/>
                </w:rPr>
                <m:t>3x+5=6x+7</m:t>
              </m:r>
            </m:oMath>
          </w:p>
          <w:p w14:paraId="183120A0" w14:textId="77777777" w:rsidR="00CB1D52" w:rsidRDefault="00CB1D52" w:rsidP="00CB1D52"/>
          <w:p w14:paraId="2FBD6235" w14:textId="77777777" w:rsidR="00CB1D52" w:rsidRDefault="00CB1D52" w:rsidP="00CB1D52">
            <w:pPr>
              <w:rPr>
                <w:rFonts w:eastAsiaTheme="minorEastAsia"/>
              </w:rPr>
            </w:pPr>
            <w:r>
              <w:t xml:space="preserve">Student work: Assume there is a number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Pr>
                <w:rFonts w:eastAsiaTheme="minorEastAsia"/>
              </w:rPr>
              <w:t xml:space="preserve"> that is a solution to the equation. </w:t>
            </w:r>
            <m:oMath>
              <m:r>
                <w:rPr>
                  <w:rFonts w:ascii="Cambria Math" w:hAnsi="Cambria Math"/>
                </w:rPr>
                <m:t>3</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+5=6</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+7</m:t>
              </m:r>
            </m:oMath>
          </w:p>
          <w:p w14:paraId="714AECB8" w14:textId="432E7379" w:rsidR="00CB1D52" w:rsidRDefault="00CB1D52" w:rsidP="00CB1D52">
            <w:pPr>
              <w:rPr>
                <w:rFonts w:eastAsiaTheme="minorEastAsia"/>
              </w:rPr>
            </w:pPr>
            <w:r>
              <w:t xml:space="preserve">Using E1 and E2: </w:t>
            </w: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7-5</m:t>
                  </m:r>
                </m:num>
                <m:den>
                  <m:r>
                    <w:rPr>
                      <w:rFonts w:ascii="Cambria Math" w:hAnsi="Cambria Math"/>
                    </w:rPr>
                    <m:t>3-6</m:t>
                  </m:r>
                </m:den>
              </m:f>
            </m:oMath>
          </w:p>
          <w:p w14:paraId="2D3EADAA" w14:textId="6268375E" w:rsidR="008468F8" w:rsidRPr="00844182" w:rsidRDefault="00CB1D52" w:rsidP="00CB1D52">
            <w:pPr>
              <w:widowControl w:val="0"/>
              <w:pBdr>
                <w:top w:val="nil"/>
                <w:left w:val="nil"/>
                <w:bottom w:val="nil"/>
                <w:right w:val="nil"/>
                <w:between w:val="nil"/>
              </w:pBdr>
              <w:spacing w:after="0" w:line="240" w:lineRule="auto"/>
            </w:pPr>
            <w:r>
              <w:rPr>
                <w:rFonts w:eastAsiaTheme="minorEastAsia"/>
              </w:rPr>
              <w:t xml:space="preserve"> If there is a solution to the equation </w:t>
            </w:r>
            <m:oMath>
              <m:r>
                <w:rPr>
                  <w:rFonts w:ascii="Cambria Math" w:hAnsi="Cambria Math"/>
                </w:rPr>
                <m:t>3x+5=6x+7</m:t>
              </m:r>
            </m:oMath>
            <w:r>
              <w:rPr>
                <w:rFonts w:eastAsiaTheme="minorEastAsia"/>
              </w:rPr>
              <w:t xml:space="preserve">, it must be </w:t>
            </w:r>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oMath>
            <w:r>
              <w:rPr>
                <w:rFonts w:eastAsiaTheme="minorEastAsia"/>
              </w:rPr>
              <w:t xml:space="preserve"> . Substitute and check.</w:t>
            </w:r>
          </w:p>
        </w:tc>
      </w:tr>
      <w:tr w:rsidR="001255B3" w14:paraId="6C1282B2" w14:textId="77777777" w:rsidTr="2CA7B27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3402A13" w14:textId="77777777" w:rsidR="001255B3" w:rsidRPr="0067092A" w:rsidRDefault="001255B3" w:rsidP="001255B3">
            <w:pPr>
              <w:spacing w:after="0" w:line="240" w:lineRule="auto"/>
              <w:jc w:val="center"/>
              <w:rPr>
                <w:b/>
              </w:rPr>
            </w:pPr>
            <w:r>
              <w:rPr>
                <w:b/>
              </w:rPr>
              <w:t>Knowledge Graph Node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ABF8F" w:themeFill="accent6" w:themeFillTint="99"/>
            <w:tcMar>
              <w:top w:w="100" w:type="dxa"/>
              <w:left w:w="100" w:type="dxa"/>
              <w:bottom w:w="100" w:type="dxa"/>
              <w:right w:w="100" w:type="dxa"/>
            </w:tcMar>
          </w:tcPr>
          <w:p w14:paraId="4F9AC995" w14:textId="6D62CEC3" w:rsidR="001255B3" w:rsidRPr="0094579B" w:rsidRDefault="00BD6AA2" w:rsidP="4A9E6A4B">
            <w:pPr>
              <w:spacing w:line="278" w:lineRule="auto"/>
              <w:rPr>
                <w:rFonts w:eastAsiaTheme="minorEastAsia"/>
                <w:lang w:val="en-US"/>
              </w:rPr>
            </w:pPr>
            <w:r w:rsidRPr="4A9E6A4B">
              <w:rPr>
                <w:lang w:val="en-US"/>
              </w:rPr>
              <w:t>Use models to represent and solve</w:t>
            </w:r>
            <w:r w:rsidR="003374DA" w:rsidRPr="4A9E6A4B">
              <w:rPr>
                <w:lang w:val="en-US"/>
              </w:rPr>
              <w:t xml:space="preserve"> one variable linear </w:t>
            </w:r>
            <w:r w:rsidRPr="4A9E6A4B">
              <w:rPr>
                <w:lang w:val="en-US"/>
              </w:rPr>
              <w:t>equations</w:t>
            </w:r>
            <w:r w:rsidR="003374DA" w:rsidRPr="4A9E6A4B">
              <w:rPr>
                <w:lang w:val="en-US"/>
              </w:rPr>
              <w:t>.</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6E3BC" w:themeFill="accent3" w:themeFillTint="66"/>
            <w:tcMar>
              <w:top w:w="100" w:type="dxa"/>
              <w:left w:w="100" w:type="dxa"/>
              <w:bottom w:w="100" w:type="dxa"/>
              <w:right w:w="100" w:type="dxa"/>
            </w:tcMar>
          </w:tcPr>
          <w:p w14:paraId="00343932" w14:textId="10040E7C" w:rsidR="001255B3" w:rsidRDefault="001255B3" w:rsidP="001255B3">
            <w:r>
              <w:t xml:space="preserve">Solve equations of the form </w:t>
            </w:r>
            <m:oMath>
              <m:r>
                <w:rPr>
                  <w:rFonts w:ascii="Cambria Math" w:hAnsi="Cambria Math"/>
                </w:rPr>
                <m:t>ax+b=d</m:t>
              </m:r>
            </m:oMath>
            <w:r>
              <w:t>.</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shd w:val="clear" w:color="auto" w:fill="D6E3BC" w:themeFill="accent3" w:themeFillTint="66"/>
            <w:tcMar>
              <w:top w:w="100" w:type="dxa"/>
              <w:left w:w="100" w:type="dxa"/>
              <w:bottom w:w="100" w:type="dxa"/>
              <w:right w:w="100" w:type="dxa"/>
            </w:tcMar>
          </w:tcPr>
          <w:p w14:paraId="6E82D208" w14:textId="1EDB1F09" w:rsidR="001255B3" w:rsidRDefault="00BD6AA2" w:rsidP="001255B3">
            <w:pPr>
              <w:widowControl w:val="0"/>
              <w:pBdr>
                <w:top w:val="nil"/>
                <w:left w:val="nil"/>
                <w:bottom w:val="nil"/>
                <w:right w:val="nil"/>
                <w:between w:val="nil"/>
              </w:pBdr>
              <w:spacing w:after="0" w:line="240" w:lineRule="auto"/>
            </w:pPr>
            <w:r w:rsidRPr="00844182">
              <w:t xml:space="preserve">Solve equations of the form </w:t>
            </w:r>
            <m:oMath>
              <m:r>
                <w:rPr>
                  <w:rFonts w:ascii="Cambria Math" w:hAnsi="Cambria Math"/>
                </w:rPr>
                <m:t>a(bx + c) =d</m:t>
              </m:r>
            </m:oMath>
            <w:r w:rsidRPr="00844182">
              <w:t>.</w:t>
            </w:r>
          </w:p>
        </w:tc>
        <w:tc>
          <w:tcPr>
            <w:tcW w:w="4032" w:type="dxa"/>
            <w:tcBorders>
              <w:top w:val="single" w:sz="4" w:space="0" w:color="auto"/>
              <w:left w:val="single" w:sz="4" w:space="0" w:color="auto"/>
              <w:bottom w:val="single" w:sz="4" w:space="0" w:color="auto"/>
              <w:right w:val="single" w:sz="4" w:space="0" w:color="auto"/>
            </w:tcBorders>
            <w:shd w:val="clear" w:color="auto" w:fill="D6E3BC" w:themeFill="accent3" w:themeFillTint="66"/>
          </w:tcPr>
          <w:p w14:paraId="2BC076D1" w14:textId="52A9095E" w:rsidR="001255B3" w:rsidRPr="00844182" w:rsidRDefault="00BD6AA2" w:rsidP="4A9E6A4B">
            <w:pPr>
              <w:widowControl w:val="0"/>
              <w:pBdr>
                <w:top w:val="nil"/>
                <w:left w:val="nil"/>
                <w:bottom w:val="nil"/>
                <w:right w:val="nil"/>
                <w:between w:val="nil"/>
              </w:pBdr>
              <w:spacing w:after="0" w:line="240" w:lineRule="auto"/>
            </w:pPr>
            <w:r w:rsidRPr="4A9E6A4B">
              <w:rPr>
                <w:lang w:val="en-US"/>
              </w:rPr>
              <w:t xml:space="preserve">Solve equations that result in the form </w:t>
            </w:r>
            <m:oMath>
              <m:r>
                <w:rPr>
                  <w:rFonts w:ascii="Cambria Math" w:hAnsi="Cambria Math"/>
                </w:rPr>
                <m:t>ax+b=d</m:t>
              </m:r>
            </m:oMath>
            <w:r w:rsidRPr="4A9E6A4B">
              <w:rPr>
                <w:rFonts w:eastAsiaTheme="minorEastAsia"/>
                <w:lang w:val="en-US"/>
              </w:rPr>
              <w:t xml:space="preserve"> after combining like terms or using the distributive property on one side of the equation.</w:t>
            </w:r>
          </w:p>
        </w:tc>
        <w:tc>
          <w:tcPr>
            <w:tcW w:w="4032" w:type="dxa"/>
            <w:tcBorders>
              <w:top w:val="single" w:sz="4" w:space="0" w:color="auto"/>
              <w:left w:val="single" w:sz="4" w:space="0" w:color="auto"/>
              <w:bottom w:val="single" w:sz="4" w:space="0" w:color="auto"/>
              <w:right w:val="single" w:sz="4" w:space="0" w:color="auto"/>
            </w:tcBorders>
            <w:shd w:val="clear" w:color="auto" w:fill="D6E3BC" w:themeFill="accent3" w:themeFillTint="66"/>
          </w:tcPr>
          <w:p w14:paraId="119B062C" w14:textId="0692CA6D" w:rsidR="001255B3" w:rsidRPr="00844182" w:rsidRDefault="00BD6AA2" w:rsidP="001255B3">
            <w:pPr>
              <w:widowControl w:val="0"/>
              <w:pBdr>
                <w:top w:val="nil"/>
                <w:left w:val="nil"/>
                <w:bottom w:val="nil"/>
                <w:right w:val="nil"/>
                <w:between w:val="nil"/>
              </w:pBdr>
              <w:spacing w:after="0" w:line="240" w:lineRule="auto"/>
            </w:pPr>
            <w:r w:rsidRPr="00844182">
              <w:t xml:space="preserve">Solve equations of the form </w:t>
            </w:r>
            <m:oMath>
              <m:r>
                <w:rPr>
                  <w:rFonts w:ascii="Cambria Math" w:hAnsi="Cambria Math"/>
                </w:rPr>
                <m:t>ax+b=cx+d</m:t>
              </m:r>
            </m:oMath>
            <w:r w:rsidRPr="00844182">
              <w:t>.</w:t>
            </w:r>
          </w:p>
        </w:tc>
        <w:tc>
          <w:tcPr>
            <w:tcW w:w="4032" w:type="dxa"/>
            <w:tcBorders>
              <w:top w:val="single" w:sz="4" w:space="0" w:color="auto"/>
              <w:left w:val="single" w:sz="4" w:space="0" w:color="auto"/>
              <w:bottom w:val="single" w:sz="4" w:space="0" w:color="auto"/>
              <w:right w:val="single" w:sz="4" w:space="0" w:color="auto"/>
            </w:tcBorders>
            <w:shd w:val="clear" w:color="auto" w:fill="D6E3BC" w:themeFill="accent3" w:themeFillTint="66"/>
          </w:tcPr>
          <w:p w14:paraId="03487C16" w14:textId="6D0FAB30" w:rsidR="001255B3" w:rsidRPr="00844182" w:rsidRDefault="00BD6AA2" w:rsidP="001255B3">
            <w:pPr>
              <w:widowControl w:val="0"/>
              <w:pBdr>
                <w:top w:val="nil"/>
                <w:left w:val="nil"/>
                <w:bottom w:val="nil"/>
                <w:right w:val="nil"/>
                <w:between w:val="nil"/>
              </w:pBdr>
              <w:spacing w:after="0" w:line="240" w:lineRule="auto"/>
            </w:pPr>
            <w:r w:rsidRPr="00844182">
              <w:t>Solve linear equations in one variable with one solution, infinitely many solutions, or no solutions.</w:t>
            </w:r>
          </w:p>
        </w:tc>
        <w:tc>
          <w:tcPr>
            <w:tcW w:w="4032" w:type="dxa"/>
            <w:gridSpan w:val="2"/>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0ECD1104" w14:textId="77777777" w:rsidR="001255B3" w:rsidRPr="00844182" w:rsidRDefault="001255B3" w:rsidP="001255B3">
            <w:pPr>
              <w:widowControl w:val="0"/>
              <w:pBdr>
                <w:top w:val="nil"/>
                <w:left w:val="nil"/>
                <w:bottom w:val="nil"/>
                <w:right w:val="nil"/>
                <w:between w:val="nil"/>
              </w:pBdr>
              <w:spacing w:after="0" w:line="240" w:lineRule="auto"/>
            </w:pPr>
          </w:p>
        </w:tc>
      </w:tr>
      <w:tr w:rsidR="001255B3" w14:paraId="4A3E8F5D" w14:textId="77777777" w:rsidTr="2CA7B27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D2CD902" w14:textId="77777777" w:rsidR="001255B3" w:rsidRPr="0067092A" w:rsidRDefault="001255B3" w:rsidP="001255B3">
            <w:pPr>
              <w:spacing w:after="0" w:line="240" w:lineRule="auto"/>
              <w:jc w:val="center"/>
              <w:rPr>
                <w:b/>
              </w:rPr>
            </w:pPr>
            <w:r w:rsidRPr="0067092A">
              <w:rPr>
                <w:b/>
              </w:rPr>
              <w:t>Terminology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8DDC65" w14:textId="77777777" w:rsidR="001255B3" w:rsidRPr="000D3E7D" w:rsidRDefault="001255B3" w:rsidP="001255B3">
            <w:pPr>
              <w:rPr>
                <w:color w:val="1D1C1D"/>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4CF126" w14:textId="77777777" w:rsidR="001255B3" w:rsidRDefault="001255B3" w:rsidP="001255B3">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7CC0C35" w14:textId="77777777" w:rsidR="001255B3" w:rsidRDefault="001255B3" w:rsidP="001255B3">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9FD1915" w14:textId="77777777" w:rsidR="001255B3" w:rsidRPr="00844182" w:rsidRDefault="001255B3" w:rsidP="001255B3">
            <w:pPr>
              <w:widowControl w:val="0"/>
              <w:pBdr>
                <w:top w:val="nil"/>
                <w:left w:val="nil"/>
                <w:bottom w:val="nil"/>
                <w:right w:val="nil"/>
                <w:between w:val="nil"/>
              </w:pBdr>
              <w:spacing w:after="0" w:line="240" w:lineRule="auto"/>
              <w:rPr>
                <w:color w:val="FF0000"/>
              </w:rPr>
            </w:pPr>
          </w:p>
        </w:tc>
        <w:tc>
          <w:tcPr>
            <w:tcW w:w="4032" w:type="dxa"/>
            <w:tcBorders>
              <w:top w:val="single" w:sz="4" w:space="0" w:color="auto"/>
              <w:left w:val="single" w:sz="4" w:space="0" w:color="auto"/>
              <w:bottom w:val="single" w:sz="4" w:space="0" w:color="auto"/>
              <w:right w:val="single" w:sz="4" w:space="0" w:color="auto"/>
            </w:tcBorders>
          </w:tcPr>
          <w:p w14:paraId="5DB80D93" w14:textId="77777777" w:rsidR="001255B3" w:rsidRPr="00844182" w:rsidRDefault="001255B3" w:rsidP="001255B3">
            <w:pPr>
              <w:widowControl w:val="0"/>
              <w:pBdr>
                <w:top w:val="nil"/>
                <w:left w:val="nil"/>
                <w:bottom w:val="nil"/>
                <w:right w:val="nil"/>
                <w:between w:val="nil"/>
              </w:pBdr>
              <w:spacing w:after="0" w:line="240" w:lineRule="auto"/>
              <w:rPr>
                <w:color w:val="FF0000"/>
              </w:rPr>
            </w:pPr>
          </w:p>
        </w:tc>
        <w:tc>
          <w:tcPr>
            <w:tcW w:w="4032" w:type="dxa"/>
            <w:tcBorders>
              <w:top w:val="single" w:sz="4" w:space="0" w:color="auto"/>
              <w:left w:val="single" w:sz="4" w:space="0" w:color="auto"/>
              <w:bottom w:val="single" w:sz="4" w:space="0" w:color="auto"/>
              <w:right w:val="single" w:sz="4" w:space="0" w:color="auto"/>
            </w:tcBorders>
          </w:tcPr>
          <w:p w14:paraId="78ED9D29" w14:textId="77777777" w:rsidR="001255B3" w:rsidRPr="00844182" w:rsidRDefault="001255B3" w:rsidP="001255B3">
            <w:pPr>
              <w:widowControl w:val="0"/>
              <w:pBdr>
                <w:top w:val="nil"/>
                <w:left w:val="nil"/>
                <w:bottom w:val="nil"/>
                <w:right w:val="nil"/>
                <w:between w:val="nil"/>
              </w:pBdr>
              <w:spacing w:after="0" w:line="240" w:lineRule="auto"/>
              <w:rPr>
                <w:color w:val="FF0000"/>
              </w:rPr>
            </w:pPr>
          </w:p>
        </w:tc>
        <w:tc>
          <w:tcPr>
            <w:tcW w:w="4032" w:type="dxa"/>
            <w:gridSpan w:val="2"/>
            <w:tcBorders>
              <w:top w:val="single" w:sz="4" w:space="0" w:color="auto"/>
              <w:left w:val="single" w:sz="4" w:space="0" w:color="auto"/>
              <w:bottom w:val="single" w:sz="4" w:space="0" w:color="auto"/>
              <w:right w:val="single" w:sz="4" w:space="0" w:color="auto"/>
            </w:tcBorders>
          </w:tcPr>
          <w:p w14:paraId="4EB32927" w14:textId="77777777" w:rsidR="001255B3" w:rsidRPr="00844182" w:rsidRDefault="001255B3" w:rsidP="001255B3">
            <w:pPr>
              <w:widowControl w:val="0"/>
              <w:pBdr>
                <w:top w:val="nil"/>
                <w:left w:val="nil"/>
                <w:bottom w:val="nil"/>
                <w:right w:val="nil"/>
                <w:between w:val="nil"/>
              </w:pBdr>
              <w:spacing w:after="0" w:line="240" w:lineRule="auto"/>
              <w:rPr>
                <w:color w:val="FF0000"/>
              </w:rPr>
            </w:pPr>
          </w:p>
        </w:tc>
      </w:tr>
      <w:tr w:rsidR="001255B3" w14:paraId="05FA9F89" w14:textId="77777777" w:rsidTr="2CA7B27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D0EC697" w14:textId="77777777" w:rsidR="001255B3" w:rsidRPr="0067092A" w:rsidRDefault="001255B3" w:rsidP="001255B3">
            <w:pPr>
              <w:spacing w:after="0" w:line="240" w:lineRule="auto"/>
              <w:jc w:val="center"/>
              <w:rPr>
                <w:b/>
              </w:rPr>
            </w:pPr>
            <w:r w:rsidRPr="0067092A">
              <w:rPr>
                <w:b/>
              </w:rPr>
              <w:t xml:space="preserve">Mathematical Models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E56699" w14:textId="77777777" w:rsidR="001255B3" w:rsidRDefault="001255B3" w:rsidP="001255B3">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D9DC9F4" w14:textId="77777777" w:rsidR="001255B3" w:rsidRDefault="001255B3" w:rsidP="001255B3">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95995B1" w14:textId="77777777" w:rsidR="001255B3" w:rsidRDefault="001255B3" w:rsidP="001255B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CD09179" w14:textId="77777777" w:rsidR="001255B3" w:rsidRDefault="001255B3" w:rsidP="001255B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869B78F" w14:textId="77777777" w:rsidR="001255B3" w:rsidRDefault="001255B3" w:rsidP="001255B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AB3B24E" w14:textId="77777777" w:rsidR="001255B3" w:rsidRDefault="001255B3" w:rsidP="001255B3">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ACC2D81" w14:textId="77777777" w:rsidR="001255B3" w:rsidRDefault="001255B3" w:rsidP="001255B3">
            <w:pPr>
              <w:widowControl w:val="0"/>
              <w:spacing w:after="0" w:line="240" w:lineRule="auto"/>
            </w:pPr>
          </w:p>
        </w:tc>
      </w:tr>
      <w:tr w:rsidR="001255B3" w14:paraId="3A6AEB27" w14:textId="77777777" w:rsidTr="2CA7B27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AC6ED02" w14:textId="77777777" w:rsidR="001255B3" w:rsidRPr="0067092A" w:rsidRDefault="001255B3" w:rsidP="001255B3">
            <w:pPr>
              <w:spacing w:after="0" w:line="240" w:lineRule="auto"/>
              <w:jc w:val="center"/>
              <w:rPr>
                <w:b/>
              </w:rPr>
            </w:pPr>
            <w:r w:rsidRPr="0067092A">
              <w:rPr>
                <w:b/>
              </w:rPr>
              <w:t>Strategies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7F664E" w14:textId="480010AE" w:rsidR="001255B3" w:rsidRDefault="001255B3" w:rsidP="001255B3">
            <w:pP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8DDB7B" w14:textId="77777777" w:rsidR="00BD6AA2" w:rsidRPr="00844182" w:rsidRDefault="00BD6AA2" w:rsidP="00BD6AA2">
            <w:pPr>
              <w:spacing w:after="0" w:line="240" w:lineRule="auto"/>
            </w:pPr>
            <w:r w:rsidRPr="00844182">
              <w:t>Properties of Equality</w:t>
            </w:r>
          </w:p>
          <w:p w14:paraId="7429BBDF" w14:textId="77777777" w:rsidR="00BD6AA2" w:rsidRPr="00844182" w:rsidRDefault="00BD6AA2" w:rsidP="00BD6AA2">
            <w:pPr>
              <w:pStyle w:val="ListParagraph"/>
              <w:numPr>
                <w:ilvl w:val="0"/>
                <w:numId w:val="3"/>
              </w:numPr>
              <w:spacing w:after="0" w:line="240" w:lineRule="auto"/>
              <w:ind w:left="377"/>
            </w:pPr>
            <w:r w:rsidRPr="00844182">
              <w:t>Still assuming a solution exists, naming it something, then solving using E1/E2</w:t>
            </w:r>
          </w:p>
          <w:p w14:paraId="7E848C7C" w14:textId="306C93CC" w:rsidR="001255B3" w:rsidRDefault="001255B3" w:rsidP="001255B3">
            <w:pPr>
              <w:pStyle w:val="ListParagraph"/>
              <w:numPr>
                <w:ilvl w:val="0"/>
                <w:numId w:val="3"/>
              </w:numPr>
              <w:spacing w:after="0" w:line="240" w:lineRule="auto"/>
              <w:ind w:left="377"/>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E0E5C32" w14:textId="5D6E87A0" w:rsidR="001255B3" w:rsidRDefault="001255B3" w:rsidP="001255B3">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7F3BA69" w14:textId="00195114" w:rsidR="001255B3" w:rsidRDefault="001255B3" w:rsidP="001255B3">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6481181" w14:textId="77777777" w:rsidR="00BD6AA2" w:rsidRPr="00844182" w:rsidRDefault="00BD6AA2" w:rsidP="00BD6AA2">
            <w:pPr>
              <w:pStyle w:val="ListParagraph"/>
              <w:numPr>
                <w:ilvl w:val="0"/>
                <w:numId w:val="3"/>
              </w:numPr>
              <w:spacing w:after="0" w:line="240" w:lineRule="auto"/>
              <w:ind w:left="377"/>
            </w:pPr>
            <w:r w:rsidRPr="00844182">
              <w:t>Still assuming a solution exists, naming it something, then solving using E1/E2</w:t>
            </w:r>
          </w:p>
          <w:p w14:paraId="6C433C96" w14:textId="75D46644" w:rsidR="001255B3" w:rsidRDefault="00BD6AA2" w:rsidP="001255B3">
            <w:pPr>
              <w:widowControl w:val="0"/>
              <w:spacing w:after="0" w:line="240" w:lineRule="auto"/>
            </w:pPr>
            <w:r w:rsidRPr="00844182">
              <w:t>Avoid using the term “cross multiply” when dealing with rational coefficients. Multiplicative inverse language.</w:t>
            </w:r>
          </w:p>
        </w:tc>
        <w:tc>
          <w:tcPr>
            <w:tcW w:w="4032" w:type="dxa"/>
            <w:tcBorders>
              <w:top w:val="single" w:sz="4" w:space="0" w:color="auto"/>
              <w:left w:val="single" w:sz="4" w:space="0" w:color="auto"/>
              <w:bottom w:val="single" w:sz="4" w:space="0" w:color="auto"/>
              <w:right w:val="single" w:sz="4" w:space="0" w:color="auto"/>
            </w:tcBorders>
          </w:tcPr>
          <w:p w14:paraId="6A783CA7" w14:textId="77777777" w:rsidR="001255B3" w:rsidRDefault="001255B3" w:rsidP="001255B3">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1BBBDBE" w14:textId="77777777" w:rsidR="001255B3" w:rsidRDefault="001255B3" w:rsidP="001255B3">
            <w:pPr>
              <w:widowControl w:val="0"/>
              <w:spacing w:after="0" w:line="240" w:lineRule="auto"/>
            </w:pPr>
          </w:p>
        </w:tc>
      </w:tr>
      <w:tr w:rsidR="000E2B17" w14:paraId="6AAE6991" w14:textId="77777777" w:rsidTr="2CA7B27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2CC1BCC" w14:textId="77777777" w:rsidR="000E2B17" w:rsidRPr="002347B9" w:rsidRDefault="000E2B17" w:rsidP="000E2B17">
            <w:pPr>
              <w:spacing w:after="0" w:line="240" w:lineRule="auto"/>
              <w:jc w:val="center"/>
              <w:rPr>
                <w:b/>
              </w:rPr>
            </w:pPr>
            <w:r w:rsidRPr="0067092A">
              <w:rPr>
                <w:b/>
              </w:rPr>
              <w:t>Specifications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5338C6" w14:textId="77777777" w:rsidR="000E2B17" w:rsidRDefault="000E2B17" w:rsidP="000E2B17">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B5F1B4" w14:textId="53BEFC99" w:rsidR="000E2B17" w:rsidRDefault="000E2B17" w:rsidP="000E2B17">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9063DD7" w14:textId="661F2443" w:rsidR="000E2B17" w:rsidRDefault="000E2B17" w:rsidP="000E2B1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F7F2477" w14:textId="6808B7D1" w:rsidR="000E2B17" w:rsidRDefault="000E2B17" w:rsidP="000E2B1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BA6CE63" w14:textId="2CE1A877" w:rsidR="000E2B17" w:rsidRDefault="000E2B17" w:rsidP="000E2B1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94867AF" w14:textId="77777777" w:rsidR="000E2B17" w:rsidRDefault="000E2B17" w:rsidP="000E2B17">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9BE7580" w14:textId="77777777" w:rsidR="000E2B17" w:rsidRDefault="000E2B17" w:rsidP="000E2B17">
            <w:pPr>
              <w:widowControl w:val="0"/>
              <w:pBdr>
                <w:top w:val="nil"/>
                <w:left w:val="nil"/>
                <w:bottom w:val="nil"/>
                <w:right w:val="nil"/>
                <w:between w:val="nil"/>
              </w:pBdr>
              <w:spacing w:after="0" w:line="240" w:lineRule="auto"/>
            </w:pPr>
          </w:p>
        </w:tc>
      </w:tr>
      <w:tr w:rsidR="000E2B17" w14:paraId="506E02FD" w14:textId="77777777" w:rsidTr="2CA7B27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014D71D" w14:textId="77777777" w:rsidR="000E2B17" w:rsidRPr="0067092A" w:rsidRDefault="000E2B17" w:rsidP="000E2B17">
            <w:pPr>
              <w:spacing w:after="0" w:line="240" w:lineRule="auto"/>
              <w:jc w:val="center"/>
              <w:rPr>
                <w:b/>
              </w:rPr>
            </w:pPr>
            <w:r w:rsidRPr="0067092A">
              <w:rPr>
                <w:b/>
              </w:rPr>
              <w:t>Leaves to Include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8D3B8A" w14:textId="77777777" w:rsidR="000E2B17" w:rsidRDefault="000E2B17" w:rsidP="000E2B17">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320C54" w14:textId="77777777" w:rsidR="000E2B17" w:rsidRDefault="000E2B17" w:rsidP="000E2B17">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60FBB45" w14:textId="77777777" w:rsidR="000E2B17" w:rsidRDefault="000E2B17" w:rsidP="000E2B17">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4902E37" w14:textId="77777777" w:rsidR="000E2B17" w:rsidRDefault="000E2B17" w:rsidP="000E2B17">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A49E067" w14:textId="77777777" w:rsidR="000E2B17" w:rsidRDefault="000E2B17" w:rsidP="000E2B17">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F32A2E3" w14:textId="77777777" w:rsidR="000E2B17" w:rsidRDefault="000E2B17" w:rsidP="000E2B17">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149FC5A5" w14:textId="77777777" w:rsidR="000E2B17" w:rsidRDefault="000E2B17" w:rsidP="000E2B17">
            <w:pPr>
              <w:widowControl w:val="0"/>
              <w:spacing w:after="0" w:line="240" w:lineRule="auto"/>
            </w:pPr>
          </w:p>
        </w:tc>
      </w:tr>
      <w:tr w:rsidR="000E2B17" w14:paraId="3CA8A3B4" w14:textId="77777777" w:rsidTr="2CA7B27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77578A8" w14:textId="77777777" w:rsidR="000E2B17" w:rsidRPr="0067092A" w:rsidRDefault="000E2B17" w:rsidP="000E2B17">
            <w:pPr>
              <w:spacing w:after="0" w:line="240" w:lineRule="auto"/>
              <w:jc w:val="center"/>
              <w:rPr>
                <w:b/>
              </w:rPr>
            </w:pPr>
            <w:r w:rsidRPr="0067092A">
              <w:rPr>
                <w:b/>
              </w:rPr>
              <w:t>Considerations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A28937" w14:textId="32F3D673" w:rsidR="000E2B17" w:rsidRDefault="000E2B17" w:rsidP="000E2B17">
            <w:pPr>
              <w:numPr>
                <w:ilvl w:val="0"/>
                <w:numId w:val="1"/>
              </w:numPr>
              <w:tabs>
                <w:tab w:val="clear" w:pos="720"/>
                <w:tab w:val="num" w:pos="404"/>
              </w:tabs>
              <w:spacing w:after="0" w:line="240" w:lineRule="auto"/>
              <w:ind w:left="314"/>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643576" w14:textId="77777777" w:rsidR="000E2B17" w:rsidRPr="00844182" w:rsidRDefault="000E2B17" w:rsidP="000E2B17">
            <w:pPr>
              <w:numPr>
                <w:ilvl w:val="0"/>
                <w:numId w:val="1"/>
              </w:numPr>
              <w:tabs>
                <w:tab w:val="clear" w:pos="720"/>
                <w:tab w:val="num" w:pos="404"/>
              </w:tabs>
              <w:spacing w:after="0" w:line="240" w:lineRule="auto"/>
              <w:ind w:left="314"/>
            </w:pPr>
            <w:r w:rsidRPr="4A9E6A4B">
              <w:rPr>
                <w:lang w:val="en-US"/>
              </w:rPr>
              <w:t xml:space="preserve">Eventually, students will move beyond replacing a variable with a different symbol that represents a solution. However, that should always be part of </w:t>
            </w:r>
            <w:r w:rsidRPr="4A9E6A4B">
              <w:rPr>
                <w:lang w:val="en-US"/>
              </w:rPr>
              <w:lastRenderedPageBreak/>
              <w:t xml:space="preserve">the understanding. it is </w:t>
            </w:r>
            <w:r w:rsidRPr="4A9E6A4B">
              <w:rPr>
                <w:i/>
                <w:iCs/>
                <w:lang w:val="en-US"/>
              </w:rPr>
              <w:t xml:space="preserve">totally </w:t>
            </w:r>
            <w:r w:rsidRPr="4A9E6A4B">
              <w:rPr>
                <w:lang w:val="en-US"/>
              </w:rPr>
              <w:t xml:space="preserve">fine for the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Pr="4A9E6A4B">
              <w:rPr>
                <w:lang w:val="en-US"/>
              </w:rPr>
              <w:t xml:space="preserve"> stuff and the substitute and check to fade away as we get experience solving these. Once the thinking is understood, we can be more loosey-goosey.</w:t>
            </w:r>
          </w:p>
          <w:p w14:paraId="4F63EC53" w14:textId="77777777" w:rsidR="000E2B17" w:rsidRPr="00844182" w:rsidRDefault="000E2B17" w:rsidP="000E2B17">
            <w:pPr>
              <w:numPr>
                <w:ilvl w:val="0"/>
                <w:numId w:val="1"/>
              </w:numPr>
              <w:tabs>
                <w:tab w:val="clear" w:pos="720"/>
                <w:tab w:val="num" w:pos="404"/>
              </w:tabs>
              <w:spacing w:after="0" w:line="240" w:lineRule="auto"/>
              <w:ind w:left="314"/>
            </w:pPr>
            <w:r w:rsidRPr="4A9E6A4B">
              <w:rPr>
                <w:lang w:val="en-US"/>
              </w:rPr>
              <w:t>this row includes the case where c=0 (ax+b=d), and any other forms. The idea is, we tackle an equation that can be solved using only one of E1/E2. Then we tackle equations that require more than 1 of E1/E2</w:t>
            </w:r>
          </w:p>
          <w:p w14:paraId="476DFAC1" w14:textId="77777777" w:rsidR="000E2B17" w:rsidRPr="00844182" w:rsidRDefault="000E2B17" w:rsidP="000E2B17">
            <w:pPr>
              <w:numPr>
                <w:ilvl w:val="0"/>
                <w:numId w:val="1"/>
              </w:numPr>
              <w:tabs>
                <w:tab w:val="clear" w:pos="720"/>
                <w:tab w:val="num" w:pos="404"/>
              </w:tabs>
              <w:spacing w:after="0" w:line="240" w:lineRule="auto"/>
              <w:ind w:left="314"/>
              <w:rPr>
                <w:rFonts w:eastAsiaTheme="minorEastAsia"/>
                <w:lang w:val="en-US"/>
              </w:rPr>
            </w:pPr>
            <w:r w:rsidRPr="4A9E6A4B">
              <w:rPr>
                <w:lang w:val="en-US"/>
              </w:rPr>
              <w:t xml:space="preserve">Each algebraic step must be defensible by E1 and E2. Avoid dividing by an expression in </w:t>
            </w:r>
            <m:oMath>
              <m:r>
                <w:rPr>
                  <w:rFonts w:ascii="Cambria Math" w:hAnsi="Cambria Math"/>
                </w:rPr>
                <m:t xml:space="preserve">x </m:t>
              </m:r>
            </m:oMath>
            <w:r w:rsidRPr="4A9E6A4B">
              <w:rPr>
                <w:rFonts w:eastAsiaTheme="minorEastAsia"/>
                <w:lang w:val="en-US"/>
              </w:rPr>
              <w:t>(or multiplying by 1/x) since x could be 0.</w:t>
            </w:r>
          </w:p>
          <w:p w14:paraId="5676E80F" w14:textId="0CB4B233" w:rsidR="000E2B17" w:rsidRDefault="000E2B17" w:rsidP="000E2B17">
            <w:pPr>
              <w:numPr>
                <w:ilvl w:val="0"/>
                <w:numId w:val="1"/>
              </w:numPr>
              <w:tabs>
                <w:tab w:val="clear" w:pos="720"/>
                <w:tab w:val="num" w:pos="404"/>
              </w:tabs>
              <w:spacing w:after="0" w:line="240" w:lineRule="auto"/>
              <w:ind w:left="314"/>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6E3BBB3" w14:textId="77777777" w:rsidR="000E2B17" w:rsidRPr="00844182" w:rsidRDefault="000E2B17" w:rsidP="000E2B17">
            <w:pPr>
              <w:pStyle w:val="ListParagraph"/>
              <w:numPr>
                <w:ilvl w:val="0"/>
                <w:numId w:val="1"/>
              </w:numPr>
              <w:tabs>
                <w:tab w:val="clear" w:pos="720"/>
                <w:tab w:val="num" w:pos="376"/>
              </w:tabs>
              <w:spacing w:after="0" w:line="240" w:lineRule="auto"/>
              <w:ind w:left="376"/>
            </w:pPr>
            <w:r w:rsidRPr="00844182">
              <w:lastRenderedPageBreak/>
              <w:t>As time allows, can continue to translate verbal/real contexts into single variable equations and back again (interpret solutions in context)</w:t>
            </w:r>
          </w:p>
          <w:p w14:paraId="19A4CB26" w14:textId="77777777" w:rsidR="000E2B17" w:rsidRDefault="000E2B17" w:rsidP="000E2B17">
            <w:pPr>
              <w:numPr>
                <w:ilvl w:val="0"/>
                <w:numId w:val="1"/>
              </w:numPr>
              <w:tabs>
                <w:tab w:val="clear" w:pos="720"/>
                <w:tab w:val="num" w:pos="404"/>
              </w:tabs>
              <w:spacing w:after="0" w:line="240" w:lineRule="auto"/>
              <w:ind w:left="314"/>
            </w:pPr>
            <w:r w:rsidRPr="00844182">
              <w:lastRenderedPageBreak/>
              <w:t>May need to RECALL distributive</w:t>
            </w:r>
          </w:p>
          <w:p w14:paraId="2AB16290" w14:textId="61398658" w:rsidR="000E2B17" w:rsidRDefault="000E2B17" w:rsidP="000E2B17">
            <w:pPr>
              <w:numPr>
                <w:ilvl w:val="0"/>
                <w:numId w:val="1"/>
              </w:numPr>
              <w:tabs>
                <w:tab w:val="clear" w:pos="720"/>
                <w:tab w:val="num" w:pos="404"/>
              </w:tabs>
              <w:spacing w:after="0" w:line="240" w:lineRule="auto"/>
              <w:ind w:left="314"/>
            </w:pPr>
          </w:p>
        </w:tc>
        <w:tc>
          <w:tcPr>
            <w:tcW w:w="4032" w:type="dxa"/>
            <w:tcBorders>
              <w:top w:val="single" w:sz="4" w:space="0" w:color="auto"/>
              <w:left w:val="single" w:sz="4" w:space="0" w:color="auto"/>
              <w:bottom w:val="single" w:sz="4" w:space="0" w:color="auto"/>
              <w:right w:val="single" w:sz="4" w:space="0" w:color="auto"/>
            </w:tcBorders>
          </w:tcPr>
          <w:p w14:paraId="6F5C94ED" w14:textId="77777777" w:rsidR="000E2B17" w:rsidRDefault="000E2B17" w:rsidP="000E2B17">
            <w:pPr>
              <w:numPr>
                <w:ilvl w:val="0"/>
                <w:numId w:val="1"/>
              </w:numPr>
              <w:tabs>
                <w:tab w:val="clear" w:pos="720"/>
                <w:tab w:val="num" w:pos="404"/>
              </w:tabs>
              <w:spacing w:after="0" w:line="240" w:lineRule="auto"/>
              <w:ind w:left="314"/>
            </w:pPr>
            <w:r w:rsidRPr="4A9E6A4B">
              <w:rPr>
                <w:lang w:val="en-US"/>
              </w:rPr>
              <w:lastRenderedPageBreak/>
              <w:t xml:space="preserve">Consideration of other forms: ax + bx=c, ax = b+c, a/b=c/d etc as time allows. </w:t>
            </w:r>
          </w:p>
          <w:p w14:paraId="4DCA3AAA" w14:textId="77777777" w:rsidR="000E2B17" w:rsidRDefault="000E2B17" w:rsidP="000E2B17">
            <w:pPr>
              <w:pStyle w:val="ListParagraph"/>
              <w:numPr>
                <w:ilvl w:val="0"/>
                <w:numId w:val="1"/>
              </w:numPr>
              <w:tabs>
                <w:tab w:val="clear" w:pos="720"/>
                <w:tab w:val="num" w:pos="376"/>
              </w:tabs>
              <w:spacing w:after="0" w:line="240" w:lineRule="auto"/>
              <w:ind w:left="376"/>
            </w:pPr>
            <w:r>
              <w:lastRenderedPageBreak/>
              <w:t>As time allows, can continue to t</w:t>
            </w:r>
            <w:r w:rsidRPr="000A5380">
              <w:t>ranslate verbal/real contexts into single variable equations and back again (interpret solutions in context)</w:t>
            </w:r>
          </w:p>
          <w:p w14:paraId="62395B41" w14:textId="77777777" w:rsidR="000E2B17" w:rsidRDefault="000E2B17" w:rsidP="000E2B17">
            <w:pPr>
              <w:numPr>
                <w:ilvl w:val="0"/>
                <w:numId w:val="1"/>
              </w:numPr>
              <w:tabs>
                <w:tab w:val="clear" w:pos="720"/>
                <w:tab w:val="num" w:pos="404"/>
              </w:tabs>
              <w:spacing w:after="0" w:line="240" w:lineRule="auto"/>
              <w:ind w:left="314"/>
            </w:pPr>
            <w:r w:rsidRPr="4A9E6A4B">
              <w:rPr>
                <w:lang w:val="en-US"/>
              </w:rPr>
              <w:t>May need to RECALL distributive/assoc/comm</w:t>
            </w:r>
          </w:p>
          <w:p w14:paraId="721F035A" w14:textId="4D6EC21A" w:rsidR="000E2B17" w:rsidRDefault="000E2B17" w:rsidP="000E2B17">
            <w:pPr>
              <w:numPr>
                <w:ilvl w:val="0"/>
                <w:numId w:val="1"/>
              </w:numPr>
              <w:tabs>
                <w:tab w:val="clear" w:pos="720"/>
                <w:tab w:val="num" w:pos="404"/>
              </w:tabs>
              <w:spacing w:after="0" w:line="240" w:lineRule="auto"/>
              <w:ind w:left="314"/>
            </w:pPr>
            <w:r>
              <w:t>Nice MP7 work happening here.</w:t>
            </w:r>
          </w:p>
        </w:tc>
        <w:tc>
          <w:tcPr>
            <w:tcW w:w="4032" w:type="dxa"/>
            <w:tcBorders>
              <w:top w:val="single" w:sz="4" w:space="0" w:color="auto"/>
              <w:left w:val="single" w:sz="4" w:space="0" w:color="auto"/>
              <w:bottom w:val="single" w:sz="4" w:space="0" w:color="auto"/>
              <w:right w:val="single" w:sz="4" w:space="0" w:color="auto"/>
            </w:tcBorders>
          </w:tcPr>
          <w:p w14:paraId="2D193218" w14:textId="77777777" w:rsidR="000E2B17" w:rsidRPr="00844182" w:rsidRDefault="000E2B17" w:rsidP="000E2B17">
            <w:pPr>
              <w:pStyle w:val="ListParagraph"/>
              <w:numPr>
                <w:ilvl w:val="0"/>
                <w:numId w:val="1"/>
              </w:numPr>
              <w:tabs>
                <w:tab w:val="clear" w:pos="720"/>
                <w:tab w:val="num" w:pos="376"/>
              </w:tabs>
              <w:spacing w:after="0" w:line="240" w:lineRule="auto"/>
              <w:ind w:left="376"/>
            </w:pPr>
            <w:r w:rsidRPr="00844182">
              <w:lastRenderedPageBreak/>
              <w:t>As time allows, can continue to translate verbal/real contexts into single variable equations and back again (interpret solutions in context)</w:t>
            </w:r>
          </w:p>
          <w:p w14:paraId="3AA3839B" w14:textId="77777777" w:rsidR="000E2B17" w:rsidRDefault="000E2B17" w:rsidP="000E2B17">
            <w:pPr>
              <w:numPr>
                <w:ilvl w:val="0"/>
                <w:numId w:val="1"/>
              </w:numPr>
              <w:tabs>
                <w:tab w:val="clear" w:pos="720"/>
                <w:tab w:val="num" w:pos="404"/>
              </w:tabs>
              <w:spacing w:after="0" w:line="240" w:lineRule="auto"/>
              <w:ind w:left="314"/>
            </w:pPr>
            <w:r w:rsidRPr="4A9E6A4B">
              <w:rPr>
                <w:lang w:val="en-US"/>
              </w:rPr>
              <w:lastRenderedPageBreak/>
              <w:t>May need to RECALL distributive/assoc/comm</w:t>
            </w:r>
          </w:p>
          <w:p w14:paraId="2AD09A1E" w14:textId="2DFCB6B0" w:rsidR="000E2B17" w:rsidRDefault="000E2B17" w:rsidP="000E2B17">
            <w:pPr>
              <w:spacing w:after="0" w:line="240" w:lineRule="auto"/>
            </w:pPr>
            <w:r w:rsidRPr="00844182">
              <w:t>Nice MP7 work happening here.</w:t>
            </w:r>
          </w:p>
        </w:tc>
        <w:tc>
          <w:tcPr>
            <w:tcW w:w="4032" w:type="dxa"/>
            <w:tcBorders>
              <w:top w:val="single" w:sz="4" w:space="0" w:color="auto"/>
              <w:left w:val="single" w:sz="4" w:space="0" w:color="auto"/>
              <w:bottom w:val="single" w:sz="4" w:space="0" w:color="auto"/>
              <w:right w:val="single" w:sz="4" w:space="0" w:color="auto"/>
            </w:tcBorders>
          </w:tcPr>
          <w:p w14:paraId="1FB545A5" w14:textId="77777777" w:rsidR="000E2B17" w:rsidRDefault="000E2B17" w:rsidP="000E2B17">
            <w:pP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83D8F21" w14:textId="77777777" w:rsidR="000E2B17" w:rsidRDefault="000E2B17" w:rsidP="000E2B17">
            <w:pPr>
              <w:spacing w:after="0" w:line="240" w:lineRule="auto"/>
            </w:pPr>
          </w:p>
        </w:tc>
      </w:tr>
      <w:tr w:rsidR="000E2B17" w14:paraId="4F1E3E18" w14:textId="77777777" w:rsidTr="2CA7B27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C9D0B81" w14:textId="77777777" w:rsidR="000E2B17" w:rsidRPr="0067092A" w:rsidRDefault="000E2B17" w:rsidP="000E2B17">
            <w:pPr>
              <w:spacing w:after="0" w:line="240" w:lineRule="auto"/>
              <w:jc w:val="center"/>
              <w:rPr>
                <w:b/>
                <w:i/>
              </w:rPr>
            </w:pPr>
            <w:r w:rsidRPr="0067092A">
              <w:rPr>
                <w:b/>
              </w:rPr>
              <w:t>Required Skills/Cases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3768F5" w14:textId="7D6E73E6" w:rsidR="000E2B17" w:rsidRDefault="000E2B17" w:rsidP="004C46E5">
            <w:pPr>
              <w:pStyle w:val="ListParagraph"/>
              <w:numPr>
                <w:ilvl w:val="0"/>
                <w:numId w:val="20"/>
              </w:numPr>
            </w:pPr>
            <w:r>
              <w:t xml:space="preserve">Solve equations of the form </w:t>
            </w:r>
            <m:oMath>
              <m:r>
                <w:rPr>
                  <w:rFonts w:ascii="Cambria Math" w:hAnsi="Cambria Math"/>
                </w:rPr>
                <m:t>ax+b=d</m:t>
              </m:r>
            </m:oMath>
            <w:r w:rsidR="00C41B13">
              <w:t xml:space="preserve">. </w:t>
            </w:r>
            <m:oMath>
              <m:r>
                <w:rPr>
                  <w:rFonts w:ascii="Cambria Math" w:eastAsiaTheme="minorEastAsia" w:hAnsi="Cambria Math"/>
                </w:rPr>
                <m:t>a≠0</m:t>
              </m:r>
            </m:oMath>
          </w:p>
          <w:p w14:paraId="176301C5" w14:textId="54598AFB" w:rsidR="000E2B17" w:rsidRDefault="000E2B17" w:rsidP="004C46E5">
            <w:pPr>
              <w:pStyle w:val="ListParagraph"/>
              <w:numPr>
                <w:ilvl w:val="0"/>
                <w:numId w:val="20"/>
              </w:numPr>
            </w:pPr>
            <w:r>
              <w:t xml:space="preserve">Solve equations of the form </w:t>
            </w:r>
            <m:oMath>
              <m:r>
                <w:rPr>
                  <w:rFonts w:ascii="Cambria Math" w:hAnsi="Cambria Math"/>
                </w:rPr>
                <m:t>a(bx+c)=d</m:t>
              </m:r>
            </m:oMath>
            <w:r w:rsidR="00C41B13">
              <w:t xml:space="preserve">. </w:t>
            </w:r>
            <m:oMath>
              <m:r>
                <w:rPr>
                  <w:rFonts w:ascii="Cambria Math" w:eastAsiaTheme="minorEastAsia" w:hAnsi="Cambria Math"/>
                </w:rPr>
                <m:t>a≠0</m:t>
              </m:r>
            </m:oMath>
            <w:r w:rsidR="00C41B13">
              <w:t xml:space="preserve"> and </w:t>
            </w:r>
            <m:oMath>
              <m:r>
                <w:rPr>
                  <w:rFonts w:ascii="Cambria Math" w:eastAsiaTheme="minorEastAsia" w:hAnsi="Cambria Math"/>
                </w:rPr>
                <m:t>b≠0</m:t>
              </m:r>
            </m:oMath>
          </w:p>
          <w:p w14:paraId="6E8B37CE" w14:textId="7DA6B634" w:rsidR="000E2B17" w:rsidRDefault="000E2B17" w:rsidP="004C46E5">
            <w:pPr>
              <w:pStyle w:val="ListParagraph"/>
              <w:numPr>
                <w:ilvl w:val="0"/>
                <w:numId w:val="20"/>
              </w:numPr>
            </w:pPr>
            <w:r>
              <w:t xml:space="preserve">Solve equations of the form </w:t>
            </w:r>
            <m:oMath>
              <m:r>
                <w:rPr>
                  <w:rFonts w:ascii="Cambria Math" w:hAnsi="Cambria Math"/>
                </w:rPr>
                <m:t>ax+b=cx+d</m:t>
              </m:r>
            </m:oMath>
            <w:r w:rsidR="00C41B13">
              <w:t xml:space="preserve">. </w:t>
            </w:r>
            <m:oMath>
              <m:r>
                <w:rPr>
                  <w:rFonts w:ascii="Cambria Math" w:eastAsiaTheme="minorEastAsia" w:hAnsi="Cambria Math"/>
                </w:rPr>
                <m:t>a≠0</m:t>
              </m:r>
            </m:oMath>
            <w:r w:rsidR="00C41B13">
              <w:t xml:space="preserve"> and </w:t>
            </w:r>
            <m:oMath>
              <m:r>
                <w:rPr>
                  <w:rFonts w:ascii="Cambria Math" w:eastAsiaTheme="minorEastAsia" w:hAnsi="Cambria Math"/>
                </w:rPr>
                <m:t>c≠0</m:t>
              </m:r>
            </m:oMath>
          </w:p>
          <w:p w14:paraId="1FCF28E9" w14:textId="0D2E2657" w:rsidR="000E2B17" w:rsidRPr="00BE4AA3" w:rsidRDefault="000E2B17" w:rsidP="000E2B17">
            <w:pPr>
              <w:pStyle w:val="ListParagraph"/>
              <w:ind w:left="360"/>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F94E8F" w14:textId="3D0B9446" w:rsidR="000E2B17" w:rsidRPr="00844182" w:rsidRDefault="000E2B17" w:rsidP="004C46E5">
            <w:pPr>
              <w:pStyle w:val="ListParagraph"/>
              <w:numPr>
                <w:ilvl w:val="0"/>
                <w:numId w:val="31"/>
              </w:numPr>
              <w:spacing w:after="0" w:line="240" w:lineRule="auto"/>
              <w:rPr>
                <w:rFonts w:eastAsiaTheme="minorEastAsia"/>
              </w:rPr>
            </w:pPr>
            <m:oMath>
              <m:r>
                <w:rPr>
                  <w:rFonts w:ascii="Cambria Math" w:eastAsia="Aptos" w:hAnsi="Cambria Math" w:cs="Times New Roman"/>
                </w:rPr>
                <m:t>b</m:t>
              </m:r>
            </m:oMath>
            <w:r w:rsidRPr="00844182">
              <w:rPr>
                <w:rFonts w:ascii="Aptos" w:eastAsia="Aptos" w:hAnsi="Aptos" w:cs="Times New Roman"/>
              </w:rPr>
              <w:t xml:space="preserve"> is an integer, </w:t>
            </w:r>
            <m:oMath>
              <m:r>
                <w:rPr>
                  <w:rFonts w:ascii="Cambria Math" w:eastAsiaTheme="minorEastAsia" w:hAnsi="Cambria Math"/>
                </w:rPr>
                <m:t>a</m:t>
              </m:r>
            </m:oMath>
            <w:r w:rsidRPr="00844182">
              <w:rPr>
                <w:rFonts w:eastAsiaTheme="minorEastAsia"/>
              </w:rPr>
              <w:t xml:space="preserve">, </w:t>
            </w:r>
            <m:oMath>
              <m:r>
                <w:rPr>
                  <w:rFonts w:ascii="Cambria Math" w:eastAsiaTheme="minorEastAsia" w:hAnsi="Cambria Math"/>
                </w:rPr>
                <m:t>d</m:t>
              </m:r>
            </m:oMath>
            <w:r w:rsidRPr="00844182">
              <w:rPr>
                <w:rFonts w:eastAsiaTheme="minorEastAsia"/>
              </w:rPr>
              <w:t xml:space="preserve">, and the solution </w:t>
            </w:r>
            <m:oMath>
              <m:f>
                <m:fPr>
                  <m:ctrlPr>
                    <w:rPr>
                      <w:rFonts w:ascii="Cambria Math" w:eastAsiaTheme="minorEastAsia" w:hAnsi="Cambria Math"/>
                      <w:i/>
                    </w:rPr>
                  </m:ctrlPr>
                </m:fPr>
                <m:num>
                  <m:r>
                    <w:rPr>
                      <w:rFonts w:ascii="Cambria Math" w:eastAsiaTheme="minorEastAsia" w:hAnsi="Cambria Math"/>
                    </w:rPr>
                    <m:t>d-b</m:t>
                  </m:r>
                </m:num>
                <m:den>
                  <m:r>
                    <w:rPr>
                      <w:rFonts w:ascii="Cambria Math" w:eastAsiaTheme="minorEastAsia" w:hAnsi="Cambria Math"/>
                    </w:rPr>
                    <m:t>a</m:t>
                  </m:r>
                </m:den>
              </m:f>
            </m:oMath>
            <w:r w:rsidRPr="00844182">
              <w:rPr>
                <w:rFonts w:eastAsiaTheme="minorEastAsia"/>
              </w:rPr>
              <w:t xml:space="preserve"> are positive integers.</w:t>
            </w:r>
            <w:r w:rsidR="00C41B13">
              <w:rPr>
                <w:rFonts w:eastAsiaTheme="minorEastAsia"/>
              </w:rPr>
              <w:t xml:space="preserve"> </w:t>
            </w:r>
            <m:oMath>
              <m:r>
                <w:rPr>
                  <w:rFonts w:ascii="Cambria Math" w:eastAsiaTheme="minorEastAsia" w:hAnsi="Cambria Math"/>
                </w:rPr>
                <m:t>a≠0</m:t>
              </m:r>
            </m:oMath>
          </w:p>
          <w:p w14:paraId="4147AEDF" w14:textId="77777777" w:rsidR="000E2B17" w:rsidRPr="00844182" w:rsidRDefault="000E2B17" w:rsidP="000E2B17">
            <w:pPr>
              <w:pStyle w:val="ListParagraph"/>
              <w:ind w:left="360"/>
              <w:rPr>
                <w:rFonts w:eastAsiaTheme="minorEastAsia"/>
              </w:rPr>
            </w:pPr>
            <w:r w:rsidRPr="00844182">
              <w:t xml:space="preserve">Ex: </w:t>
            </w:r>
            <m:oMath>
              <m:r>
                <w:rPr>
                  <w:rFonts w:ascii="Cambria Math" w:hAnsi="Cambria Math"/>
                </w:rPr>
                <m:t>2x+3=5</m:t>
              </m:r>
            </m:oMath>
          </w:p>
          <w:p w14:paraId="760C8291" w14:textId="77777777" w:rsidR="000E2B17" w:rsidRPr="00844182" w:rsidRDefault="000E2B17" w:rsidP="000E2B17">
            <w:pPr>
              <w:pStyle w:val="ListParagraph"/>
              <w:ind w:left="360"/>
              <w:rPr>
                <w:rFonts w:eastAsiaTheme="minorEastAsia"/>
              </w:rPr>
            </w:pPr>
            <w:r w:rsidRPr="00844182">
              <w:rPr>
                <w:rFonts w:eastAsiaTheme="minorEastAsia"/>
              </w:rPr>
              <w:t xml:space="preserve">Ex: </w:t>
            </w:r>
            <m:oMath>
              <m:r>
                <w:rPr>
                  <w:rFonts w:ascii="Cambria Math" w:eastAsiaTheme="minorEastAsia" w:hAnsi="Cambria Math"/>
                </w:rPr>
                <m:t>2x-5=3</m:t>
              </m:r>
            </m:oMath>
          </w:p>
          <w:p w14:paraId="58F9E18C" w14:textId="77777777" w:rsidR="000E2B17" w:rsidRPr="00844182" w:rsidRDefault="000E2B17" w:rsidP="000E2B17">
            <w:pPr>
              <w:pStyle w:val="ListParagraph"/>
              <w:ind w:left="360"/>
            </w:pPr>
          </w:p>
          <w:p w14:paraId="054E8EDB" w14:textId="0B00C90E" w:rsidR="000E2B17" w:rsidRPr="00844182" w:rsidRDefault="000E2B17" w:rsidP="004C46E5">
            <w:pPr>
              <w:pStyle w:val="ListParagraph"/>
              <w:numPr>
                <w:ilvl w:val="0"/>
                <w:numId w:val="31"/>
              </w:numPr>
              <w:spacing w:after="0" w:line="240" w:lineRule="auto"/>
              <w:rPr>
                <w:rFonts w:eastAsiaTheme="minorEastAsia"/>
              </w:rPr>
            </w:pPr>
            <m:oMath>
              <m:r>
                <w:rPr>
                  <w:rFonts w:ascii="Cambria Math" w:eastAsiaTheme="minorEastAsia" w:hAnsi="Cambria Math"/>
                </w:rPr>
                <m:t>a</m:t>
              </m:r>
            </m:oMath>
            <w:r w:rsidRPr="00844182">
              <w:rPr>
                <w:rFonts w:eastAsiaTheme="minorEastAsia"/>
              </w:rPr>
              <w:t xml:space="preserve">, </w:t>
            </w:r>
            <m:oMath>
              <m:r>
                <w:rPr>
                  <w:rFonts w:ascii="Cambria Math" w:eastAsiaTheme="minorEastAsia" w:hAnsi="Cambria Math"/>
                </w:rPr>
                <m:t>b</m:t>
              </m:r>
            </m:oMath>
            <w:r w:rsidRPr="00844182">
              <w:rPr>
                <w:rFonts w:eastAsiaTheme="minorEastAsia"/>
              </w:rPr>
              <w:t xml:space="preserve">, </w:t>
            </w:r>
            <m:oMath>
              <m:r>
                <w:rPr>
                  <w:rFonts w:ascii="Cambria Math" w:eastAsiaTheme="minorEastAsia" w:hAnsi="Cambria Math"/>
                </w:rPr>
                <m:t>d</m:t>
              </m:r>
            </m:oMath>
            <w:r w:rsidRPr="00844182">
              <w:rPr>
                <w:rFonts w:eastAsiaTheme="minorEastAsia"/>
              </w:rPr>
              <w:t xml:space="preserve">, and the solution </w:t>
            </w:r>
            <m:oMath>
              <m:f>
                <m:fPr>
                  <m:ctrlPr>
                    <w:rPr>
                      <w:rFonts w:ascii="Cambria Math" w:eastAsiaTheme="minorEastAsia" w:hAnsi="Cambria Math"/>
                      <w:i/>
                    </w:rPr>
                  </m:ctrlPr>
                </m:fPr>
                <m:num>
                  <m:r>
                    <w:rPr>
                      <w:rFonts w:ascii="Cambria Math" w:eastAsiaTheme="minorEastAsia" w:hAnsi="Cambria Math"/>
                    </w:rPr>
                    <m:t>d-b</m:t>
                  </m:r>
                </m:num>
                <m:den>
                  <m:r>
                    <w:rPr>
                      <w:rFonts w:ascii="Cambria Math" w:eastAsiaTheme="minorEastAsia" w:hAnsi="Cambria Math"/>
                    </w:rPr>
                    <m:t>a</m:t>
                  </m:r>
                </m:den>
              </m:f>
            </m:oMath>
            <w:r w:rsidRPr="00844182">
              <w:rPr>
                <w:rFonts w:eastAsiaTheme="minorEastAsia"/>
              </w:rPr>
              <w:t xml:space="preserve"> are integers.</w:t>
            </w:r>
            <w:r w:rsidR="00C41B13">
              <w:rPr>
                <w:rFonts w:eastAsiaTheme="minorEastAsia"/>
              </w:rPr>
              <w:t xml:space="preserve"> </w:t>
            </w:r>
            <m:oMath>
              <m:r>
                <w:rPr>
                  <w:rFonts w:ascii="Cambria Math" w:eastAsiaTheme="minorEastAsia" w:hAnsi="Cambria Math"/>
                </w:rPr>
                <m:t>a≠0</m:t>
              </m:r>
            </m:oMath>
          </w:p>
          <w:p w14:paraId="31CB169D" w14:textId="77777777" w:rsidR="000E2B17" w:rsidRPr="00844182" w:rsidRDefault="000E2B17" w:rsidP="000E2B17">
            <w:pPr>
              <w:pStyle w:val="ListParagraph"/>
              <w:ind w:left="360"/>
              <w:rPr>
                <w:rFonts w:eastAsiaTheme="minorEastAsia"/>
              </w:rPr>
            </w:pPr>
            <w:r w:rsidRPr="00844182">
              <w:t xml:space="preserve">Ex: </w:t>
            </w:r>
            <m:oMath>
              <m:r>
                <w:rPr>
                  <w:rFonts w:ascii="Cambria Math" w:hAnsi="Cambria Math"/>
                </w:rPr>
                <m:t>-2x+3=5</m:t>
              </m:r>
            </m:oMath>
          </w:p>
          <w:p w14:paraId="572F6192" w14:textId="77777777" w:rsidR="000E2B17" w:rsidRPr="00844182" w:rsidRDefault="000E2B17" w:rsidP="000E2B17">
            <w:pPr>
              <w:pStyle w:val="ListParagraph"/>
              <w:ind w:left="360"/>
              <w:rPr>
                <w:rFonts w:eastAsiaTheme="minorEastAsia"/>
              </w:rPr>
            </w:pPr>
            <w:r w:rsidRPr="00844182">
              <w:rPr>
                <w:rFonts w:eastAsiaTheme="minorEastAsia"/>
              </w:rPr>
              <w:t xml:space="preserve">Ex: </w:t>
            </w:r>
            <m:oMath>
              <m:r>
                <w:rPr>
                  <w:rFonts w:ascii="Cambria Math" w:eastAsiaTheme="minorEastAsia" w:hAnsi="Cambria Math"/>
                </w:rPr>
                <m:t>2x-5=-3</m:t>
              </m:r>
            </m:oMath>
          </w:p>
          <w:p w14:paraId="4FBF0464" w14:textId="77777777" w:rsidR="000E2B17" w:rsidRPr="00844182" w:rsidRDefault="000E2B17" w:rsidP="000E2B17">
            <w:pPr>
              <w:pStyle w:val="ListParagraph"/>
              <w:ind w:left="360"/>
              <w:rPr>
                <w:rFonts w:eastAsiaTheme="minorEastAsia"/>
              </w:rPr>
            </w:pPr>
          </w:p>
          <w:p w14:paraId="6E184ECF" w14:textId="53EC6F08" w:rsidR="000E2B17" w:rsidRPr="00844182" w:rsidRDefault="000E2B17" w:rsidP="004C46E5">
            <w:pPr>
              <w:pStyle w:val="ListParagraph"/>
              <w:numPr>
                <w:ilvl w:val="0"/>
                <w:numId w:val="31"/>
              </w:numPr>
              <w:spacing w:line="278" w:lineRule="auto"/>
              <w:rPr>
                <w:rFonts w:eastAsiaTheme="minorEastAsia"/>
              </w:rPr>
            </w:pPr>
            <m:oMath>
              <m:r>
                <w:rPr>
                  <w:rFonts w:ascii="Cambria Math" w:eastAsiaTheme="minorEastAsia" w:hAnsi="Cambria Math"/>
                </w:rPr>
                <m:t>a</m:t>
              </m:r>
            </m:oMath>
            <w:r w:rsidRPr="00844182">
              <w:rPr>
                <w:rFonts w:eastAsiaTheme="minorEastAsia"/>
              </w:rPr>
              <w:t xml:space="preserve">, </w:t>
            </w:r>
            <m:oMath>
              <m:r>
                <w:rPr>
                  <w:rFonts w:ascii="Cambria Math" w:eastAsiaTheme="minorEastAsia" w:hAnsi="Cambria Math"/>
                </w:rPr>
                <m:t>b</m:t>
              </m:r>
            </m:oMath>
            <w:r w:rsidRPr="00844182">
              <w:rPr>
                <w:rFonts w:eastAsiaTheme="minorEastAsia"/>
              </w:rPr>
              <w:t xml:space="preserve">, </w:t>
            </w:r>
            <m:oMath>
              <m:r>
                <w:rPr>
                  <w:rFonts w:ascii="Cambria Math" w:eastAsiaTheme="minorEastAsia" w:hAnsi="Cambria Math"/>
                </w:rPr>
                <m:t>d</m:t>
              </m:r>
            </m:oMath>
            <w:r w:rsidRPr="00844182">
              <w:rPr>
                <w:rFonts w:eastAsiaTheme="minorEastAsia"/>
              </w:rPr>
              <w:t xml:space="preserve">, and the solution </w:t>
            </w:r>
            <m:oMath>
              <m:f>
                <m:fPr>
                  <m:ctrlPr>
                    <w:rPr>
                      <w:rFonts w:ascii="Cambria Math" w:eastAsiaTheme="minorEastAsia" w:hAnsi="Cambria Math"/>
                      <w:i/>
                    </w:rPr>
                  </m:ctrlPr>
                </m:fPr>
                <m:num>
                  <m:r>
                    <w:rPr>
                      <w:rFonts w:ascii="Cambria Math" w:eastAsiaTheme="minorEastAsia" w:hAnsi="Cambria Math"/>
                    </w:rPr>
                    <m:t>d-b</m:t>
                  </m:r>
                </m:num>
                <m:den>
                  <m:r>
                    <w:rPr>
                      <w:rFonts w:ascii="Cambria Math" w:eastAsiaTheme="minorEastAsia" w:hAnsi="Cambria Math"/>
                    </w:rPr>
                    <m:t>a</m:t>
                  </m:r>
                </m:den>
              </m:f>
            </m:oMath>
            <w:r w:rsidRPr="00844182">
              <w:rPr>
                <w:rFonts w:eastAsiaTheme="minorEastAsia"/>
              </w:rPr>
              <w:t xml:space="preserve"> are rational numbers.</w:t>
            </w:r>
            <w:r w:rsidR="00C41B13">
              <w:rPr>
                <w:rFonts w:eastAsiaTheme="minorEastAsia"/>
              </w:rPr>
              <w:t xml:space="preserve"> </w:t>
            </w:r>
            <m:oMath>
              <m:r>
                <w:rPr>
                  <w:rFonts w:ascii="Cambria Math" w:eastAsiaTheme="minorEastAsia" w:hAnsi="Cambria Math"/>
                </w:rPr>
                <m:t>a≠0</m:t>
              </m:r>
            </m:oMath>
          </w:p>
          <w:p w14:paraId="35945D47" w14:textId="77777777" w:rsidR="000E2B17" w:rsidRDefault="000E2B17" w:rsidP="000E2B17">
            <w:pPr>
              <w:pStyle w:val="ListParagraph"/>
              <w:ind w:left="360"/>
            </w:pPr>
            <w:r w:rsidRPr="00844182">
              <w:t xml:space="preserve">Ex: </w:t>
            </w:r>
            <m:oMath>
              <m:r>
                <w:rPr>
                  <w:rFonts w:ascii="Cambria Math" w:hAnsi="Cambria Math"/>
                </w:rPr>
                <m:t>-2x+</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=5</m:t>
              </m:r>
            </m:oMath>
          </w:p>
          <w:p w14:paraId="17CB2CDC" w14:textId="77777777" w:rsidR="000E2B17" w:rsidRDefault="000E2B17" w:rsidP="000E2B17">
            <w:pPr>
              <w:pStyle w:val="ListParagraph"/>
              <w:ind w:left="360"/>
            </w:pPr>
          </w:p>
          <w:p w14:paraId="57383832" w14:textId="77777777" w:rsidR="000E2B17" w:rsidRDefault="000E2B17" w:rsidP="000E2B17">
            <w:pPr>
              <w:widowControl w:val="0"/>
              <w:spacing w:after="0" w:line="240" w:lineRule="auto"/>
            </w:pPr>
            <w:r>
              <w:t>Combine with node: Represent mathematical and real-world contexts with linear equations in one variable.</w:t>
            </w:r>
          </w:p>
          <w:p w14:paraId="64A2B0D2" w14:textId="77777777" w:rsidR="00736377" w:rsidRDefault="00736377" w:rsidP="000E2B17">
            <w:pPr>
              <w:widowControl w:val="0"/>
              <w:spacing w:after="0" w:line="240" w:lineRule="auto"/>
            </w:pPr>
          </w:p>
          <w:p w14:paraId="4EB6ED92" w14:textId="77777777" w:rsidR="00736377" w:rsidRDefault="00736377" w:rsidP="00736377">
            <w:pPr>
              <w:widowControl w:val="0"/>
              <w:spacing w:after="0" w:line="240" w:lineRule="auto"/>
            </w:pPr>
            <w:r>
              <w:t xml:space="preserve">Include problems where students are expected to justify their steps. </w:t>
            </w:r>
          </w:p>
          <w:p w14:paraId="69612C56" w14:textId="73779A40" w:rsidR="000E2B17" w:rsidRPr="00BE4AA3" w:rsidRDefault="000E2B17" w:rsidP="000E2B17">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6884B302" w14:textId="549F767A" w:rsidR="000E2B17" w:rsidRPr="00844182" w:rsidRDefault="000E2B17" w:rsidP="004C46E5">
            <w:pPr>
              <w:pStyle w:val="ListParagraph"/>
              <w:numPr>
                <w:ilvl w:val="0"/>
                <w:numId w:val="21"/>
              </w:numPr>
              <w:spacing w:after="0" w:line="240" w:lineRule="auto"/>
              <w:rPr>
                <w:rFonts w:eastAsiaTheme="minorEastAsia"/>
              </w:rPr>
            </w:pPr>
            <m:oMath>
              <m:r>
                <w:rPr>
                  <w:rFonts w:ascii="Cambria Math" w:eastAsia="Aptos" w:hAnsi="Cambria Math" w:cs="Times New Roman"/>
                </w:rPr>
                <m:t>c</m:t>
              </m:r>
            </m:oMath>
            <w:r w:rsidRPr="00844182">
              <w:rPr>
                <w:rFonts w:ascii="Aptos" w:eastAsia="Aptos" w:hAnsi="Aptos" w:cs="Times New Roman"/>
              </w:rPr>
              <w:t xml:space="preserve"> is an integer, </w:t>
            </w:r>
            <m:oMath>
              <m:r>
                <w:rPr>
                  <w:rFonts w:ascii="Cambria Math" w:eastAsiaTheme="minorEastAsia" w:hAnsi="Cambria Math"/>
                </w:rPr>
                <m:t>a</m:t>
              </m:r>
            </m:oMath>
            <w:r w:rsidRPr="00844182">
              <w:rPr>
                <w:rFonts w:eastAsiaTheme="minorEastAsia"/>
              </w:rPr>
              <w:t xml:space="preserve">, </w:t>
            </w:r>
            <m:oMath>
              <m:r>
                <w:rPr>
                  <w:rFonts w:ascii="Cambria Math" w:eastAsiaTheme="minorEastAsia" w:hAnsi="Cambria Math"/>
                </w:rPr>
                <m:t>b</m:t>
              </m:r>
            </m:oMath>
            <w:r w:rsidRPr="00844182">
              <w:rPr>
                <w:rFonts w:eastAsiaTheme="minorEastAsia"/>
              </w:rPr>
              <w:t xml:space="preserve">, </w:t>
            </w:r>
            <m:oMath>
              <m:r>
                <w:rPr>
                  <w:rFonts w:ascii="Cambria Math" w:eastAsiaTheme="minorEastAsia" w:hAnsi="Cambria Math"/>
                </w:rPr>
                <m:t>d</m:t>
              </m:r>
            </m:oMath>
            <w:r w:rsidRPr="00844182">
              <w:rPr>
                <w:rFonts w:eastAsiaTheme="minorEastAsia"/>
              </w:rPr>
              <w:t xml:space="preserve">, and the solution </w:t>
            </w:r>
            <m:oMath>
              <m:f>
                <m:fPr>
                  <m:ctrlPr>
                    <w:rPr>
                      <w:rFonts w:ascii="Cambria Math" w:eastAsiaTheme="minorEastAsia" w:hAnsi="Cambria Math"/>
                      <w:i/>
                    </w:rPr>
                  </m:ctrlPr>
                </m:fPr>
                <m:num>
                  <m:r>
                    <w:rPr>
                      <w:rFonts w:ascii="Cambria Math" w:eastAsiaTheme="minorEastAsia" w:hAnsi="Cambria Math"/>
                    </w:rPr>
                    <m:t>d-ac</m:t>
                  </m:r>
                </m:num>
                <m:den>
                  <m:r>
                    <w:rPr>
                      <w:rFonts w:ascii="Cambria Math" w:eastAsiaTheme="minorEastAsia" w:hAnsi="Cambria Math"/>
                    </w:rPr>
                    <m:t>ab</m:t>
                  </m:r>
                </m:den>
              </m:f>
            </m:oMath>
            <w:r w:rsidRPr="00844182">
              <w:rPr>
                <w:rFonts w:eastAsiaTheme="minorEastAsia"/>
              </w:rPr>
              <w:t xml:space="preserve"> are positive integers.</w:t>
            </w:r>
            <w:r w:rsidR="00C41B13">
              <w:rPr>
                <w:rFonts w:eastAsiaTheme="minorEastAsia"/>
              </w:rPr>
              <w:t xml:space="preserve"> </w:t>
            </w:r>
            <m:oMath>
              <m:r>
                <w:rPr>
                  <w:rFonts w:ascii="Cambria Math" w:eastAsiaTheme="minorEastAsia" w:hAnsi="Cambria Math"/>
                </w:rPr>
                <m:t>a≠0</m:t>
              </m:r>
            </m:oMath>
            <w:r w:rsidR="00C41B13">
              <w:rPr>
                <w:rFonts w:eastAsiaTheme="minorEastAsia"/>
              </w:rPr>
              <w:t xml:space="preserve"> and </w:t>
            </w:r>
            <m:oMath>
              <m:r>
                <w:rPr>
                  <w:rFonts w:ascii="Cambria Math" w:eastAsiaTheme="minorEastAsia" w:hAnsi="Cambria Math"/>
                </w:rPr>
                <m:t>b≠0</m:t>
              </m:r>
            </m:oMath>
          </w:p>
          <w:p w14:paraId="45D451AE" w14:textId="77777777" w:rsidR="000E2B17" w:rsidRPr="00844182" w:rsidRDefault="000E2B17" w:rsidP="000E2B17">
            <w:pPr>
              <w:pStyle w:val="ListParagraph"/>
              <w:ind w:left="360"/>
              <w:rPr>
                <w:rFonts w:eastAsiaTheme="minorEastAsia"/>
              </w:rPr>
            </w:pPr>
            <w:r w:rsidRPr="00844182">
              <w:t xml:space="preserve">Ex: </w:t>
            </w:r>
            <m:oMath>
              <m:r>
                <w:rPr>
                  <w:rFonts w:ascii="Cambria Math" w:hAnsi="Cambria Math"/>
                </w:rPr>
                <m:t>2(x+3)=8</m:t>
              </m:r>
            </m:oMath>
          </w:p>
          <w:p w14:paraId="7D4E6702" w14:textId="77777777" w:rsidR="000E2B17" w:rsidRPr="00844182" w:rsidRDefault="000E2B17" w:rsidP="000E2B17">
            <w:pPr>
              <w:pStyle w:val="ListParagraph"/>
              <w:ind w:left="360"/>
              <w:rPr>
                <w:rFonts w:eastAsiaTheme="minorEastAsia"/>
              </w:rPr>
            </w:pPr>
            <w:r w:rsidRPr="00844182">
              <w:rPr>
                <w:rFonts w:eastAsiaTheme="minorEastAsia"/>
              </w:rPr>
              <w:t xml:space="preserve">Ex: </w:t>
            </w:r>
            <m:oMath>
              <m:r>
                <w:rPr>
                  <w:rFonts w:ascii="Cambria Math" w:eastAsiaTheme="minorEastAsia" w:hAnsi="Cambria Math"/>
                </w:rPr>
                <m:t>2(3x-5)=2</m:t>
              </m:r>
            </m:oMath>
          </w:p>
          <w:p w14:paraId="43D2C005" w14:textId="77777777" w:rsidR="000E2B17" w:rsidRPr="00844182" w:rsidRDefault="000E2B17" w:rsidP="000E2B17">
            <w:pPr>
              <w:pStyle w:val="ListParagraph"/>
              <w:ind w:left="360"/>
            </w:pPr>
          </w:p>
          <w:p w14:paraId="071D693F" w14:textId="4A836DC6" w:rsidR="000E2B17" w:rsidRPr="00844182" w:rsidRDefault="000E2B17" w:rsidP="004C46E5">
            <w:pPr>
              <w:pStyle w:val="ListParagraph"/>
              <w:numPr>
                <w:ilvl w:val="0"/>
                <w:numId w:val="21"/>
              </w:numPr>
              <w:spacing w:after="0" w:line="240" w:lineRule="auto"/>
              <w:rPr>
                <w:rFonts w:eastAsiaTheme="minorEastAsia"/>
                <w:lang w:val="en-US"/>
              </w:rPr>
            </w:pPr>
            <m:oMath>
              <m:r>
                <w:rPr>
                  <w:rFonts w:ascii="Cambria Math" w:eastAsiaTheme="minorEastAsia" w:hAnsi="Cambria Math"/>
                </w:rPr>
                <m:t>a</m:t>
              </m:r>
            </m:oMath>
            <w:r w:rsidRPr="6B9BCD4F">
              <w:rPr>
                <w:rFonts w:eastAsiaTheme="minorEastAsia"/>
                <w:lang w:val="en-US"/>
              </w:rPr>
              <w:t xml:space="preserve">, </w:t>
            </w:r>
            <m:oMath>
              <m:r>
                <w:rPr>
                  <w:rFonts w:ascii="Cambria Math" w:eastAsiaTheme="minorEastAsia" w:hAnsi="Cambria Math"/>
                </w:rPr>
                <m:t>b</m:t>
              </m:r>
            </m:oMath>
            <w:r w:rsidRPr="6B9BCD4F">
              <w:rPr>
                <w:rFonts w:eastAsiaTheme="minorEastAsia"/>
                <w:lang w:val="en-US"/>
              </w:rPr>
              <w:t xml:space="preserve">, </w:t>
            </w:r>
            <m:oMath>
              <m:r>
                <w:rPr>
                  <w:rFonts w:ascii="Cambria Math" w:eastAsiaTheme="minorEastAsia" w:hAnsi="Cambria Math"/>
                </w:rPr>
                <m:t>c</m:t>
              </m:r>
            </m:oMath>
            <w:r w:rsidRPr="6B9BCD4F">
              <w:rPr>
                <w:rFonts w:eastAsiaTheme="minorEastAsia"/>
                <w:lang w:val="en-US"/>
              </w:rPr>
              <w:t xml:space="preserve">, </w:t>
            </w:r>
            <m:oMath>
              <m:r>
                <w:rPr>
                  <w:rFonts w:ascii="Cambria Math" w:eastAsiaTheme="minorEastAsia" w:hAnsi="Cambria Math"/>
                </w:rPr>
                <m:t>d</m:t>
              </m:r>
            </m:oMath>
            <w:r w:rsidRPr="6B9BCD4F">
              <w:rPr>
                <w:rFonts w:eastAsiaTheme="minorEastAsia"/>
                <w:lang w:val="en-US"/>
              </w:rPr>
              <w:t xml:space="preserve">, and the solution </w:t>
            </w:r>
            <m:oMath>
              <m:f>
                <m:fPr>
                  <m:ctrlPr>
                    <w:rPr>
                      <w:rFonts w:ascii="Cambria Math" w:eastAsiaTheme="minorEastAsia" w:hAnsi="Cambria Math"/>
                      <w:i/>
                    </w:rPr>
                  </m:ctrlPr>
                </m:fPr>
                <m:num>
                  <m:r>
                    <w:rPr>
                      <w:rFonts w:ascii="Cambria Math" w:eastAsiaTheme="minorEastAsia" w:hAnsi="Cambria Math"/>
                    </w:rPr>
                    <m:t>d-ac</m:t>
                  </m:r>
                </m:num>
                <m:den>
                  <m:r>
                    <w:rPr>
                      <w:rFonts w:ascii="Cambria Math" w:eastAsiaTheme="minorEastAsia" w:hAnsi="Cambria Math"/>
                    </w:rPr>
                    <m:t>ab</m:t>
                  </m:r>
                </m:den>
              </m:f>
            </m:oMath>
            <w:r w:rsidRPr="6B9BCD4F">
              <w:rPr>
                <w:rFonts w:eastAsiaTheme="minorEastAsia"/>
                <w:lang w:val="en-US"/>
              </w:rPr>
              <w:t xml:space="preserve"> are integers.</w:t>
            </w:r>
            <w:r w:rsidR="00C41B13" w:rsidRPr="6B9BCD4F">
              <w:rPr>
                <w:rFonts w:eastAsiaTheme="minorEastAsia"/>
                <w:lang w:val="en-US"/>
              </w:rPr>
              <w:t xml:space="preserve"> and </w:t>
            </w:r>
            <m:oMath>
              <m:r>
                <w:rPr>
                  <w:rFonts w:ascii="Cambria Math" w:eastAsiaTheme="minorEastAsia" w:hAnsi="Cambria Math"/>
                </w:rPr>
                <m:t>a≠0</m:t>
              </m:r>
            </m:oMath>
            <w:r w:rsidR="00C41B13" w:rsidRPr="6B9BCD4F">
              <w:rPr>
                <w:rFonts w:eastAsiaTheme="minorEastAsia"/>
                <w:lang w:val="en-US"/>
              </w:rPr>
              <w:t xml:space="preserve"> and </w:t>
            </w:r>
            <m:oMath>
              <m:r>
                <w:rPr>
                  <w:rFonts w:ascii="Cambria Math" w:eastAsiaTheme="minorEastAsia" w:hAnsi="Cambria Math"/>
                </w:rPr>
                <m:t>b≠0</m:t>
              </m:r>
            </m:oMath>
            <w:r w:rsidR="00C41B13" w:rsidRPr="6B9BCD4F">
              <w:rPr>
                <w:rFonts w:eastAsiaTheme="minorEastAsia"/>
                <w:lang w:val="en-US"/>
              </w:rPr>
              <w:t>.</w:t>
            </w:r>
          </w:p>
          <w:p w14:paraId="0E5B38CF" w14:textId="77777777" w:rsidR="000E2B17" w:rsidRPr="00844182" w:rsidRDefault="000E2B17" w:rsidP="000E2B17">
            <w:pPr>
              <w:pStyle w:val="ListParagraph"/>
              <w:ind w:left="360"/>
              <w:rPr>
                <w:rFonts w:eastAsiaTheme="minorEastAsia"/>
              </w:rPr>
            </w:pPr>
            <w:r w:rsidRPr="00844182">
              <w:t xml:space="preserve">Ex: </w:t>
            </w:r>
            <m:oMath>
              <m:r>
                <w:rPr>
                  <w:rFonts w:ascii="Cambria Math" w:hAnsi="Cambria Math"/>
                </w:rPr>
                <m:t>-2(x+3)=8</m:t>
              </m:r>
            </m:oMath>
          </w:p>
          <w:p w14:paraId="5C9F0309" w14:textId="77777777" w:rsidR="000E2B17" w:rsidRPr="00844182" w:rsidRDefault="000E2B17" w:rsidP="000E2B17">
            <w:pPr>
              <w:pStyle w:val="ListParagraph"/>
              <w:ind w:left="360"/>
              <w:rPr>
                <w:rFonts w:eastAsiaTheme="minorEastAsia"/>
              </w:rPr>
            </w:pPr>
            <w:r w:rsidRPr="00844182">
              <w:rPr>
                <w:rFonts w:eastAsiaTheme="minorEastAsia"/>
              </w:rPr>
              <w:t xml:space="preserve">Ex: </w:t>
            </w:r>
            <m:oMath>
              <m:r>
                <w:rPr>
                  <w:rFonts w:ascii="Cambria Math" w:eastAsiaTheme="minorEastAsia" w:hAnsi="Cambria Math"/>
                </w:rPr>
                <m:t>2</m:t>
              </m:r>
              <m:d>
                <m:dPr>
                  <m:ctrlPr>
                    <w:rPr>
                      <w:rFonts w:ascii="Cambria Math" w:eastAsiaTheme="minorEastAsia" w:hAnsi="Cambria Math"/>
                      <w:i/>
                    </w:rPr>
                  </m:ctrlPr>
                </m:dPr>
                <m:e>
                  <m:r>
                    <w:rPr>
                      <w:rFonts w:ascii="Cambria Math" w:eastAsiaTheme="minorEastAsia" w:hAnsi="Cambria Math"/>
                    </w:rPr>
                    <m:t>x-5</m:t>
                  </m:r>
                </m:e>
              </m:d>
              <m:r>
                <w:rPr>
                  <w:rFonts w:ascii="Cambria Math" w:eastAsiaTheme="minorEastAsia" w:hAnsi="Cambria Math"/>
                </w:rPr>
                <m:t>=-2</m:t>
              </m:r>
            </m:oMath>
          </w:p>
          <w:p w14:paraId="5B44660E" w14:textId="77777777" w:rsidR="000E2B17" w:rsidRPr="00844182" w:rsidRDefault="000E2B17" w:rsidP="000E2B17">
            <w:pPr>
              <w:pStyle w:val="ListParagraph"/>
              <w:ind w:left="360"/>
              <w:rPr>
                <w:rFonts w:eastAsiaTheme="minorEastAsia"/>
              </w:rPr>
            </w:pPr>
          </w:p>
          <w:p w14:paraId="6A0C159A" w14:textId="23329231" w:rsidR="000E2B17" w:rsidRPr="00844182" w:rsidRDefault="000E2B17" w:rsidP="004C46E5">
            <w:pPr>
              <w:pStyle w:val="ListParagraph"/>
              <w:numPr>
                <w:ilvl w:val="0"/>
                <w:numId w:val="21"/>
              </w:numPr>
              <w:spacing w:line="278" w:lineRule="auto"/>
              <w:rPr>
                <w:rFonts w:eastAsiaTheme="minorEastAsia"/>
                <w:lang w:val="en-US"/>
              </w:rPr>
            </w:pPr>
            <m:oMath>
              <m:r>
                <w:rPr>
                  <w:rFonts w:ascii="Cambria Math" w:eastAsiaTheme="minorEastAsia" w:hAnsi="Cambria Math"/>
                </w:rPr>
                <m:t>a</m:t>
              </m:r>
            </m:oMath>
            <w:r w:rsidRPr="6B9BCD4F">
              <w:rPr>
                <w:rFonts w:eastAsiaTheme="minorEastAsia"/>
                <w:lang w:val="en-US"/>
              </w:rPr>
              <w:t xml:space="preserve">, </w:t>
            </w:r>
            <m:oMath>
              <m:r>
                <w:rPr>
                  <w:rFonts w:ascii="Cambria Math" w:eastAsiaTheme="minorEastAsia" w:hAnsi="Cambria Math"/>
                </w:rPr>
                <m:t>b</m:t>
              </m:r>
            </m:oMath>
            <w:r w:rsidRPr="6B9BCD4F">
              <w:rPr>
                <w:rFonts w:eastAsiaTheme="minorEastAsia"/>
                <w:lang w:val="en-US"/>
              </w:rPr>
              <w:t xml:space="preserve">, </w:t>
            </w:r>
            <m:oMath>
              <m:r>
                <w:rPr>
                  <w:rFonts w:ascii="Cambria Math" w:eastAsiaTheme="minorEastAsia" w:hAnsi="Cambria Math"/>
                </w:rPr>
                <m:t>c</m:t>
              </m:r>
            </m:oMath>
            <w:r w:rsidRPr="6B9BCD4F">
              <w:rPr>
                <w:rFonts w:eastAsiaTheme="minorEastAsia"/>
                <w:lang w:val="en-US"/>
              </w:rPr>
              <w:t xml:space="preserve">, </w:t>
            </w:r>
            <m:oMath>
              <m:r>
                <w:rPr>
                  <w:rFonts w:ascii="Cambria Math" w:eastAsiaTheme="minorEastAsia" w:hAnsi="Cambria Math"/>
                </w:rPr>
                <m:t>d</m:t>
              </m:r>
            </m:oMath>
            <w:r w:rsidRPr="6B9BCD4F">
              <w:rPr>
                <w:rFonts w:eastAsiaTheme="minorEastAsia"/>
                <w:lang w:val="en-US"/>
              </w:rPr>
              <w:t xml:space="preserve">, and the solution </w:t>
            </w:r>
            <m:oMath>
              <m:f>
                <m:fPr>
                  <m:ctrlPr>
                    <w:rPr>
                      <w:rFonts w:ascii="Cambria Math" w:eastAsiaTheme="minorEastAsia" w:hAnsi="Cambria Math"/>
                      <w:i/>
                    </w:rPr>
                  </m:ctrlPr>
                </m:fPr>
                <m:num>
                  <m:r>
                    <w:rPr>
                      <w:rFonts w:ascii="Cambria Math" w:eastAsiaTheme="minorEastAsia" w:hAnsi="Cambria Math"/>
                    </w:rPr>
                    <m:t>d-ac</m:t>
                  </m:r>
                </m:num>
                <m:den>
                  <m:r>
                    <w:rPr>
                      <w:rFonts w:ascii="Cambria Math" w:eastAsiaTheme="minorEastAsia" w:hAnsi="Cambria Math"/>
                    </w:rPr>
                    <m:t>ab</m:t>
                  </m:r>
                </m:den>
              </m:f>
            </m:oMath>
            <w:r w:rsidRPr="6B9BCD4F">
              <w:rPr>
                <w:rFonts w:eastAsiaTheme="minorEastAsia"/>
                <w:lang w:val="en-US"/>
              </w:rPr>
              <w:t xml:space="preserve"> are rational numbers.</w:t>
            </w:r>
            <w:r w:rsidR="00C41B13" w:rsidRPr="6B9BCD4F">
              <w:rPr>
                <w:rFonts w:eastAsiaTheme="minorEastAsia"/>
                <w:lang w:val="en-US"/>
              </w:rPr>
              <w:t xml:space="preserve"> and </w:t>
            </w:r>
            <m:oMath>
              <m:r>
                <w:rPr>
                  <w:rFonts w:ascii="Cambria Math" w:eastAsiaTheme="minorEastAsia" w:hAnsi="Cambria Math"/>
                </w:rPr>
                <m:t>a≠0</m:t>
              </m:r>
            </m:oMath>
            <w:r w:rsidR="00C41B13" w:rsidRPr="6B9BCD4F">
              <w:rPr>
                <w:rFonts w:eastAsiaTheme="minorEastAsia"/>
                <w:lang w:val="en-US"/>
              </w:rPr>
              <w:t xml:space="preserve"> and </w:t>
            </w:r>
            <m:oMath>
              <m:r>
                <w:rPr>
                  <w:rFonts w:ascii="Cambria Math" w:eastAsiaTheme="minorEastAsia" w:hAnsi="Cambria Math"/>
                </w:rPr>
                <m:t>b≠0</m:t>
              </m:r>
            </m:oMath>
            <w:r w:rsidR="00C41B13" w:rsidRPr="6B9BCD4F">
              <w:rPr>
                <w:rFonts w:eastAsiaTheme="minorEastAsia"/>
                <w:lang w:val="en-US"/>
              </w:rPr>
              <w:t>.</w:t>
            </w:r>
          </w:p>
          <w:p w14:paraId="6CA5B213" w14:textId="77777777" w:rsidR="000E2B17" w:rsidRPr="00844182" w:rsidRDefault="000E2B17" w:rsidP="000E2B17">
            <w:pPr>
              <w:pStyle w:val="ListParagraph"/>
              <w:ind w:left="360"/>
              <w:rPr>
                <w:rFonts w:eastAsiaTheme="minorEastAsia"/>
              </w:rPr>
            </w:pPr>
            <w:r w:rsidRPr="00844182">
              <w:t xml:space="preserve">Ex: </w:t>
            </w:r>
            <m:oMath>
              <m:r>
                <w:rPr>
                  <w:rFonts w:ascii="Cambria Math" w:hAnsi="Cambria Math"/>
                </w:rPr>
                <m:t>-2</m:t>
              </m:r>
              <m:d>
                <m:dPr>
                  <m:ctrlPr>
                    <w:rPr>
                      <w:rFonts w:ascii="Cambria Math" w:hAnsi="Cambria Math"/>
                      <w:i/>
                    </w:rPr>
                  </m:ctrlPr>
                </m:dPr>
                <m:e>
                  <m:r>
                    <w:rPr>
                      <w:rFonts w:ascii="Cambria Math" w:hAnsi="Cambria Math"/>
                    </w:rPr>
                    <m:t>x+</m:t>
                  </m:r>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=5</m:t>
              </m:r>
            </m:oMath>
          </w:p>
          <w:p w14:paraId="22D0B88C" w14:textId="77777777" w:rsidR="000E2B17" w:rsidRPr="00844182" w:rsidRDefault="000E2B17" w:rsidP="000E2B17">
            <w:pPr>
              <w:widowControl w:val="0"/>
              <w:spacing w:after="0" w:line="240" w:lineRule="auto"/>
            </w:pPr>
            <w:r>
              <w:t>Combine with node: Represent mathematical and real-world contexts with linear equations in one variable.</w:t>
            </w:r>
          </w:p>
          <w:p w14:paraId="2827EFE1" w14:textId="77777777" w:rsidR="000E2B17" w:rsidRDefault="000E2B17" w:rsidP="000E2B17">
            <w:pPr>
              <w:widowControl w:val="0"/>
              <w:spacing w:after="0" w:line="240" w:lineRule="auto"/>
            </w:pPr>
          </w:p>
          <w:p w14:paraId="7FDCD13F" w14:textId="77777777" w:rsidR="00736377" w:rsidRDefault="00736377" w:rsidP="00736377">
            <w:pPr>
              <w:widowControl w:val="0"/>
              <w:spacing w:after="0" w:line="240" w:lineRule="auto"/>
            </w:pPr>
            <w:r>
              <w:t xml:space="preserve">Include problems where students are expected to justify their steps. </w:t>
            </w:r>
          </w:p>
          <w:p w14:paraId="4FEEDA33" w14:textId="3B8453C9" w:rsidR="00736377" w:rsidRPr="00BE4AA3" w:rsidRDefault="00736377" w:rsidP="000E2B17">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BAD69C8" w14:textId="77777777" w:rsidR="000E2B17" w:rsidRPr="00844182" w:rsidRDefault="000E2B17" w:rsidP="004C46E5">
            <w:pPr>
              <w:pStyle w:val="ListParagraph"/>
              <w:numPr>
                <w:ilvl w:val="0"/>
                <w:numId w:val="22"/>
              </w:numPr>
              <w:spacing w:after="0" w:line="240" w:lineRule="auto"/>
              <w:rPr>
                <w:rFonts w:eastAsiaTheme="minorEastAsia"/>
              </w:rPr>
            </w:pPr>
            <w:r w:rsidRPr="00844182">
              <w:rPr>
                <w:rFonts w:eastAsiaTheme="minorEastAsia"/>
              </w:rPr>
              <w:t xml:space="preserve">Combine like terms </w:t>
            </w:r>
          </w:p>
          <w:p w14:paraId="36BFE045" w14:textId="77777777" w:rsidR="000E2B17" w:rsidRPr="00844182" w:rsidRDefault="000E2B17" w:rsidP="000E2B17">
            <w:pPr>
              <w:pStyle w:val="ListParagraph"/>
              <w:ind w:left="360"/>
              <w:rPr>
                <w:rFonts w:eastAsiaTheme="minorEastAsia"/>
              </w:rPr>
            </w:pPr>
            <w:r w:rsidRPr="00844182">
              <w:t xml:space="preserve">Ex: </w:t>
            </w:r>
            <m:oMath>
              <m:r>
                <w:rPr>
                  <w:rFonts w:ascii="Cambria Math" w:hAnsi="Cambria Math"/>
                </w:rPr>
                <m:t>x+2x+5=4</m:t>
              </m:r>
            </m:oMath>
          </w:p>
          <w:p w14:paraId="7A0B7CE5" w14:textId="77777777" w:rsidR="000E2B17" w:rsidRPr="00844182" w:rsidRDefault="000E2B17" w:rsidP="000E2B17">
            <w:pPr>
              <w:pStyle w:val="ListParagraph"/>
              <w:ind w:left="360"/>
              <w:rPr>
                <w:rFonts w:ascii="Aptos" w:eastAsia="Times New Roman" w:hAnsi="Aptos" w:cs="Times New Roman"/>
              </w:rPr>
            </w:pPr>
          </w:p>
          <w:p w14:paraId="25C3687C" w14:textId="77777777" w:rsidR="000E2B17" w:rsidRPr="00844182" w:rsidRDefault="000E2B17" w:rsidP="004C46E5">
            <w:pPr>
              <w:pStyle w:val="ListParagraph"/>
              <w:numPr>
                <w:ilvl w:val="0"/>
                <w:numId w:val="22"/>
              </w:numPr>
              <w:spacing w:after="0" w:line="240" w:lineRule="auto"/>
              <w:rPr>
                <w:rFonts w:eastAsiaTheme="minorEastAsia"/>
              </w:rPr>
            </w:pPr>
            <w:r w:rsidRPr="00844182">
              <w:rPr>
                <w:rFonts w:eastAsiaTheme="minorEastAsia"/>
              </w:rPr>
              <w:t xml:space="preserve">Distributive property/Combine like terms </w:t>
            </w:r>
          </w:p>
          <w:p w14:paraId="548C2A4C" w14:textId="77777777" w:rsidR="000E2B17" w:rsidRPr="00844182" w:rsidRDefault="000E2B17" w:rsidP="000E2B17">
            <w:pPr>
              <w:pStyle w:val="ListParagraph"/>
              <w:ind w:left="360"/>
              <w:rPr>
                <w:rFonts w:eastAsiaTheme="minorEastAsia"/>
              </w:rPr>
            </w:pPr>
            <w:r w:rsidRPr="00844182">
              <w:t xml:space="preserve">Ex: </w:t>
            </w:r>
            <m:oMath>
              <m:r>
                <w:rPr>
                  <w:rFonts w:ascii="Cambria Math" w:hAnsi="Cambria Math"/>
                </w:rPr>
                <m:t>x+2(x-1)=4</m:t>
              </m:r>
            </m:oMath>
          </w:p>
          <w:p w14:paraId="203F89DE" w14:textId="77777777" w:rsidR="000E2B17" w:rsidRPr="00844182" w:rsidRDefault="000E2B17" w:rsidP="000E2B17">
            <w:pPr>
              <w:pStyle w:val="ListParagraph"/>
              <w:ind w:left="360"/>
              <w:rPr>
                <w:rFonts w:eastAsiaTheme="minorEastAsia"/>
              </w:rPr>
            </w:pPr>
            <w:r w:rsidRPr="00844182">
              <w:rPr>
                <w:rFonts w:eastAsiaTheme="minorEastAsia"/>
              </w:rPr>
              <w:t xml:space="preserve">Ex: </w:t>
            </w:r>
            <m:oMath>
              <m:r>
                <w:rPr>
                  <w:rFonts w:ascii="Cambria Math" w:eastAsiaTheme="minorEastAsia" w:hAnsi="Cambria Math"/>
                </w:rPr>
                <m:t>2</m:t>
              </m:r>
              <m:d>
                <m:dPr>
                  <m:ctrlPr>
                    <w:rPr>
                      <w:rFonts w:ascii="Cambria Math" w:eastAsiaTheme="minorEastAsia" w:hAnsi="Cambria Math"/>
                      <w:i/>
                    </w:rPr>
                  </m:ctrlPr>
                </m:dPr>
                <m:e>
                  <m:r>
                    <w:rPr>
                      <w:rFonts w:ascii="Cambria Math" w:eastAsiaTheme="minorEastAsia" w:hAnsi="Cambria Math"/>
                    </w:rPr>
                    <m:t>3x+2</m:t>
                  </m:r>
                </m:e>
              </m:d>
              <m:r>
                <w:rPr>
                  <w:rFonts w:ascii="Cambria Math" w:eastAsiaTheme="minorEastAsia" w:hAnsi="Cambria Math"/>
                </w:rPr>
                <m:t>-5=11</m:t>
              </m:r>
            </m:oMath>
          </w:p>
          <w:p w14:paraId="21B1D409" w14:textId="77777777" w:rsidR="000E2B17" w:rsidRDefault="000E2B17" w:rsidP="000E2B17">
            <w:pPr>
              <w:widowControl w:val="0"/>
              <w:spacing w:after="0" w:line="240" w:lineRule="auto"/>
            </w:pPr>
          </w:p>
          <w:p w14:paraId="3E202008" w14:textId="77777777" w:rsidR="000E2B17" w:rsidRPr="00844182" w:rsidRDefault="000E2B17" w:rsidP="000E2B17">
            <w:pPr>
              <w:widowControl w:val="0"/>
              <w:spacing w:after="0" w:line="240" w:lineRule="auto"/>
            </w:pPr>
            <w:r>
              <w:t>Combine with node: Represent mathematical and real-world contexts with linear equations in one variable.</w:t>
            </w:r>
          </w:p>
          <w:p w14:paraId="62C5B478" w14:textId="77777777" w:rsidR="000E2B17" w:rsidRDefault="000E2B17" w:rsidP="000E2B17">
            <w:pPr>
              <w:widowControl w:val="0"/>
              <w:spacing w:after="0" w:line="240" w:lineRule="auto"/>
            </w:pPr>
          </w:p>
          <w:p w14:paraId="363E7D2C" w14:textId="77777777" w:rsidR="00736377" w:rsidRDefault="00736377" w:rsidP="00736377">
            <w:pPr>
              <w:widowControl w:val="0"/>
              <w:spacing w:after="0" w:line="240" w:lineRule="auto"/>
            </w:pPr>
            <w:r>
              <w:t xml:space="preserve">Include problems where students are expected to justify their steps. </w:t>
            </w:r>
          </w:p>
          <w:p w14:paraId="1935B324" w14:textId="77777777" w:rsidR="00736377" w:rsidRDefault="00736377" w:rsidP="000E2B17">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ED003F8" w14:textId="3B43DE23" w:rsidR="000E2B17" w:rsidRPr="00844182" w:rsidRDefault="000E2B17" w:rsidP="004C46E5">
            <w:pPr>
              <w:pStyle w:val="ListParagraph"/>
              <w:numPr>
                <w:ilvl w:val="0"/>
                <w:numId w:val="23"/>
              </w:numPr>
              <w:spacing w:after="0" w:line="240" w:lineRule="auto"/>
              <w:rPr>
                <w:rFonts w:eastAsiaTheme="minorEastAsia"/>
              </w:rPr>
            </w:pPr>
            <m:oMath>
              <m:r>
                <w:rPr>
                  <w:rFonts w:ascii="Cambria Math" w:eastAsiaTheme="minorEastAsia" w:hAnsi="Cambria Math"/>
                </w:rPr>
                <m:t>a</m:t>
              </m:r>
            </m:oMath>
            <w:r w:rsidRPr="00844182">
              <w:rPr>
                <w:rFonts w:eastAsiaTheme="minorEastAsia"/>
              </w:rPr>
              <w:t xml:space="preserve">, </w:t>
            </w:r>
            <m:oMath>
              <m:r>
                <w:rPr>
                  <w:rFonts w:ascii="Cambria Math" w:eastAsiaTheme="minorEastAsia" w:hAnsi="Cambria Math"/>
                </w:rPr>
                <m:t>b</m:t>
              </m:r>
            </m:oMath>
            <w:r w:rsidRPr="00844182">
              <w:rPr>
                <w:rFonts w:eastAsiaTheme="minorEastAsia"/>
              </w:rPr>
              <w:t xml:space="preserve">, </w:t>
            </w:r>
            <m:oMath>
              <m:r>
                <w:rPr>
                  <w:rFonts w:ascii="Cambria Math" w:eastAsiaTheme="minorEastAsia" w:hAnsi="Cambria Math"/>
                </w:rPr>
                <m:t>c</m:t>
              </m:r>
            </m:oMath>
            <w:r w:rsidRPr="00844182">
              <w:rPr>
                <w:rFonts w:eastAsiaTheme="minorEastAsia"/>
              </w:rPr>
              <w:t xml:space="preserve">, </w:t>
            </w:r>
            <m:oMath>
              <m:r>
                <w:rPr>
                  <w:rFonts w:ascii="Cambria Math" w:eastAsiaTheme="minorEastAsia" w:hAnsi="Cambria Math"/>
                </w:rPr>
                <m:t>d</m:t>
              </m:r>
            </m:oMath>
            <w:r w:rsidRPr="00844182">
              <w:rPr>
                <w:rFonts w:eastAsiaTheme="minorEastAsia"/>
              </w:rPr>
              <w:t xml:space="preserve">, and the solution </w:t>
            </w:r>
            <m:oMath>
              <m:f>
                <m:fPr>
                  <m:ctrlPr>
                    <w:rPr>
                      <w:rFonts w:ascii="Cambria Math" w:eastAsiaTheme="minorEastAsia" w:hAnsi="Cambria Math"/>
                      <w:i/>
                    </w:rPr>
                  </m:ctrlPr>
                </m:fPr>
                <m:num>
                  <m:r>
                    <w:rPr>
                      <w:rFonts w:ascii="Cambria Math" w:eastAsiaTheme="minorEastAsia" w:hAnsi="Cambria Math"/>
                    </w:rPr>
                    <m:t>d-b</m:t>
                  </m:r>
                </m:num>
                <m:den>
                  <m:r>
                    <w:rPr>
                      <w:rFonts w:ascii="Cambria Math" w:eastAsiaTheme="minorEastAsia" w:hAnsi="Cambria Math"/>
                    </w:rPr>
                    <m:t>a-c</m:t>
                  </m:r>
                </m:den>
              </m:f>
            </m:oMath>
            <w:r w:rsidRPr="00844182">
              <w:rPr>
                <w:rFonts w:eastAsiaTheme="minorEastAsia"/>
              </w:rPr>
              <w:t xml:space="preserve"> are integers.</w:t>
            </w:r>
            <w:r w:rsidR="000D7CA0">
              <w:rPr>
                <w:rFonts w:eastAsiaTheme="minorEastAsia"/>
              </w:rPr>
              <w:t xml:space="preserve"> </w:t>
            </w:r>
            <m:oMath>
              <m:r>
                <w:rPr>
                  <w:rFonts w:ascii="Cambria Math" w:eastAsiaTheme="minorEastAsia" w:hAnsi="Cambria Math"/>
                </w:rPr>
                <m:t>a≠0</m:t>
              </m:r>
            </m:oMath>
            <w:r w:rsidR="000D7CA0">
              <w:rPr>
                <w:rFonts w:eastAsiaTheme="minorEastAsia"/>
              </w:rPr>
              <w:t xml:space="preserve"> and </w:t>
            </w:r>
            <m:oMath>
              <m:r>
                <w:rPr>
                  <w:rFonts w:ascii="Cambria Math" w:eastAsiaTheme="minorEastAsia" w:hAnsi="Cambria Math"/>
                </w:rPr>
                <m:t>c≠0</m:t>
              </m:r>
            </m:oMath>
            <w:r w:rsidR="000D7CA0">
              <w:rPr>
                <w:rFonts w:eastAsiaTheme="minorEastAsia"/>
              </w:rPr>
              <w:t>.</w:t>
            </w:r>
          </w:p>
          <w:p w14:paraId="4D351D08" w14:textId="77777777" w:rsidR="000E2B17" w:rsidRPr="00844182" w:rsidRDefault="000E2B17" w:rsidP="000E2B17">
            <w:pPr>
              <w:pStyle w:val="ListParagraph"/>
              <w:ind w:left="360"/>
              <w:rPr>
                <w:rFonts w:eastAsiaTheme="minorEastAsia"/>
              </w:rPr>
            </w:pPr>
            <w:r w:rsidRPr="00844182">
              <w:t xml:space="preserve">Ex: </w:t>
            </w:r>
            <m:oMath>
              <m:r>
                <w:rPr>
                  <w:rFonts w:ascii="Cambria Math" w:hAnsi="Cambria Math"/>
                </w:rPr>
                <m:t>3x-1=2x+5</m:t>
              </m:r>
            </m:oMath>
          </w:p>
          <w:p w14:paraId="09A790E1" w14:textId="77777777" w:rsidR="000E2B17" w:rsidRPr="00844182" w:rsidRDefault="000E2B17" w:rsidP="000E2B17">
            <w:pPr>
              <w:pStyle w:val="ListParagraph"/>
              <w:ind w:left="360"/>
            </w:pPr>
          </w:p>
          <w:p w14:paraId="7C6DBA76" w14:textId="17A3F5F1" w:rsidR="000E2B17" w:rsidRPr="00844182" w:rsidRDefault="000E2B17" w:rsidP="004C46E5">
            <w:pPr>
              <w:pStyle w:val="ListParagraph"/>
              <w:numPr>
                <w:ilvl w:val="0"/>
                <w:numId w:val="23"/>
              </w:numPr>
              <w:spacing w:after="0" w:line="240" w:lineRule="auto"/>
              <w:rPr>
                <w:rFonts w:eastAsiaTheme="minorEastAsia"/>
              </w:rPr>
            </w:pPr>
            <w:r w:rsidRPr="00844182">
              <w:rPr>
                <w:rFonts w:eastAsiaTheme="minorEastAsia"/>
              </w:rPr>
              <w:t>Distributive property/Combine like terms (integers)</w:t>
            </w:r>
            <w:r w:rsidR="000D7CA0">
              <w:rPr>
                <w:rFonts w:eastAsiaTheme="minorEastAsia"/>
              </w:rPr>
              <w:t xml:space="preserve">. </w:t>
            </w:r>
            <m:oMath>
              <m:r>
                <w:rPr>
                  <w:rFonts w:ascii="Cambria Math" w:eastAsiaTheme="minorEastAsia" w:hAnsi="Cambria Math"/>
                </w:rPr>
                <m:t>a≠0</m:t>
              </m:r>
            </m:oMath>
            <w:r w:rsidR="000D7CA0">
              <w:rPr>
                <w:rFonts w:eastAsiaTheme="minorEastAsia"/>
              </w:rPr>
              <w:t xml:space="preserve"> and </w:t>
            </w:r>
            <m:oMath>
              <m:r>
                <w:rPr>
                  <w:rFonts w:ascii="Cambria Math" w:eastAsiaTheme="minorEastAsia" w:hAnsi="Cambria Math"/>
                </w:rPr>
                <m:t>c≠0</m:t>
              </m:r>
            </m:oMath>
            <w:r w:rsidR="000D7CA0">
              <w:rPr>
                <w:rFonts w:eastAsiaTheme="minorEastAsia"/>
              </w:rPr>
              <w:t>.</w:t>
            </w:r>
          </w:p>
          <w:p w14:paraId="18973FF3" w14:textId="77777777" w:rsidR="000E2B17" w:rsidRPr="00844182" w:rsidRDefault="000E2B17" w:rsidP="000E2B17">
            <w:pPr>
              <w:pStyle w:val="ListParagraph"/>
              <w:ind w:left="360"/>
            </w:pPr>
            <w:r w:rsidRPr="00844182">
              <w:t xml:space="preserve">Ex: </w:t>
            </w:r>
            <m:oMath>
              <m:r>
                <w:rPr>
                  <w:rFonts w:ascii="Cambria Math" w:hAnsi="Cambria Math"/>
                </w:rPr>
                <m:t>x+2</m:t>
              </m:r>
              <m:d>
                <m:dPr>
                  <m:ctrlPr>
                    <w:rPr>
                      <w:rFonts w:ascii="Cambria Math" w:hAnsi="Cambria Math"/>
                      <w:i/>
                    </w:rPr>
                  </m:ctrlPr>
                </m:dPr>
                <m:e>
                  <m:r>
                    <w:rPr>
                      <w:rFonts w:ascii="Cambria Math" w:hAnsi="Cambria Math"/>
                    </w:rPr>
                    <m:t>x-1</m:t>
                  </m:r>
                </m:e>
              </m:d>
              <m:r>
                <w:rPr>
                  <w:rFonts w:ascii="Cambria Math" w:hAnsi="Cambria Math"/>
                </w:rPr>
                <m:t>=4x+7</m:t>
              </m:r>
            </m:oMath>
          </w:p>
          <w:p w14:paraId="7D7D0326" w14:textId="77777777" w:rsidR="000E2B17" w:rsidRPr="00844182" w:rsidRDefault="000E2B17" w:rsidP="000E2B17">
            <w:pPr>
              <w:pStyle w:val="ListParagraph"/>
              <w:ind w:left="360"/>
            </w:pPr>
          </w:p>
          <w:p w14:paraId="3FEEB9A6" w14:textId="1A28DE37" w:rsidR="000E2B17" w:rsidRPr="00844182" w:rsidRDefault="000E2B17" w:rsidP="2CA7B274">
            <w:pPr>
              <w:pStyle w:val="ListParagraph"/>
              <w:numPr>
                <w:ilvl w:val="0"/>
                <w:numId w:val="23"/>
              </w:numPr>
              <w:spacing w:line="278" w:lineRule="auto"/>
              <w:rPr>
                <w:rFonts w:eastAsiaTheme="minorEastAsia"/>
                <w:lang w:val="en-US"/>
              </w:rPr>
            </w:pPr>
            <m:oMath>
              <m:r>
                <w:rPr>
                  <w:rFonts w:ascii="Cambria Math" w:eastAsiaTheme="minorEastAsia" w:hAnsi="Cambria Math"/>
                </w:rPr>
                <m:t>a</m:t>
              </m:r>
            </m:oMath>
            <w:r w:rsidRPr="2CA7B274">
              <w:rPr>
                <w:rFonts w:eastAsiaTheme="minorEastAsia"/>
                <w:lang w:val="en-US"/>
              </w:rPr>
              <w:t xml:space="preserve">, </w:t>
            </w:r>
            <m:oMath>
              <m:r>
                <w:rPr>
                  <w:rFonts w:ascii="Cambria Math" w:eastAsiaTheme="minorEastAsia" w:hAnsi="Cambria Math"/>
                </w:rPr>
                <m:t>b</m:t>
              </m:r>
            </m:oMath>
            <w:r w:rsidRPr="2CA7B274">
              <w:rPr>
                <w:rFonts w:eastAsiaTheme="minorEastAsia"/>
                <w:lang w:val="en-US"/>
              </w:rPr>
              <w:t xml:space="preserve">, </w:t>
            </w:r>
            <m:oMath>
              <m:r>
                <w:rPr>
                  <w:rFonts w:ascii="Cambria Math" w:eastAsiaTheme="minorEastAsia" w:hAnsi="Cambria Math"/>
                </w:rPr>
                <m:t>c</m:t>
              </m:r>
            </m:oMath>
            <w:r w:rsidRPr="2CA7B274">
              <w:rPr>
                <w:rFonts w:eastAsiaTheme="minorEastAsia"/>
                <w:lang w:val="en-US"/>
              </w:rPr>
              <w:t xml:space="preserve">, </w:t>
            </w:r>
            <m:oMath>
              <m:r>
                <w:rPr>
                  <w:rFonts w:ascii="Cambria Math" w:eastAsiaTheme="minorEastAsia" w:hAnsi="Cambria Math"/>
                </w:rPr>
                <m:t>d</m:t>
              </m:r>
            </m:oMath>
            <w:r w:rsidRPr="2CA7B274">
              <w:rPr>
                <w:rFonts w:eastAsiaTheme="minorEastAsia"/>
                <w:lang w:val="en-US"/>
              </w:rPr>
              <w:t xml:space="preserve">, and the solution </w:t>
            </w:r>
            <m:oMath>
              <m:f>
                <m:fPr>
                  <m:ctrlPr>
                    <w:rPr>
                      <w:rFonts w:ascii="Cambria Math" w:eastAsiaTheme="minorEastAsia" w:hAnsi="Cambria Math"/>
                      <w:i/>
                    </w:rPr>
                  </m:ctrlPr>
                </m:fPr>
                <m:num>
                  <m:r>
                    <w:rPr>
                      <w:rFonts w:ascii="Cambria Math" w:eastAsiaTheme="minorEastAsia" w:hAnsi="Cambria Math"/>
                    </w:rPr>
                    <m:t>d-ac</m:t>
                  </m:r>
                </m:num>
                <m:den>
                  <m:r>
                    <w:rPr>
                      <w:rFonts w:ascii="Cambria Math" w:eastAsiaTheme="minorEastAsia" w:hAnsi="Cambria Math"/>
                    </w:rPr>
                    <m:t>ab</m:t>
                  </m:r>
                </m:den>
              </m:f>
            </m:oMath>
            <w:r w:rsidRPr="2CA7B274">
              <w:rPr>
                <w:rFonts w:eastAsiaTheme="minorEastAsia"/>
                <w:lang w:val="en-US"/>
              </w:rPr>
              <w:t xml:space="preserve"> are rational numbers. (bring back multiplication property of equality here)</w:t>
            </w:r>
            <w:r w:rsidR="000D7CA0" w:rsidRPr="2CA7B274">
              <w:rPr>
                <w:rFonts w:eastAsiaTheme="minorEastAsia"/>
                <w:lang w:val="en-US"/>
              </w:rPr>
              <w:t xml:space="preserve">. </w:t>
            </w:r>
            <m:oMath>
              <m:r>
                <w:rPr>
                  <w:rFonts w:ascii="Cambria Math" w:eastAsiaTheme="minorEastAsia" w:hAnsi="Cambria Math"/>
                </w:rPr>
                <m:t>a≠0</m:t>
              </m:r>
            </m:oMath>
            <w:r w:rsidR="000D7CA0" w:rsidRPr="2CA7B274">
              <w:rPr>
                <w:rFonts w:eastAsiaTheme="minorEastAsia"/>
                <w:lang w:val="en-US"/>
              </w:rPr>
              <w:t xml:space="preserve"> and </w:t>
            </w:r>
            <m:oMath>
              <m:r>
                <w:rPr>
                  <w:rFonts w:ascii="Cambria Math" w:eastAsiaTheme="minorEastAsia" w:hAnsi="Cambria Math"/>
                </w:rPr>
                <m:t>c≠0</m:t>
              </m:r>
            </m:oMath>
            <w:r w:rsidR="000D7CA0" w:rsidRPr="2CA7B274">
              <w:rPr>
                <w:rFonts w:eastAsiaTheme="minorEastAsia"/>
                <w:lang w:val="en-US"/>
              </w:rPr>
              <w:t>.</w:t>
            </w:r>
          </w:p>
          <w:p w14:paraId="4454DE0F" w14:textId="77777777" w:rsidR="000E2B17" w:rsidRPr="00844182" w:rsidRDefault="000E2B17" w:rsidP="000E2B17">
            <w:pPr>
              <w:pStyle w:val="ListParagraph"/>
              <w:ind w:left="360"/>
            </w:pPr>
            <w:r w:rsidRPr="00844182">
              <w:t xml:space="preserve">Ex: </w:t>
            </w: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x+</m:t>
              </m:r>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=2x-</m:t>
              </m:r>
              <m:f>
                <m:fPr>
                  <m:ctrlPr>
                    <w:rPr>
                      <w:rFonts w:ascii="Cambria Math" w:hAnsi="Cambria Math"/>
                      <w:i/>
                    </w:rPr>
                  </m:ctrlPr>
                </m:fPr>
                <m:num>
                  <m:r>
                    <w:rPr>
                      <w:rFonts w:ascii="Cambria Math" w:hAnsi="Cambria Math"/>
                    </w:rPr>
                    <m:t>1</m:t>
                  </m:r>
                </m:num>
                <m:den>
                  <m:r>
                    <w:rPr>
                      <w:rFonts w:ascii="Cambria Math" w:hAnsi="Cambria Math"/>
                    </w:rPr>
                    <m:t>4</m:t>
                  </m:r>
                </m:den>
              </m:f>
            </m:oMath>
          </w:p>
          <w:p w14:paraId="06D7CD9A" w14:textId="77777777" w:rsidR="000E2B17" w:rsidRPr="00844182" w:rsidRDefault="000E2B17" w:rsidP="000E2B17">
            <w:pPr>
              <w:pStyle w:val="ListParagraph"/>
              <w:ind w:left="360"/>
              <w:rPr>
                <w:rFonts w:eastAsiaTheme="minorEastAsia"/>
              </w:rPr>
            </w:pPr>
          </w:p>
          <w:p w14:paraId="1FF752DB" w14:textId="77777777" w:rsidR="000E2B17" w:rsidRPr="00844182" w:rsidRDefault="000E2B17" w:rsidP="000E2B17">
            <w:pPr>
              <w:spacing w:after="0" w:line="240" w:lineRule="auto"/>
              <w:rPr>
                <w:rFonts w:eastAsiaTheme="minorEastAsia"/>
              </w:rPr>
            </w:pPr>
          </w:p>
          <w:p w14:paraId="7992A0B7" w14:textId="77777777" w:rsidR="000E2B17" w:rsidRDefault="000E2B17" w:rsidP="000E2B17">
            <w:pPr>
              <w:widowControl w:val="0"/>
              <w:spacing w:after="0" w:line="240" w:lineRule="auto"/>
            </w:pPr>
            <w:r>
              <w:t>Combine with node: Represent mathematical and real-world contexts with linear equations in one variable.</w:t>
            </w:r>
          </w:p>
          <w:p w14:paraId="68B5F0C2" w14:textId="77777777" w:rsidR="00736377" w:rsidRDefault="00736377" w:rsidP="000E2B17">
            <w:pPr>
              <w:widowControl w:val="0"/>
              <w:spacing w:after="0" w:line="240" w:lineRule="auto"/>
            </w:pPr>
          </w:p>
          <w:p w14:paraId="0B4F1BA4" w14:textId="77777777" w:rsidR="00736377" w:rsidRDefault="00736377" w:rsidP="00736377">
            <w:pPr>
              <w:widowControl w:val="0"/>
              <w:spacing w:after="0" w:line="240" w:lineRule="auto"/>
            </w:pPr>
            <w:r>
              <w:t xml:space="preserve">Include problems where students are expected to justify their steps. </w:t>
            </w:r>
          </w:p>
          <w:p w14:paraId="3C263309" w14:textId="2BE4B61F" w:rsidR="00736377" w:rsidRDefault="00736377" w:rsidP="000E2B17">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428C51F" w14:textId="655042EF" w:rsidR="000E2B17" w:rsidRDefault="000E2B17" w:rsidP="004C46E5">
            <w:pPr>
              <w:pStyle w:val="ListParagraph"/>
              <w:widowControl w:val="0"/>
              <w:numPr>
                <w:ilvl w:val="0"/>
                <w:numId w:val="24"/>
              </w:numPr>
              <w:spacing w:after="0" w:line="240" w:lineRule="auto"/>
            </w:pPr>
            <w:r w:rsidRPr="00844182">
              <w:t>Solve linear equations in one variable with one solution, infinitely many solutions, or no solutions.</w:t>
            </w:r>
          </w:p>
          <w:p w14:paraId="4123F00A" w14:textId="77777777" w:rsidR="000E2B17" w:rsidRDefault="000E2B17" w:rsidP="000E2B17">
            <w:pPr>
              <w:pStyle w:val="ListParagraph"/>
              <w:widowControl w:val="0"/>
              <w:spacing w:after="0" w:line="240" w:lineRule="auto"/>
              <w:ind w:left="360"/>
            </w:pPr>
          </w:p>
          <w:p w14:paraId="74AEEFA9" w14:textId="1153AB8D" w:rsidR="000E2B17" w:rsidRPr="00844182" w:rsidRDefault="000E2B17" w:rsidP="004C46E5">
            <w:pPr>
              <w:pStyle w:val="ListParagraph"/>
              <w:widowControl w:val="0"/>
              <w:numPr>
                <w:ilvl w:val="0"/>
                <w:numId w:val="24"/>
              </w:numPr>
              <w:spacing w:after="0" w:line="240" w:lineRule="auto"/>
            </w:pPr>
            <w:r w:rsidRPr="00844182">
              <w:t>Solve linear equations in one variable with one solution, infinitely many solutions, or no solutions by inspection.</w:t>
            </w:r>
            <w:r w:rsidRPr="00844182">
              <w:br/>
            </w:r>
          </w:p>
          <w:p w14:paraId="793D1D83" w14:textId="77777777" w:rsidR="000E2B17" w:rsidRDefault="000E2B17" w:rsidP="004C46E5">
            <w:pPr>
              <w:pStyle w:val="ListParagraph"/>
              <w:widowControl w:val="0"/>
              <w:numPr>
                <w:ilvl w:val="0"/>
                <w:numId w:val="24"/>
              </w:numPr>
              <w:spacing w:after="0" w:line="240" w:lineRule="auto"/>
            </w:pPr>
            <w:r w:rsidRPr="00844182">
              <w:t>Give examples of linear equations in one variable with one solution, infinitely many solutions, or no solutions.</w:t>
            </w:r>
          </w:p>
          <w:p w14:paraId="26103C27" w14:textId="77777777" w:rsidR="00736377" w:rsidRDefault="00736377" w:rsidP="00736377">
            <w:pPr>
              <w:widowControl w:val="0"/>
              <w:spacing w:after="0" w:line="240" w:lineRule="auto"/>
            </w:pPr>
          </w:p>
          <w:p w14:paraId="582BA54C" w14:textId="77777777" w:rsidR="00736377" w:rsidRDefault="00736377" w:rsidP="00736377">
            <w:pPr>
              <w:widowControl w:val="0"/>
              <w:spacing w:after="0" w:line="240" w:lineRule="auto"/>
            </w:pPr>
            <w:r>
              <w:t xml:space="preserve">Include problems where students are expected to justify their steps. </w:t>
            </w:r>
          </w:p>
          <w:p w14:paraId="2080BAA3" w14:textId="6EC4D8D6" w:rsidR="00736377" w:rsidRDefault="00736377" w:rsidP="00736377">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584B4F1" w14:textId="77777777" w:rsidR="000E2B17" w:rsidRDefault="000E2B17" w:rsidP="000E2B17">
            <w:pPr>
              <w:widowControl w:val="0"/>
              <w:spacing w:after="0" w:line="240" w:lineRule="auto"/>
            </w:pPr>
          </w:p>
        </w:tc>
      </w:tr>
      <w:tr w:rsidR="000E2B17" w14:paraId="4DCB069E" w14:textId="77777777" w:rsidTr="2CA7B27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640EF91" w14:textId="77777777" w:rsidR="000E2B17" w:rsidRPr="0067092A" w:rsidRDefault="000E2B17" w:rsidP="000E2B17">
            <w:pPr>
              <w:spacing w:after="0" w:line="240" w:lineRule="auto"/>
              <w:jc w:val="center"/>
              <w:rPr>
                <w:b/>
              </w:rPr>
            </w:pPr>
            <w:r w:rsidRPr="0067092A">
              <w:rPr>
                <w:b/>
              </w:rPr>
              <w:t>Misconceptions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336725" w14:textId="77777777" w:rsidR="000E2B17" w:rsidRDefault="000E2B17" w:rsidP="000E2B17">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08A546" w14:textId="77777777" w:rsidR="000E2B17" w:rsidRDefault="000E2B17" w:rsidP="000E2B17">
            <w:pPr>
              <w:widowControl w:val="0"/>
              <w:pBdr>
                <w:top w:val="nil"/>
                <w:left w:val="nil"/>
                <w:bottom w:val="nil"/>
                <w:right w:val="nil"/>
                <w:between w:val="nil"/>
              </w:pBdr>
              <w:spacing w:after="0" w:line="240" w:lineRule="auto"/>
              <w:ind w:left="360" w:hanging="360"/>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DB93610" w14:textId="77777777" w:rsidR="000E2B17" w:rsidRDefault="000E2B17" w:rsidP="000E2B1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55BD02A" w14:textId="77777777" w:rsidR="000E2B17" w:rsidRDefault="000E2B17" w:rsidP="000E2B1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E4DB89E" w14:textId="77777777" w:rsidR="000E2B17" w:rsidRDefault="000E2B17" w:rsidP="000E2B1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6B06BAD" w14:textId="77777777" w:rsidR="000E2B17" w:rsidRDefault="000E2B17" w:rsidP="000E2B17">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91FA35C" w14:textId="77777777" w:rsidR="000E2B17" w:rsidRDefault="000E2B17" w:rsidP="000E2B17">
            <w:pPr>
              <w:widowControl w:val="0"/>
              <w:pBdr>
                <w:top w:val="nil"/>
                <w:left w:val="nil"/>
                <w:bottom w:val="nil"/>
                <w:right w:val="nil"/>
                <w:between w:val="nil"/>
              </w:pBdr>
              <w:spacing w:after="0" w:line="240" w:lineRule="auto"/>
            </w:pPr>
          </w:p>
        </w:tc>
      </w:tr>
      <w:tr w:rsidR="000E2B17" w14:paraId="6A4842AF" w14:textId="77777777" w:rsidTr="2CA7B27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0C9C188" w14:textId="77777777" w:rsidR="000E2B17" w:rsidRPr="0067092A" w:rsidRDefault="000E2B17" w:rsidP="000E2B17">
            <w:pPr>
              <w:spacing w:after="0" w:line="240" w:lineRule="auto"/>
              <w:jc w:val="center"/>
              <w:rPr>
                <w:b/>
                <w:bCs/>
                <w:lang w:val="en-US"/>
              </w:rPr>
            </w:pPr>
            <w:r w:rsidRPr="4A9E6A4B">
              <w:rPr>
                <w:b/>
                <w:bCs/>
                <w:lang w:val="en-US"/>
              </w:rPr>
              <w:t>Existing Product Reference, if any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12219F" w14:textId="4C9A85A2" w:rsidR="000E2B17" w:rsidRPr="00844182" w:rsidRDefault="000E2B17" w:rsidP="000E2B17">
            <w:pPr>
              <w:pStyle w:val="CommentText"/>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55ECB8" w14:textId="77777777" w:rsidR="000E2B17" w:rsidRDefault="000E2B17" w:rsidP="000E2B17">
            <w:pPr>
              <w:widowControl w:val="0"/>
              <w:spacing w:after="0" w:line="240" w:lineRule="auto"/>
            </w:pPr>
            <w:r w:rsidRPr="00844182">
              <w:t>Check solutions: G8M4L1 Problem 2</w:t>
            </w:r>
            <w:r>
              <w:t xml:space="preserve"> </w:t>
            </w:r>
          </w:p>
          <w:p w14:paraId="7C1CCA68" w14:textId="77777777" w:rsidR="000E2B17" w:rsidRDefault="000E2B17" w:rsidP="000E2B17">
            <w:pPr>
              <w:widowControl w:val="0"/>
              <w:spacing w:after="0" w:line="240" w:lineRule="auto"/>
            </w:pPr>
          </w:p>
          <w:p w14:paraId="6DA0B8D6" w14:textId="13674708" w:rsidR="000E2B17" w:rsidRDefault="000E2B17" w:rsidP="000E2B17">
            <w:pPr>
              <w:widowControl w:val="0"/>
              <w:spacing w:after="0" w:line="240" w:lineRule="auto"/>
            </w:pPr>
            <w:r>
              <w:t>G7 M3 TB and TC</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9DFDA82" w14:textId="0C0F9E4A" w:rsidR="000E2B17" w:rsidRDefault="000E2B17" w:rsidP="000E2B17">
            <w:pPr>
              <w:widowControl w:val="0"/>
              <w:pBdr>
                <w:top w:val="nil"/>
                <w:left w:val="nil"/>
                <w:bottom w:val="nil"/>
                <w:right w:val="nil"/>
                <w:between w:val="nil"/>
              </w:pBdr>
              <w:spacing w:after="0" w:line="240" w:lineRule="auto"/>
            </w:pPr>
            <w:r>
              <w:t>G7 M3 TB and TC</w:t>
            </w:r>
          </w:p>
        </w:tc>
        <w:tc>
          <w:tcPr>
            <w:tcW w:w="4032" w:type="dxa"/>
            <w:tcBorders>
              <w:top w:val="single" w:sz="4" w:space="0" w:color="auto"/>
              <w:left w:val="single" w:sz="4" w:space="0" w:color="auto"/>
              <w:bottom w:val="single" w:sz="4" w:space="0" w:color="auto"/>
              <w:right w:val="single" w:sz="4" w:space="0" w:color="auto"/>
            </w:tcBorders>
          </w:tcPr>
          <w:p w14:paraId="2BCE954E" w14:textId="4E384603" w:rsidR="000E2B17" w:rsidRDefault="000E2B17" w:rsidP="000E2B17">
            <w:pPr>
              <w:widowControl w:val="0"/>
              <w:pBdr>
                <w:top w:val="nil"/>
                <w:left w:val="nil"/>
                <w:bottom w:val="nil"/>
                <w:right w:val="nil"/>
                <w:between w:val="nil"/>
              </w:pBdr>
              <w:spacing w:after="0" w:line="240" w:lineRule="auto"/>
            </w:pPr>
            <w:r>
              <w:t>G7 M3 TB and TC</w:t>
            </w:r>
          </w:p>
        </w:tc>
        <w:tc>
          <w:tcPr>
            <w:tcW w:w="4032" w:type="dxa"/>
            <w:tcBorders>
              <w:top w:val="single" w:sz="4" w:space="0" w:color="auto"/>
              <w:left w:val="single" w:sz="4" w:space="0" w:color="auto"/>
              <w:bottom w:val="single" w:sz="4" w:space="0" w:color="auto"/>
              <w:right w:val="single" w:sz="4" w:space="0" w:color="auto"/>
            </w:tcBorders>
          </w:tcPr>
          <w:p w14:paraId="1732E0CA" w14:textId="77777777" w:rsidR="000E2B17" w:rsidRDefault="000E2B17" w:rsidP="000E2B17">
            <w:pPr>
              <w:pStyle w:val="CommentText"/>
            </w:pPr>
            <w:r>
              <w:t>A1 M1 Lesson 9</w:t>
            </w:r>
          </w:p>
          <w:p w14:paraId="15E661C7" w14:textId="77777777" w:rsidR="000E2B17" w:rsidRDefault="000E2B17" w:rsidP="000E2B17">
            <w:pPr>
              <w:pStyle w:val="CommentText"/>
            </w:pPr>
            <w:r>
              <w:t>A1 M1 Lesson 10 (might be good to talk about “legal moves”)</w:t>
            </w:r>
          </w:p>
          <w:p w14:paraId="4241D234" w14:textId="77777777" w:rsidR="000E2B17" w:rsidRDefault="000E2B17" w:rsidP="000E2B17">
            <w:pPr>
              <w:pStyle w:val="CommentText"/>
            </w:pPr>
            <w:r>
              <w:t>G8 M4 L2, L3, L7-10</w:t>
            </w:r>
          </w:p>
          <w:p w14:paraId="2F429047" w14:textId="77777777" w:rsidR="000E2B17" w:rsidRDefault="000E2B17" w:rsidP="000E2B1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DBAC3E0" w14:textId="77777777" w:rsidR="000E2B17" w:rsidRDefault="000E2B17" w:rsidP="000E2B17">
            <w:pPr>
              <w:pStyle w:val="CommentText"/>
            </w:pPr>
            <w:r>
              <w:t>A1 M1 Lesson 9</w:t>
            </w:r>
          </w:p>
          <w:p w14:paraId="10F947FD" w14:textId="77777777" w:rsidR="000E2B17" w:rsidRDefault="000E2B17" w:rsidP="000E2B17">
            <w:pPr>
              <w:pStyle w:val="CommentText"/>
            </w:pPr>
            <w:r>
              <w:t>A1 M1 Lesson 10 (might be good to talk about “legal moves”)</w:t>
            </w:r>
          </w:p>
          <w:p w14:paraId="464B5FB2" w14:textId="77777777" w:rsidR="000E2B17" w:rsidRDefault="000E2B17" w:rsidP="000E2B17">
            <w:pPr>
              <w:pStyle w:val="CommentText"/>
            </w:pPr>
            <w:r>
              <w:t>G8 M4 L2, L3, L7-10</w:t>
            </w:r>
          </w:p>
          <w:p w14:paraId="27A5BD73" w14:textId="77777777" w:rsidR="000E2B17" w:rsidRDefault="000E2B17" w:rsidP="000E2B17">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1C61AD76" w14:textId="77777777" w:rsidR="000E2B17" w:rsidRDefault="000E2B17" w:rsidP="000E2B17">
            <w:pPr>
              <w:widowControl w:val="0"/>
              <w:pBdr>
                <w:top w:val="nil"/>
                <w:left w:val="nil"/>
                <w:bottom w:val="nil"/>
                <w:right w:val="nil"/>
                <w:between w:val="nil"/>
              </w:pBdr>
              <w:spacing w:after="0" w:line="240" w:lineRule="auto"/>
            </w:pPr>
          </w:p>
        </w:tc>
      </w:tr>
      <w:tr w:rsidR="000E2B17" w:rsidRPr="00232643" w14:paraId="52A09563" w14:textId="77777777" w:rsidTr="2CA7B27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13323F7" w14:textId="77777777" w:rsidR="000E2B17" w:rsidRPr="00844182" w:rsidRDefault="000E2B17" w:rsidP="000E2B17">
            <w:pPr>
              <w:spacing w:after="0" w:line="240" w:lineRule="auto"/>
              <w:jc w:val="center"/>
              <w:rPr>
                <w:b/>
              </w:rPr>
            </w:pPr>
            <w:r w:rsidRPr="00803302">
              <w:rPr>
                <w:b/>
              </w:rPr>
              <w:lastRenderedPageBreak/>
              <w:t>Grad</w:t>
            </w:r>
            <w:r w:rsidRPr="00844182">
              <w:rPr>
                <w:b/>
              </w:rPr>
              <w:t>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F7A640" w14:textId="187DD085" w:rsidR="000E2B17" w:rsidRPr="00844182" w:rsidRDefault="000E2B17" w:rsidP="000E2B17">
            <w:pPr>
              <w:widowControl w:val="0"/>
              <w:pBdr>
                <w:top w:val="nil"/>
                <w:left w:val="nil"/>
                <w:bottom w:val="nil"/>
                <w:right w:val="nil"/>
                <w:between w:val="nil"/>
              </w:pBdr>
              <w:spacing w:after="0" w:line="240" w:lineRule="auto"/>
            </w:pPr>
            <w:r w:rsidRPr="4A9E6A4B">
              <w:rPr>
                <w:lang w:val="en-US"/>
              </w:rPr>
              <w:t>7, 8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4B1D844" w14:textId="4C5A805F" w:rsidR="000E2B17" w:rsidRDefault="000E2B17" w:rsidP="000E2B17">
            <w:pPr>
              <w:widowControl w:val="0"/>
              <w:pBdr>
                <w:top w:val="nil"/>
                <w:left w:val="nil"/>
                <w:bottom w:val="nil"/>
                <w:right w:val="nil"/>
                <w:between w:val="nil"/>
              </w:pBdr>
              <w:spacing w:after="0" w:line="240" w:lineRule="auto"/>
            </w:pPr>
            <w:r>
              <w:t>7</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5C27B93" w14:textId="3A9630EC" w:rsidR="000E2B17" w:rsidRDefault="000E2B17" w:rsidP="000E2B17">
            <w:pPr>
              <w:widowControl w:val="0"/>
              <w:pBdr>
                <w:top w:val="nil"/>
                <w:left w:val="nil"/>
                <w:bottom w:val="nil"/>
                <w:right w:val="nil"/>
                <w:between w:val="nil"/>
              </w:pBdr>
              <w:spacing w:after="0" w:line="240" w:lineRule="auto"/>
            </w:pPr>
            <w:r>
              <w:t>7, 8</w:t>
            </w:r>
          </w:p>
        </w:tc>
        <w:tc>
          <w:tcPr>
            <w:tcW w:w="4032" w:type="dxa"/>
            <w:tcBorders>
              <w:top w:val="single" w:sz="4" w:space="0" w:color="auto"/>
              <w:left w:val="single" w:sz="4" w:space="0" w:color="auto"/>
              <w:bottom w:val="single" w:sz="4" w:space="0" w:color="auto"/>
              <w:right w:val="single" w:sz="4" w:space="0" w:color="auto"/>
            </w:tcBorders>
          </w:tcPr>
          <w:p w14:paraId="210B8C33" w14:textId="52FBFD4B" w:rsidR="000E2B17" w:rsidRDefault="000E2B17" w:rsidP="000E2B17">
            <w:pPr>
              <w:widowControl w:val="0"/>
              <w:pBdr>
                <w:top w:val="nil"/>
                <w:left w:val="nil"/>
                <w:bottom w:val="nil"/>
                <w:right w:val="nil"/>
                <w:between w:val="nil"/>
              </w:pBdr>
              <w:spacing w:after="0" w:line="240" w:lineRule="auto"/>
            </w:pPr>
            <w:r>
              <w:t>8, 9</w:t>
            </w:r>
          </w:p>
        </w:tc>
        <w:tc>
          <w:tcPr>
            <w:tcW w:w="4032" w:type="dxa"/>
            <w:tcBorders>
              <w:top w:val="single" w:sz="4" w:space="0" w:color="auto"/>
              <w:left w:val="single" w:sz="4" w:space="0" w:color="auto"/>
              <w:bottom w:val="single" w:sz="4" w:space="0" w:color="auto"/>
              <w:right w:val="single" w:sz="4" w:space="0" w:color="auto"/>
            </w:tcBorders>
          </w:tcPr>
          <w:p w14:paraId="530E332E" w14:textId="7A7E41EE" w:rsidR="000E2B17" w:rsidRPr="00844182" w:rsidRDefault="000E2B17" w:rsidP="000E2B17">
            <w:pPr>
              <w:widowControl w:val="0"/>
              <w:pBdr>
                <w:top w:val="nil"/>
                <w:left w:val="nil"/>
                <w:bottom w:val="nil"/>
                <w:right w:val="nil"/>
                <w:between w:val="nil"/>
              </w:pBdr>
              <w:spacing w:after="0" w:line="240" w:lineRule="auto"/>
            </w:pPr>
            <w:r>
              <w:t>8, 9</w:t>
            </w:r>
          </w:p>
        </w:tc>
        <w:tc>
          <w:tcPr>
            <w:tcW w:w="4032" w:type="dxa"/>
            <w:tcBorders>
              <w:top w:val="single" w:sz="4" w:space="0" w:color="auto"/>
              <w:left w:val="single" w:sz="4" w:space="0" w:color="auto"/>
              <w:bottom w:val="single" w:sz="4" w:space="0" w:color="auto"/>
              <w:right w:val="single" w:sz="4" w:space="0" w:color="auto"/>
            </w:tcBorders>
          </w:tcPr>
          <w:p w14:paraId="62CE3D75" w14:textId="58B435C1" w:rsidR="000E2B17" w:rsidRPr="00844182" w:rsidRDefault="000E2B17" w:rsidP="000E2B17">
            <w:pPr>
              <w:widowControl w:val="0"/>
              <w:pBdr>
                <w:top w:val="nil"/>
                <w:left w:val="nil"/>
                <w:bottom w:val="nil"/>
                <w:right w:val="nil"/>
                <w:between w:val="nil"/>
              </w:pBdr>
              <w:spacing w:after="0" w:line="240" w:lineRule="auto"/>
            </w:pPr>
            <w:r>
              <w:t>8</w:t>
            </w:r>
          </w:p>
        </w:tc>
        <w:tc>
          <w:tcPr>
            <w:tcW w:w="4032" w:type="dxa"/>
            <w:gridSpan w:val="2"/>
            <w:tcBorders>
              <w:top w:val="single" w:sz="4" w:space="0" w:color="auto"/>
              <w:left w:val="single" w:sz="4" w:space="0" w:color="auto"/>
              <w:bottom w:val="single" w:sz="4" w:space="0" w:color="auto"/>
              <w:right w:val="single" w:sz="4" w:space="0" w:color="auto"/>
            </w:tcBorders>
          </w:tcPr>
          <w:p w14:paraId="1D1891DD" w14:textId="77777777" w:rsidR="000E2B17" w:rsidRPr="00844182" w:rsidRDefault="000E2B17" w:rsidP="000E2B17">
            <w:pPr>
              <w:widowControl w:val="0"/>
              <w:pBdr>
                <w:top w:val="nil"/>
                <w:left w:val="nil"/>
                <w:bottom w:val="nil"/>
                <w:right w:val="nil"/>
                <w:between w:val="nil"/>
              </w:pBdr>
              <w:spacing w:after="0" w:line="240" w:lineRule="auto"/>
            </w:pPr>
          </w:p>
        </w:tc>
      </w:tr>
      <w:tr w:rsidR="000E2B17" w14:paraId="0D0D49D3" w14:textId="77777777" w:rsidTr="2CA7B27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58FE974" w14:textId="77777777" w:rsidR="000E2B17" w:rsidRPr="0067092A" w:rsidRDefault="000E2B17" w:rsidP="000E2B17">
            <w:pPr>
              <w:spacing w:after="0" w:line="240" w:lineRule="auto"/>
              <w:jc w:val="center"/>
              <w:rPr>
                <w:b/>
              </w:rPr>
            </w:pPr>
            <w:r w:rsidRPr="0067092A">
              <w:rPr>
                <w:b/>
              </w:rPr>
              <w:t>Notes related to Standards, 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57BD373" w14:textId="77777777" w:rsidR="000E2B17" w:rsidRPr="00F80AC7" w:rsidRDefault="000E2B17" w:rsidP="000E2B17">
            <w:pPr>
              <w:widowControl w:val="0"/>
              <w:pBdr>
                <w:top w:val="nil"/>
                <w:left w:val="nil"/>
                <w:bottom w:val="nil"/>
                <w:right w:val="nil"/>
                <w:between w:val="nil"/>
              </w:pBdr>
              <w:spacing w:after="0" w:line="240" w:lineRule="auto"/>
              <w:rPr>
                <w:lang w:val="es-ES"/>
              </w:rPr>
            </w:pPr>
            <w:r w:rsidRPr="00F80AC7">
              <w:rPr>
                <w:lang w:val="es-ES"/>
              </w:rPr>
              <w:t>VA.7.PFA.3.a</w:t>
            </w:r>
          </w:p>
          <w:p w14:paraId="6A6BA397" w14:textId="77777777" w:rsidR="000E2B17" w:rsidRPr="00F80AC7" w:rsidRDefault="000E2B17" w:rsidP="000E2B17">
            <w:pPr>
              <w:widowControl w:val="0"/>
              <w:pBdr>
                <w:top w:val="nil"/>
                <w:left w:val="nil"/>
                <w:bottom w:val="nil"/>
                <w:right w:val="nil"/>
                <w:between w:val="nil"/>
              </w:pBdr>
              <w:spacing w:after="0" w:line="240" w:lineRule="auto"/>
              <w:rPr>
                <w:lang w:val="es-ES"/>
              </w:rPr>
            </w:pPr>
            <w:r w:rsidRPr="00F80AC7">
              <w:rPr>
                <w:lang w:val="es-ES"/>
              </w:rPr>
              <w:t>VA.8.PFA.4.a</w:t>
            </w:r>
          </w:p>
          <w:p w14:paraId="476FA14E" w14:textId="77777777" w:rsidR="000E2B17" w:rsidRPr="00F80AC7" w:rsidRDefault="000E2B17" w:rsidP="000E2B17">
            <w:pPr>
              <w:widowControl w:val="0"/>
              <w:pBdr>
                <w:top w:val="nil"/>
                <w:left w:val="nil"/>
                <w:bottom w:val="nil"/>
                <w:right w:val="nil"/>
                <w:between w:val="nil"/>
              </w:pBdr>
              <w:spacing w:after="0" w:line="240" w:lineRule="auto"/>
              <w:rPr>
                <w:lang w:val="es-ES"/>
              </w:rPr>
            </w:pPr>
          </w:p>
          <w:p w14:paraId="2CFBF5F6" w14:textId="0C842723" w:rsidR="000E2B17" w:rsidRPr="00F80AC7" w:rsidRDefault="000E2B17" w:rsidP="000E2B17">
            <w:pPr>
              <w:widowControl w:val="0"/>
              <w:spacing w:after="0" w:line="240" w:lineRule="auto"/>
              <w:rPr>
                <w:lang w:val="es-ES"/>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7F1557" w14:textId="77777777" w:rsidR="000E2B17" w:rsidRDefault="000E2B17" w:rsidP="000E2B17">
            <w:pPr>
              <w:widowControl w:val="0"/>
              <w:pBdr>
                <w:top w:val="nil"/>
                <w:left w:val="nil"/>
                <w:bottom w:val="nil"/>
                <w:right w:val="nil"/>
                <w:between w:val="nil"/>
              </w:pBdr>
              <w:spacing w:after="0" w:line="240" w:lineRule="auto"/>
            </w:pPr>
            <w:r>
              <w:t>Word problems</w:t>
            </w:r>
          </w:p>
          <w:p w14:paraId="6A62777B" w14:textId="77777777" w:rsidR="000E2B17" w:rsidRPr="00844182" w:rsidRDefault="000E2B17" w:rsidP="000E2B17">
            <w:pPr>
              <w:widowControl w:val="0"/>
              <w:pBdr>
                <w:top w:val="nil"/>
                <w:left w:val="nil"/>
                <w:bottom w:val="nil"/>
                <w:right w:val="nil"/>
                <w:between w:val="nil"/>
              </w:pBdr>
              <w:spacing w:after="0" w:line="240" w:lineRule="auto"/>
            </w:pPr>
            <w:r w:rsidRPr="4A9E6A4B">
              <w:rPr>
                <w:lang w:val="en-US"/>
              </w:rPr>
              <w:t xml:space="preserve">7.EE.B.4.a </w:t>
            </w:r>
          </w:p>
          <w:p w14:paraId="5E8E9175" w14:textId="77777777" w:rsidR="000E2B17" w:rsidRDefault="000E2B17" w:rsidP="000E2B17">
            <w:pPr>
              <w:widowControl w:val="0"/>
              <w:pBdr>
                <w:top w:val="nil"/>
                <w:left w:val="nil"/>
                <w:bottom w:val="nil"/>
                <w:right w:val="nil"/>
                <w:between w:val="nil"/>
              </w:pBdr>
              <w:spacing w:after="0" w:line="240" w:lineRule="auto"/>
            </w:pPr>
            <w:r w:rsidRPr="00844182">
              <w:t>WI.7.EE.B.4.a</w:t>
            </w:r>
          </w:p>
          <w:p w14:paraId="1E6F254D" w14:textId="77777777" w:rsidR="000E2B17" w:rsidRDefault="000E2B17" w:rsidP="000E2B17">
            <w:pPr>
              <w:widowControl w:val="0"/>
              <w:pBdr>
                <w:top w:val="nil"/>
                <w:left w:val="nil"/>
                <w:bottom w:val="nil"/>
                <w:right w:val="nil"/>
                <w:between w:val="nil"/>
              </w:pBdr>
              <w:spacing w:after="0" w:line="240" w:lineRule="auto"/>
            </w:pPr>
            <w:r w:rsidRPr="00844182">
              <w:t>FL.7.AR.2.2</w:t>
            </w:r>
          </w:p>
          <w:p w14:paraId="28F6AEC0" w14:textId="77777777" w:rsidR="000E2B17" w:rsidRDefault="000E2B17" w:rsidP="000E2B17">
            <w:pPr>
              <w:widowControl w:val="0"/>
              <w:pBdr>
                <w:top w:val="nil"/>
                <w:left w:val="nil"/>
                <w:bottom w:val="nil"/>
                <w:right w:val="nil"/>
                <w:between w:val="nil"/>
              </w:pBdr>
              <w:spacing w:after="0" w:line="240" w:lineRule="auto"/>
            </w:pPr>
          </w:p>
          <w:p w14:paraId="1A9AC2EF" w14:textId="77777777" w:rsidR="000E2B17" w:rsidRPr="00844182" w:rsidRDefault="000E2B17" w:rsidP="000E2B17">
            <w:pPr>
              <w:widowControl w:val="0"/>
              <w:pBdr>
                <w:top w:val="nil"/>
                <w:left w:val="nil"/>
                <w:bottom w:val="nil"/>
                <w:right w:val="nil"/>
                <w:between w:val="nil"/>
              </w:pBdr>
              <w:spacing w:after="0" w:line="240" w:lineRule="auto"/>
            </w:pPr>
            <w:r>
              <w:t>Model and solve</w:t>
            </w:r>
          </w:p>
          <w:p w14:paraId="3E3513BB" w14:textId="77777777" w:rsidR="000E2B17" w:rsidRPr="00844182" w:rsidRDefault="000E2B17" w:rsidP="000E2B17">
            <w:pPr>
              <w:widowControl w:val="0"/>
              <w:pBdr>
                <w:top w:val="nil"/>
                <w:left w:val="nil"/>
                <w:bottom w:val="nil"/>
                <w:right w:val="nil"/>
                <w:between w:val="nil"/>
              </w:pBdr>
              <w:spacing w:after="0" w:line="240" w:lineRule="auto"/>
            </w:pPr>
            <w:r w:rsidRPr="00844182">
              <w:t xml:space="preserve">TX.7.11A </w:t>
            </w:r>
          </w:p>
          <w:p w14:paraId="1542BCA9" w14:textId="77777777" w:rsidR="000E2B17" w:rsidRDefault="000E2B17" w:rsidP="000E2B17">
            <w:pPr>
              <w:widowControl w:val="0"/>
              <w:pBdr>
                <w:top w:val="nil"/>
                <w:left w:val="nil"/>
                <w:bottom w:val="nil"/>
                <w:right w:val="nil"/>
                <w:between w:val="nil"/>
              </w:pBdr>
              <w:spacing w:after="0" w:line="240" w:lineRule="auto"/>
            </w:pPr>
          </w:p>
          <w:p w14:paraId="3C4C5D10" w14:textId="77777777" w:rsidR="000E2B17" w:rsidRDefault="000E2B17" w:rsidP="000E2B17">
            <w:pPr>
              <w:widowControl w:val="0"/>
              <w:pBdr>
                <w:top w:val="nil"/>
                <w:left w:val="nil"/>
                <w:bottom w:val="nil"/>
                <w:right w:val="nil"/>
                <w:between w:val="nil"/>
              </w:pBdr>
              <w:spacing w:after="0" w:line="240" w:lineRule="auto"/>
            </w:pPr>
            <w:r>
              <w:t>E</w:t>
            </w:r>
            <w:r w:rsidRPr="00844182">
              <w:t>xplain each step</w:t>
            </w:r>
          </w:p>
          <w:p w14:paraId="589AF518" w14:textId="77777777" w:rsidR="000E2B17" w:rsidRPr="00844182" w:rsidRDefault="000E2B17" w:rsidP="000E2B17">
            <w:pPr>
              <w:widowControl w:val="0"/>
              <w:pBdr>
                <w:top w:val="nil"/>
                <w:left w:val="nil"/>
                <w:bottom w:val="nil"/>
                <w:right w:val="nil"/>
                <w:between w:val="nil"/>
              </w:pBdr>
              <w:spacing w:after="0" w:line="240" w:lineRule="auto"/>
            </w:pPr>
            <w:r w:rsidRPr="00844182">
              <w:t xml:space="preserve">HSA-REI.A.1 </w:t>
            </w:r>
          </w:p>
          <w:p w14:paraId="4BB98218" w14:textId="77777777" w:rsidR="000E2B17" w:rsidRPr="00844182" w:rsidRDefault="000E2B17" w:rsidP="000E2B17">
            <w:pPr>
              <w:widowControl w:val="0"/>
              <w:pBdr>
                <w:top w:val="nil"/>
                <w:left w:val="nil"/>
                <w:bottom w:val="nil"/>
                <w:right w:val="nil"/>
                <w:between w:val="nil"/>
              </w:pBdr>
              <w:spacing w:after="0" w:line="240" w:lineRule="auto"/>
            </w:pPr>
          </w:p>
          <w:p w14:paraId="26C0AD89" w14:textId="77777777" w:rsidR="000E2B17" w:rsidRPr="00844182" w:rsidRDefault="000E2B17" w:rsidP="000E2B17">
            <w:pPr>
              <w:widowControl w:val="0"/>
              <w:pBdr>
                <w:top w:val="nil"/>
                <w:left w:val="nil"/>
                <w:bottom w:val="nil"/>
                <w:right w:val="nil"/>
                <w:between w:val="nil"/>
              </w:pBdr>
              <w:spacing w:after="0" w:line="240" w:lineRule="auto"/>
            </w:pPr>
            <w:r w:rsidRPr="00844182">
              <w:t>Geometry</w:t>
            </w:r>
          </w:p>
          <w:p w14:paraId="48CE19F1" w14:textId="77777777" w:rsidR="000E2B17" w:rsidRPr="00844182" w:rsidRDefault="000E2B17" w:rsidP="000E2B17">
            <w:pPr>
              <w:widowControl w:val="0"/>
              <w:pBdr>
                <w:top w:val="nil"/>
                <w:left w:val="nil"/>
                <w:bottom w:val="nil"/>
                <w:right w:val="nil"/>
                <w:between w:val="nil"/>
              </w:pBdr>
              <w:spacing w:after="0" w:line="240" w:lineRule="auto"/>
            </w:pPr>
            <w:r w:rsidRPr="00844182">
              <w:t>TX.7.11C</w:t>
            </w:r>
          </w:p>
          <w:p w14:paraId="25C5FCBB" w14:textId="77777777" w:rsidR="000E2B17" w:rsidRPr="00844182" w:rsidRDefault="000E2B17" w:rsidP="000E2B17">
            <w:pPr>
              <w:widowControl w:val="0"/>
              <w:pBdr>
                <w:top w:val="nil"/>
                <w:left w:val="nil"/>
                <w:bottom w:val="nil"/>
                <w:right w:val="nil"/>
                <w:between w:val="nil"/>
              </w:pBdr>
              <w:spacing w:after="0" w:line="240" w:lineRule="auto"/>
            </w:pPr>
            <w:r w:rsidRPr="4A9E6A4B">
              <w:rPr>
                <w:lang w:val="en-US"/>
              </w:rPr>
              <w:t>KS.8.G.4</w:t>
            </w:r>
          </w:p>
          <w:p w14:paraId="377D6508" w14:textId="77777777" w:rsidR="000E2B17" w:rsidRPr="00844182" w:rsidRDefault="000E2B17" w:rsidP="000E2B17">
            <w:pPr>
              <w:widowControl w:val="0"/>
              <w:pBdr>
                <w:top w:val="nil"/>
                <w:left w:val="nil"/>
                <w:bottom w:val="nil"/>
                <w:right w:val="nil"/>
                <w:between w:val="nil"/>
              </w:pBdr>
              <w:spacing w:after="0" w:line="240" w:lineRule="auto"/>
            </w:pPr>
            <w:r w:rsidRPr="00844182">
              <w:t>MD.8.GR.A.1</w:t>
            </w:r>
          </w:p>
          <w:p w14:paraId="6099A83D" w14:textId="77777777" w:rsidR="000E2B17" w:rsidRPr="00844182" w:rsidRDefault="000E2B17" w:rsidP="000E2B17">
            <w:pPr>
              <w:widowControl w:val="0"/>
              <w:pBdr>
                <w:top w:val="nil"/>
                <w:left w:val="nil"/>
                <w:bottom w:val="nil"/>
                <w:right w:val="nil"/>
                <w:between w:val="nil"/>
              </w:pBdr>
              <w:spacing w:after="0" w:line="240" w:lineRule="auto"/>
            </w:pPr>
          </w:p>
          <w:p w14:paraId="5917AAB8" w14:textId="2A8E18FE" w:rsidR="000E2B17" w:rsidRDefault="000E2B17" w:rsidP="000E2B17">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1D81F2E" w14:textId="77777777" w:rsidR="000E2B17" w:rsidRDefault="000E2B17" w:rsidP="000E2B17">
            <w:pPr>
              <w:widowControl w:val="0"/>
              <w:pBdr>
                <w:top w:val="nil"/>
                <w:left w:val="nil"/>
                <w:bottom w:val="nil"/>
                <w:right w:val="nil"/>
                <w:between w:val="nil"/>
              </w:pBdr>
              <w:spacing w:after="0" w:line="240" w:lineRule="auto"/>
            </w:pPr>
            <w:r>
              <w:t>Word Problems</w:t>
            </w:r>
          </w:p>
          <w:p w14:paraId="5B30D438" w14:textId="77777777" w:rsidR="000E2B17" w:rsidRDefault="000E2B17" w:rsidP="000E2B17">
            <w:pPr>
              <w:widowControl w:val="0"/>
              <w:pBdr>
                <w:top w:val="nil"/>
                <w:left w:val="nil"/>
                <w:bottom w:val="nil"/>
                <w:right w:val="nil"/>
                <w:between w:val="nil"/>
              </w:pBdr>
              <w:spacing w:after="0" w:line="240" w:lineRule="auto"/>
            </w:pPr>
            <w:r w:rsidRPr="4A9E6A4B">
              <w:rPr>
                <w:lang w:val="en-US"/>
              </w:rPr>
              <w:t xml:space="preserve">7.EE.B.4.a </w:t>
            </w:r>
          </w:p>
          <w:p w14:paraId="7B4A3E23" w14:textId="77777777" w:rsidR="000E2B17" w:rsidRDefault="000E2B17" w:rsidP="000E2B17">
            <w:pPr>
              <w:widowControl w:val="0"/>
              <w:pBdr>
                <w:top w:val="nil"/>
                <w:left w:val="nil"/>
                <w:bottom w:val="nil"/>
                <w:right w:val="nil"/>
                <w:between w:val="nil"/>
              </w:pBdr>
              <w:spacing w:after="0" w:line="240" w:lineRule="auto"/>
            </w:pPr>
            <w:r w:rsidRPr="00844182">
              <w:t>WI.7.EE.B.4.a</w:t>
            </w:r>
          </w:p>
          <w:p w14:paraId="6A3EB4BB" w14:textId="77777777" w:rsidR="000E2B17" w:rsidRDefault="000E2B17" w:rsidP="000E2B17">
            <w:pPr>
              <w:widowControl w:val="0"/>
              <w:pBdr>
                <w:top w:val="nil"/>
                <w:left w:val="nil"/>
                <w:bottom w:val="nil"/>
                <w:right w:val="nil"/>
                <w:between w:val="nil"/>
              </w:pBdr>
              <w:spacing w:after="0" w:line="240" w:lineRule="auto"/>
            </w:pPr>
          </w:p>
          <w:p w14:paraId="02A8590E" w14:textId="77777777" w:rsidR="000E2B17" w:rsidRPr="00F80AC7" w:rsidRDefault="000E2B17" w:rsidP="000E2B17">
            <w:pPr>
              <w:widowControl w:val="0"/>
              <w:pBdr>
                <w:top w:val="nil"/>
                <w:left w:val="nil"/>
                <w:bottom w:val="nil"/>
                <w:right w:val="nil"/>
                <w:between w:val="nil"/>
              </w:pBdr>
              <w:spacing w:after="0" w:line="240" w:lineRule="auto"/>
              <w:rPr>
                <w:lang w:val="es-ES"/>
              </w:rPr>
            </w:pPr>
            <w:r w:rsidRPr="00F80AC7">
              <w:rPr>
                <w:lang w:val="es-ES"/>
              </w:rPr>
              <w:t>Solve</w:t>
            </w:r>
          </w:p>
          <w:p w14:paraId="0F6D2FE0" w14:textId="77777777" w:rsidR="000E2B17" w:rsidRPr="00F80AC7" w:rsidRDefault="000E2B17" w:rsidP="000E2B17">
            <w:pPr>
              <w:widowControl w:val="0"/>
              <w:pBdr>
                <w:top w:val="nil"/>
                <w:left w:val="nil"/>
                <w:bottom w:val="nil"/>
                <w:right w:val="nil"/>
                <w:between w:val="nil"/>
              </w:pBdr>
              <w:spacing w:after="0" w:line="240" w:lineRule="auto"/>
              <w:rPr>
                <w:lang w:val="es-ES"/>
              </w:rPr>
            </w:pPr>
            <w:r w:rsidRPr="00F80AC7">
              <w:rPr>
                <w:lang w:val="es-ES"/>
              </w:rPr>
              <w:t>KS.8.EE.7b</w:t>
            </w:r>
          </w:p>
          <w:p w14:paraId="6AD26A48" w14:textId="77777777" w:rsidR="000E2B17" w:rsidRPr="00F80AC7" w:rsidRDefault="000E2B17" w:rsidP="000E2B17">
            <w:pPr>
              <w:widowControl w:val="0"/>
              <w:pBdr>
                <w:top w:val="nil"/>
                <w:left w:val="nil"/>
                <w:bottom w:val="nil"/>
                <w:right w:val="nil"/>
                <w:between w:val="nil"/>
              </w:pBdr>
              <w:spacing w:after="0" w:line="240" w:lineRule="auto"/>
              <w:rPr>
                <w:lang w:val="es-ES"/>
              </w:rPr>
            </w:pPr>
            <w:r w:rsidRPr="00F80AC7">
              <w:rPr>
                <w:lang w:val="es-ES"/>
              </w:rPr>
              <w:t>MO.8.EEI.C.7.b</w:t>
            </w:r>
          </w:p>
          <w:p w14:paraId="25444F0F" w14:textId="77777777" w:rsidR="000E2B17" w:rsidRPr="00F80AC7" w:rsidRDefault="000E2B17" w:rsidP="000E2B17">
            <w:pPr>
              <w:widowControl w:val="0"/>
              <w:pBdr>
                <w:top w:val="nil"/>
                <w:left w:val="nil"/>
                <w:bottom w:val="nil"/>
                <w:right w:val="nil"/>
                <w:between w:val="nil"/>
              </w:pBdr>
              <w:spacing w:after="0" w:line="240" w:lineRule="auto"/>
              <w:rPr>
                <w:lang w:val="es-ES"/>
              </w:rPr>
            </w:pPr>
          </w:p>
          <w:p w14:paraId="4899B283" w14:textId="77777777" w:rsidR="000E2B17" w:rsidRPr="00F80AC7" w:rsidRDefault="000E2B17" w:rsidP="000E2B17">
            <w:pPr>
              <w:widowControl w:val="0"/>
              <w:pBdr>
                <w:top w:val="nil"/>
                <w:left w:val="nil"/>
                <w:bottom w:val="nil"/>
                <w:right w:val="nil"/>
                <w:between w:val="nil"/>
              </w:pBdr>
              <w:spacing w:after="0" w:line="240" w:lineRule="auto"/>
              <w:rPr>
                <w:lang w:val="es-ES"/>
              </w:rPr>
            </w:pPr>
          </w:p>
          <w:p w14:paraId="4B62310B" w14:textId="77777777" w:rsidR="000E2B17" w:rsidRPr="00F80AC7" w:rsidRDefault="000E2B17" w:rsidP="000E2B17">
            <w:pPr>
              <w:widowControl w:val="0"/>
              <w:pBdr>
                <w:top w:val="nil"/>
                <w:left w:val="nil"/>
                <w:bottom w:val="nil"/>
                <w:right w:val="nil"/>
                <w:between w:val="nil"/>
              </w:pBdr>
              <w:spacing w:after="0" w:line="240" w:lineRule="auto"/>
              <w:rPr>
                <w:lang w:val="es-ES"/>
              </w:rPr>
            </w:pPr>
          </w:p>
          <w:p w14:paraId="11004A97" w14:textId="77777777" w:rsidR="000E2B17" w:rsidRPr="00F80AC7" w:rsidRDefault="000E2B17" w:rsidP="000E2B17">
            <w:pPr>
              <w:widowControl w:val="0"/>
              <w:pBdr>
                <w:top w:val="nil"/>
                <w:left w:val="nil"/>
                <w:bottom w:val="nil"/>
                <w:right w:val="nil"/>
                <w:between w:val="nil"/>
              </w:pBdr>
              <w:spacing w:after="0" w:line="240" w:lineRule="auto"/>
              <w:rPr>
                <w:lang w:val="es-ES"/>
              </w:rPr>
            </w:pPr>
          </w:p>
          <w:p w14:paraId="533A434B" w14:textId="77777777" w:rsidR="000E2B17" w:rsidRPr="00F80AC7" w:rsidRDefault="000E2B17" w:rsidP="000E2B17">
            <w:pPr>
              <w:widowControl w:val="0"/>
              <w:pBdr>
                <w:top w:val="nil"/>
                <w:left w:val="nil"/>
                <w:bottom w:val="nil"/>
                <w:right w:val="nil"/>
                <w:between w:val="nil"/>
              </w:pBdr>
              <w:spacing w:after="0" w:line="240" w:lineRule="auto"/>
              <w:rPr>
                <w:lang w:val="es-ES"/>
              </w:rPr>
            </w:pPr>
          </w:p>
          <w:p w14:paraId="7D34762D" w14:textId="77777777" w:rsidR="000E2B17" w:rsidRPr="00F80AC7" w:rsidRDefault="000E2B17" w:rsidP="000E2B17">
            <w:pPr>
              <w:widowControl w:val="0"/>
              <w:pBdr>
                <w:top w:val="nil"/>
                <w:left w:val="nil"/>
                <w:bottom w:val="nil"/>
                <w:right w:val="nil"/>
                <w:between w:val="nil"/>
              </w:pBdr>
              <w:spacing w:after="0" w:line="240" w:lineRule="auto"/>
              <w:rPr>
                <w:lang w:val="es-ES"/>
              </w:rPr>
            </w:pPr>
          </w:p>
          <w:p w14:paraId="60A685B2" w14:textId="77777777" w:rsidR="000E2B17" w:rsidRPr="00F80AC7" w:rsidRDefault="000E2B17" w:rsidP="000E2B17">
            <w:pPr>
              <w:widowControl w:val="0"/>
              <w:pBdr>
                <w:top w:val="nil"/>
                <w:left w:val="nil"/>
                <w:bottom w:val="nil"/>
                <w:right w:val="nil"/>
                <w:between w:val="nil"/>
              </w:pBdr>
              <w:spacing w:after="0" w:line="240" w:lineRule="auto"/>
              <w:rPr>
                <w:lang w:val="es-ES"/>
              </w:rPr>
            </w:pPr>
          </w:p>
          <w:p w14:paraId="7BFD3233" w14:textId="77777777" w:rsidR="000E2B17" w:rsidRPr="00F80AC7" w:rsidRDefault="000E2B17" w:rsidP="000E2B17">
            <w:pPr>
              <w:widowControl w:val="0"/>
              <w:pBdr>
                <w:top w:val="nil"/>
                <w:left w:val="nil"/>
                <w:bottom w:val="nil"/>
                <w:right w:val="nil"/>
                <w:between w:val="nil"/>
              </w:pBdr>
              <w:spacing w:after="0" w:line="240" w:lineRule="auto"/>
              <w:rPr>
                <w:lang w:val="es-ES"/>
              </w:rPr>
            </w:pPr>
          </w:p>
        </w:tc>
        <w:tc>
          <w:tcPr>
            <w:tcW w:w="4032" w:type="dxa"/>
            <w:tcBorders>
              <w:top w:val="single" w:sz="4" w:space="0" w:color="auto"/>
              <w:left w:val="single" w:sz="4" w:space="0" w:color="auto"/>
              <w:bottom w:val="single" w:sz="4" w:space="0" w:color="auto"/>
              <w:right w:val="single" w:sz="4" w:space="0" w:color="auto"/>
            </w:tcBorders>
          </w:tcPr>
          <w:p w14:paraId="668E27AB" w14:textId="77777777" w:rsidR="000E2B17" w:rsidRDefault="000E2B17" w:rsidP="000E2B17">
            <w:pPr>
              <w:widowControl w:val="0"/>
              <w:pBdr>
                <w:top w:val="nil"/>
                <w:left w:val="nil"/>
                <w:bottom w:val="nil"/>
                <w:right w:val="nil"/>
                <w:between w:val="nil"/>
              </w:pBdr>
              <w:spacing w:after="0" w:line="240" w:lineRule="auto"/>
              <w:rPr>
                <w:highlight w:val="yellow"/>
              </w:rPr>
            </w:pPr>
            <w:r>
              <w:rPr>
                <w:highlight w:val="yellow"/>
              </w:rPr>
              <w:t xml:space="preserve">Solve – word problems not mentioned </w:t>
            </w:r>
          </w:p>
          <w:p w14:paraId="7694B870" w14:textId="1A4A90BD" w:rsidR="000E2B17" w:rsidRPr="00844182" w:rsidRDefault="000E2B17" w:rsidP="000E2B17">
            <w:pPr>
              <w:widowControl w:val="0"/>
              <w:pBdr>
                <w:top w:val="nil"/>
                <w:left w:val="nil"/>
                <w:bottom w:val="nil"/>
                <w:right w:val="nil"/>
                <w:between w:val="nil"/>
              </w:pBdr>
              <w:spacing w:after="0" w:line="240" w:lineRule="auto"/>
            </w:pPr>
            <w:r w:rsidRPr="6B9BCD4F">
              <w:rPr>
                <w:highlight w:val="yellow"/>
                <w:lang w:val="en-US"/>
              </w:rPr>
              <w:t>8.EE.C.7</w:t>
            </w:r>
            <w:r w:rsidRPr="6B9BCD4F">
              <w:rPr>
                <w:lang w:val="en-US"/>
              </w:rPr>
              <w:t>/8.EE.C.7.b</w:t>
            </w:r>
            <w:r w:rsidR="007A4623" w:rsidRPr="6B9BCD4F">
              <w:rPr>
                <w:lang w:val="en-US"/>
              </w:rPr>
              <w:t xml:space="preserve"> (This standard doesn’t specifically say variables on both sides. I’m not sure if it is implied since 8.EE.C.7 does include 7.a, which is about infinitely many solutions and no solution.)</w:t>
            </w:r>
          </w:p>
          <w:p w14:paraId="4274A16A" w14:textId="77777777" w:rsidR="000E2B17" w:rsidRPr="00F80AC7" w:rsidRDefault="000E2B17" w:rsidP="000E2B17">
            <w:pPr>
              <w:widowControl w:val="0"/>
              <w:pBdr>
                <w:top w:val="nil"/>
                <w:left w:val="nil"/>
                <w:bottom w:val="nil"/>
                <w:right w:val="nil"/>
                <w:between w:val="nil"/>
              </w:pBdr>
              <w:spacing w:after="0" w:line="240" w:lineRule="auto"/>
              <w:rPr>
                <w:lang w:val="es-ES"/>
              </w:rPr>
            </w:pPr>
            <w:r w:rsidRPr="00F80AC7">
              <w:rPr>
                <w:lang w:val="es-ES"/>
              </w:rPr>
              <w:t>KS.8.EE.7b</w:t>
            </w:r>
          </w:p>
          <w:p w14:paraId="0F613BBF" w14:textId="77777777" w:rsidR="000E2B17" w:rsidRPr="00F80AC7" w:rsidRDefault="000E2B17" w:rsidP="000E2B17">
            <w:pPr>
              <w:widowControl w:val="0"/>
              <w:pBdr>
                <w:top w:val="nil"/>
                <w:left w:val="nil"/>
                <w:bottom w:val="nil"/>
                <w:right w:val="nil"/>
                <w:between w:val="nil"/>
              </w:pBdr>
              <w:spacing w:after="0" w:line="240" w:lineRule="auto"/>
              <w:rPr>
                <w:lang w:val="es-ES"/>
              </w:rPr>
            </w:pPr>
            <w:r w:rsidRPr="00F80AC7">
              <w:rPr>
                <w:lang w:val="es-ES"/>
              </w:rPr>
              <w:t>MO.8.EEI.C.7.b</w:t>
            </w:r>
          </w:p>
          <w:p w14:paraId="203DD8DE" w14:textId="77777777" w:rsidR="000E2B17" w:rsidRDefault="000E2B17" w:rsidP="000E2B17">
            <w:pPr>
              <w:widowControl w:val="0"/>
              <w:pBdr>
                <w:top w:val="nil"/>
                <w:left w:val="nil"/>
                <w:bottom w:val="nil"/>
                <w:right w:val="nil"/>
                <w:between w:val="nil"/>
              </w:pBdr>
              <w:spacing w:after="0" w:line="240" w:lineRule="auto"/>
            </w:pPr>
            <w:r w:rsidRPr="00844182">
              <w:t>MN.8.3.6.3</w:t>
            </w:r>
          </w:p>
          <w:p w14:paraId="7FB58540" w14:textId="77777777" w:rsidR="000E2B17" w:rsidRPr="00844182" w:rsidRDefault="000E2B17" w:rsidP="000E2B17">
            <w:pPr>
              <w:widowControl w:val="0"/>
              <w:pBdr>
                <w:top w:val="nil"/>
                <w:left w:val="nil"/>
                <w:bottom w:val="nil"/>
                <w:right w:val="nil"/>
                <w:between w:val="nil"/>
              </w:pBdr>
              <w:spacing w:after="0" w:line="240" w:lineRule="auto"/>
            </w:pPr>
            <w:r w:rsidRPr="4A9E6A4B">
              <w:rPr>
                <w:lang w:val="en-US"/>
              </w:rPr>
              <w:t>HSA-REI.B.3 ( includes literal equations)</w:t>
            </w:r>
          </w:p>
          <w:p w14:paraId="71C5E8D3" w14:textId="77777777" w:rsidR="000E2B17" w:rsidRPr="00844182" w:rsidRDefault="000E2B17" w:rsidP="000E2B17">
            <w:pPr>
              <w:widowControl w:val="0"/>
              <w:pBdr>
                <w:top w:val="nil"/>
                <w:left w:val="nil"/>
                <w:bottom w:val="nil"/>
                <w:right w:val="nil"/>
                <w:between w:val="nil"/>
              </w:pBdr>
              <w:spacing w:after="0" w:line="240" w:lineRule="auto"/>
            </w:pPr>
          </w:p>
          <w:p w14:paraId="5081DB2A" w14:textId="77777777" w:rsidR="000E2B17" w:rsidRPr="00844182" w:rsidRDefault="000E2B17" w:rsidP="000E2B17">
            <w:pPr>
              <w:widowControl w:val="0"/>
              <w:pBdr>
                <w:top w:val="nil"/>
                <w:left w:val="nil"/>
                <w:bottom w:val="nil"/>
                <w:right w:val="nil"/>
                <w:between w:val="nil"/>
              </w:pBdr>
              <w:spacing w:after="0" w:line="240" w:lineRule="auto"/>
            </w:pPr>
          </w:p>
          <w:p w14:paraId="20C1C57C" w14:textId="77777777" w:rsidR="000E2B17" w:rsidRPr="002E462F" w:rsidRDefault="000E2B17" w:rsidP="000E2B17">
            <w:pPr>
              <w:widowControl w:val="0"/>
              <w:pBdr>
                <w:top w:val="nil"/>
                <w:left w:val="nil"/>
                <w:bottom w:val="nil"/>
                <w:right w:val="nil"/>
                <w:between w:val="nil"/>
              </w:pBdr>
              <w:spacing w:after="0" w:line="240" w:lineRule="auto"/>
            </w:pPr>
            <w:r>
              <w:t>E</w:t>
            </w:r>
            <w:r w:rsidRPr="00844182">
              <w:t>xplain each step</w:t>
            </w:r>
          </w:p>
          <w:p w14:paraId="44C1D6C0" w14:textId="77777777" w:rsidR="000E2B17" w:rsidRPr="00844182" w:rsidRDefault="000E2B17" w:rsidP="000E2B17">
            <w:pPr>
              <w:widowControl w:val="0"/>
              <w:pBdr>
                <w:top w:val="nil"/>
                <w:left w:val="nil"/>
                <w:bottom w:val="nil"/>
                <w:right w:val="nil"/>
                <w:between w:val="nil"/>
              </w:pBdr>
              <w:spacing w:after="0" w:line="240" w:lineRule="auto"/>
            </w:pPr>
            <w:r w:rsidRPr="00844182">
              <w:t>HSA-REI.A.1</w:t>
            </w:r>
          </w:p>
          <w:p w14:paraId="5B586023" w14:textId="77777777" w:rsidR="000E2B17" w:rsidRDefault="000E2B17" w:rsidP="000E2B17">
            <w:pPr>
              <w:spacing w:after="0" w:line="240" w:lineRule="auto"/>
              <w:ind w:left="1"/>
            </w:pPr>
          </w:p>
          <w:p w14:paraId="3B7BDB2B" w14:textId="6F63E67C" w:rsidR="000E2B17" w:rsidRDefault="000E2B17" w:rsidP="000E2B1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86CF721" w14:textId="77777777" w:rsidR="000E2B17" w:rsidRPr="00844182" w:rsidRDefault="000E2B17" w:rsidP="000E2B17">
            <w:pPr>
              <w:widowControl w:val="0"/>
              <w:pBdr>
                <w:top w:val="nil"/>
                <w:left w:val="nil"/>
                <w:bottom w:val="nil"/>
                <w:right w:val="nil"/>
                <w:between w:val="nil"/>
              </w:pBdr>
              <w:spacing w:after="0" w:line="240" w:lineRule="auto"/>
            </w:pPr>
            <w:r w:rsidRPr="00844182">
              <w:t>Variables on both sides</w:t>
            </w:r>
          </w:p>
          <w:p w14:paraId="375193B7" w14:textId="77777777" w:rsidR="000E2B17" w:rsidRPr="00844182" w:rsidRDefault="000E2B17" w:rsidP="000E2B17">
            <w:pPr>
              <w:widowControl w:val="0"/>
              <w:pBdr>
                <w:top w:val="nil"/>
                <w:left w:val="nil"/>
                <w:bottom w:val="nil"/>
                <w:right w:val="nil"/>
                <w:between w:val="nil"/>
              </w:pBdr>
              <w:spacing w:after="0" w:line="240" w:lineRule="auto"/>
            </w:pPr>
            <w:r w:rsidRPr="00844182">
              <w:rPr>
                <w:highlight w:val="yellow"/>
              </w:rPr>
              <w:t>8.EE.C.7</w:t>
            </w:r>
            <w:r w:rsidRPr="00844182">
              <w:t>/8.EE.C.7.b</w:t>
            </w:r>
          </w:p>
          <w:p w14:paraId="4F9CAE71" w14:textId="77777777" w:rsidR="000E2B17" w:rsidRPr="00844182" w:rsidRDefault="000E2B17" w:rsidP="000E2B17">
            <w:pPr>
              <w:widowControl w:val="0"/>
              <w:pBdr>
                <w:top w:val="nil"/>
                <w:left w:val="nil"/>
                <w:bottom w:val="nil"/>
                <w:right w:val="nil"/>
                <w:between w:val="nil"/>
              </w:pBdr>
              <w:spacing w:after="0" w:line="240" w:lineRule="auto"/>
            </w:pPr>
            <w:r w:rsidRPr="00844182">
              <w:t>HSA-REI.A.1 (explain each step)</w:t>
            </w:r>
          </w:p>
          <w:p w14:paraId="48DD1285" w14:textId="77777777" w:rsidR="000E2B17" w:rsidRPr="00844182" w:rsidRDefault="000E2B17" w:rsidP="000E2B17">
            <w:pPr>
              <w:widowControl w:val="0"/>
              <w:pBdr>
                <w:top w:val="nil"/>
                <w:left w:val="nil"/>
                <w:bottom w:val="nil"/>
                <w:right w:val="nil"/>
                <w:between w:val="nil"/>
              </w:pBdr>
              <w:spacing w:after="0" w:line="240" w:lineRule="auto"/>
            </w:pPr>
            <w:r w:rsidRPr="00844182">
              <w:t>FL.8.AR.2.1 (rational numbers)</w:t>
            </w:r>
          </w:p>
          <w:p w14:paraId="641C609D" w14:textId="77777777" w:rsidR="000E2B17" w:rsidRPr="00844182" w:rsidRDefault="000E2B17" w:rsidP="000E2B17">
            <w:pPr>
              <w:widowControl w:val="0"/>
              <w:pBdr>
                <w:top w:val="nil"/>
                <w:left w:val="nil"/>
                <w:bottom w:val="nil"/>
                <w:right w:val="nil"/>
                <w:between w:val="nil"/>
              </w:pBdr>
              <w:spacing w:after="0" w:line="240" w:lineRule="auto"/>
            </w:pPr>
            <w:r w:rsidRPr="00844182">
              <w:t>MN.8.3.6.3</w:t>
            </w:r>
          </w:p>
          <w:p w14:paraId="2FB3613F" w14:textId="77777777" w:rsidR="000E2B17" w:rsidRDefault="000E2B17" w:rsidP="000E2B17">
            <w:pPr>
              <w:widowControl w:val="0"/>
              <w:pBdr>
                <w:top w:val="nil"/>
                <w:left w:val="nil"/>
                <w:bottom w:val="nil"/>
                <w:right w:val="nil"/>
                <w:between w:val="nil"/>
              </w:pBdr>
              <w:spacing w:after="0" w:line="240" w:lineRule="auto"/>
            </w:pPr>
            <w:r w:rsidRPr="00844182">
              <w:t>SC.8.PAFR.2.1</w:t>
            </w:r>
          </w:p>
          <w:p w14:paraId="0FA66B2E" w14:textId="77777777" w:rsidR="000E2B17" w:rsidRPr="00844182" w:rsidRDefault="000E2B17" w:rsidP="000E2B17">
            <w:pPr>
              <w:widowControl w:val="0"/>
              <w:pBdr>
                <w:top w:val="nil"/>
                <w:left w:val="nil"/>
                <w:bottom w:val="nil"/>
                <w:right w:val="nil"/>
                <w:between w:val="nil"/>
              </w:pBdr>
              <w:spacing w:after="0" w:line="240" w:lineRule="auto"/>
            </w:pPr>
            <w:r w:rsidRPr="00844182">
              <w:t>WY.8.EE.7A</w:t>
            </w:r>
          </w:p>
          <w:p w14:paraId="7E6A8D83" w14:textId="77777777" w:rsidR="000E2B17" w:rsidRPr="00844182" w:rsidRDefault="000E2B17" w:rsidP="000E2B17">
            <w:pPr>
              <w:widowControl w:val="0"/>
              <w:pBdr>
                <w:top w:val="nil"/>
                <w:left w:val="nil"/>
                <w:bottom w:val="nil"/>
                <w:right w:val="nil"/>
                <w:between w:val="nil"/>
              </w:pBdr>
              <w:spacing w:after="0" w:line="240" w:lineRule="auto"/>
            </w:pPr>
            <w:r w:rsidRPr="4A9E6A4B">
              <w:rPr>
                <w:lang w:val="en-US"/>
              </w:rPr>
              <w:t>TX.A1.5A</w:t>
            </w:r>
          </w:p>
          <w:p w14:paraId="58C3D792" w14:textId="77777777" w:rsidR="000E2B17" w:rsidRPr="00844182" w:rsidRDefault="000E2B17" w:rsidP="000E2B17">
            <w:pPr>
              <w:widowControl w:val="0"/>
              <w:pBdr>
                <w:top w:val="nil"/>
                <w:left w:val="nil"/>
                <w:bottom w:val="nil"/>
                <w:right w:val="nil"/>
                <w:between w:val="nil"/>
              </w:pBdr>
              <w:spacing w:after="0" w:line="240" w:lineRule="auto"/>
            </w:pPr>
            <w:r w:rsidRPr="4A9E6A4B">
              <w:rPr>
                <w:lang w:val="en-US"/>
              </w:rPr>
              <w:t>HSA-REI.B.3 ( includes literal equations)</w:t>
            </w:r>
          </w:p>
          <w:p w14:paraId="6C31D4FA" w14:textId="77777777" w:rsidR="000E2B17" w:rsidRPr="00844182" w:rsidRDefault="000E2B17" w:rsidP="000E2B17">
            <w:pPr>
              <w:widowControl w:val="0"/>
              <w:pBdr>
                <w:top w:val="nil"/>
                <w:left w:val="nil"/>
                <w:bottom w:val="nil"/>
                <w:right w:val="nil"/>
                <w:between w:val="nil"/>
              </w:pBdr>
              <w:spacing w:after="0" w:line="240" w:lineRule="auto"/>
            </w:pPr>
          </w:p>
          <w:p w14:paraId="4EC46BF6" w14:textId="77777777" w:rsidR="000E2B17" w:rsidRPr="00844182" w:rsidRDefault="000E2B17" w:rsidP="000E2B17">
            <w:pPr>
              <w:widowControl w:val="0"/>
              <w:pBdr>
                <w:top w:val="nil"/>
                <w:left w:val="nil"/>
                <w:bottom w:val="nil"/>
                <w:right w:val="nil"/>
                <w:between w:val="nil"/>
              </w:pBdr>
              <w:spacing w:after="0" w:line="240" w:lineRule="auto"/>
            </w:pPr>
          </w:p>
          <w:p w14:paraId="606EA0FF" w14:textId="77777777" w:rsidR="000E2B17" w:rsidRPr="00844182" w:rsidRDefault="000E2B17" w:rsidP="000E2B17">
            <w:pPr>
              <w:widowControl w:val="0"/>
              <w:pBdr>
                <w:top w:val="nil"/>
                <w:left w:val="nil"/>
                <w:bottom w:val="nil"/>
                <w:right w:val="nil"/>
                <w:between w:val="nil"/>
              </w:pBdr>
              <w:spacing w:after="0" w:line="240" w:lineRule="auto"/>
            </w:pPr>
            <w:r w:rsidRPr="00844182">
              <w:t>Word Problems</w:t>
            </w:r>
          </w:p>
          <w:p w14:paraId="0F232E4E" w14:textId="77777777" w:rsidR="000E2B17" w:rsidRPr="00844182" w:rsidRDefault="000E2B17" w:rsidP="000E2B17">
            <w:pPr>
              <w:widowControl w:val="0"/>
              <w:pBdr>
                <w:top w:val="nil"/>
                <w:left w:val="nil"/>
                <w:bottom w:val="nil"/>
                <w:right w:val="nil"/>
                <w:between w:val="nil"/>
              </w:pBdr>
              <w:spacing w:after="0" w:line="240" w:lineRule="auto"/>
            </w:pPr>
            <w:r w:rsidRPr="00844182">
              <w:t>FL.912.AR.2.1</w:t>
            </w:r>
          </w:p>
          <w:p w14:paraId="53B42DBE" w14:textId="77777777" w:rsidR="000E2B17" w:rsidRPr="00844182" w:rsidRDefault="000E2B17" w:rsidP="000E2B17">
            <w:pPr>
              <w:widowControl w:val="0"/>
              <w:pBdr>
                <w:top w:val="nil"/>
                <w:left w:val="nil"/>
                <w:bottom w:val="nil"/>
                <w:right w:val="nil"/>
                <w:between w:val="nil"/>
              </w:pBdr>
              <w:spacing w:after="0" w:line="240" w:lineRule="auto"/>
            </w:pPr>
            <w:r w:rsidRPr="00844182">
              <w:t>TX.8.8C</w:t>
            </w:r>
          </w:p>
          <w:p w14:paraId="424BAFD5" w14:textId="77777777" w:rsidR="000E2B17" w:rsidRPr="00844182" w:rsidRDefault="000E2B17" w:rsidP="000E2B17">
            <w:pPr>
              <w:widowControl w:val="0"/>
              <w:pBdr>
                <w:top w:val="nil"/>
                <w:left w:val="nil"/>
                <w:bottom w:val="nil"/>
                <w:right w:val="nil"/>
                <w:between w:val="nil"/>
              </w:pBdr>
              <w:spacing w:after="0" w:line="240" w:lineRule="auto"/>
            </w:pPr>
          </w:p>
          <w:p w14:paraId="6CA5681A" w14:textId="77777777" w:rsidR="000E2B17" w:rsidRDefault="000E2B17" w:rsidP="000E2B17">
            <w:pPr>
              <w:widowControl w:val="0"/>
              <w:pBdr>
                <w:top w:val="nil"/>
                <w:left w:val="nil"/>
                <w:bottom w:val="nil"/>
                <w:right w:val="nil"/>
                <w:between w:val="nil"/>
              </w:pBdr>
              <w:spacing w:after="0" w:line="240" w:lineRule="auto"/>
            </w:pPr>
            <w:r>
              <w:t>? does not say variables on both sides</w:t>
            </w:r>
          </w:p>
          <w:p w14:paraId="2097929A" w14:textId="77777777" w:rsidR="000E2B17" w:rsidRPr="00F80AC7" w:rsidRDefault="000E2B17" w:rsidP="000E2B17">
            <w:pPr>
              <w:widowControl w:val="0"/>
              <w:pBdr>
                <w:top w:val="nil"/>
                <w:left w:val="nil"/>
                <w:bottom w:val="nil"/>
                <w:right w:val="nil"/>
                <w:between w:val="nil"/>
              </w:pBdr>
              <w:spacing w:after="0" w:line="240" w:lineRule="auto"/>
              <w:rPr>
                <w:lang w:val="es-ES"/>
              </w:rPr>
            </w:pPr>
            <w:r w:rsidRPr="00F80AC7">
              <w:rPr>
                <w:highlight w:val="yellow"/>
                <w:lang w:val="es-ES"/>
              </w:rPr>
              <w:t>8.EE.C.7</w:t>
            </w:r>
            <w:r w:rsidRPr="00F80AC7">
              <w:rPr>
                <w:lang w:val="es-ES"/>
              </w:rPr>
              <w:t>/8.EE.C.7.b</w:t>
            </w:r>
          </w:p>
          <w:p w14:paraId="71DFD9CF" w14:textId="77777777" w:rsidR="000E2B17" w:rsidRPr="00F80AC7" w:rsidRDefault="000E2B17" w:rsidP="000E2B17">
            <w:pPr>
              <w:widowControl w:val="0"/>
              <w:pBdr>
                <w:top w:val="nil"/>
                <w:left w:val="nil"/>
                <w:bottom w:val="nil"/>
                <w:right w:val="nil"/>
                <w:between w:val="nil"/>
              </w:pBdr>
              <w:spacing w:after="0" w:line="240" w:lineRule="auto"/>
              <w:rPr>
                <w:lang w:val="es-ES"/>
              </w:rPr>
            </w:pPr>
            <w:r w:rsidRPr="00F80AC7">
              <w:rPr>
                <w:lang w:val="es-ES"/>
              </w:rPr>
              <w:t>KS.8.EE.7b</w:t>
            </w:r>
          </w:p>
          <w:p w14:paraId="1993D837" w14:textId="33B3DF6C" w:rsidR="000E2B17" w:rsidRDefault="000E2B17" w:rsidP="000E2B17">
            <w:pPr>
              <w:widowControl w:val="0"/>
              <w:pBdr>
                <w:top w:val="nil"/>
                <w:left w:val="nil"/>
                <w:bottom w:val="nil"/>
                <w:right w:val="nil"/>
                <w:between w:val="nil"/>
              </w:pBdr>
              <w:spacing w:after="0" w:line="240" w:lineRule="auto"/>
            </w:pPr>
            <w:r w:rsidRPr="00844182">
              <w:t>MO.8.EEI.C.7.b</w:t>
            </w:r>
          </w:p>
        </w:tc>
        <w:tc>
          <w:tcPr>
            <w:tcW w:w="4032" w:type="dxa"/>
            <w:tcBorders>
              <w:top w:val="single" w:sz="4" w:space="0" w:color="auto"/>
              <w:left w:val="single" w:sz="4" w:space="0" w:color="auto"/>
              <w:bottom w:val="single" w:sz="4" w:space="0" w:color="auto"/>
              <w:right w:val="single" w:sz="4" w:space="0" w:color="auto"/>
            </w:tcBorders>
          </w:tcPr>
          <w:p w14:paraId="168F0A94" w14:textId="77777777" w:rsidR="000E2B17" w:rsidRPr="00844182" w:rsidRDefault="000E2B17" w:rsidP="000E2B17">
            <w:pPr>
              <w:widowControl w:val="0"/>
              <w:pBdr>
                <w:top w:val="nil"/>
                <w:left w:val="nil"/>
                <w:bottom w:val="nil"/>
                <w:right w:val="nil"/>
                <w:between w:val="nil"/>
              </w:pBdr>
              <w:spacing w:after="0" w:line="240" w:lineRule="auto"/>
            </w:pPr>
            <w:r w:rsidRPr="4A9E6A4B">
              <w:rPr>
                <w:lang w:val="en-US"/>
              </w:rPr>
              <w:t>8.EE.C.7.a</w:t>
            </w:r>
          </w:p>
          <w:p w14:paraId="57DA766B" w14:textId="77777777" w:rsidR="000E2B17" w:rsidRDefault="000E2B17" w:rsidP="000E2B17">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2FDC8CD" w14:textId="77777777" w:rsidR="000E2B17" w:rsidRDefault="000E2B17" w:rsidP="000E2B17">
            <w:pPr>
              <w:widowControl w:val="0"/>
              <w:pBdr>
                <w:top w:val="nil"/>
                <w:left w:val="nil"/>
                <w:bottom w:val="nil"/>
                <w:right w:val="nil"/>
                <w:between w:val="nil"/>
              </w:pBdr>
              <w:spacing w:after="0" w:line="240" w:lineRule="auto"/>
            </w:pPr>
          </w:p>
        </w:tc>
      </w:tr>
      <w:tr w:rsidR="000E2B17" w14:paraId="2863BFF3" w14:textId="77777777" w:rsidTr="2CA7B27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1D5E61D" w14:textId="77777777" w:rsidR="000E2B17" w:rsidRPr="0067092A" w:rsidRDefault="000E2B17" w:rsidP="000E2B17">
            <w:pPr>
              <w:spacing w:after="0" w:line="240" w:lineRule="auto"/>
              <w:jc w:val="center"/>
              <w:rPr>
                <w:b/>
              </w:rPr>
            </w:pPr>
            <w:r>
              <w:rPr>
                <w:b/>
              </w:rPr>
              <w:t>Notes for Intervention, Extension, or Optional Activities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E9C4CC" w14:textId="27D8C956" w:rsidR="000E2B17" w:rsidRDefault="000E2B17" w:rsidP="000E2B17">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2F8CEB" w14:textId="4A7C866F" w:rsidR="000E2B17" w:rsidRPr="00844182" w:rsidRDefault="000E2B17" w:rsidP="000E2B17"/>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895892A" w14:textId="77777777" w:rsidR="000E2B17" w:rsidRPr="00844182" w:rsidRDefault="000E2B17" w:rsidP="000E2B17">
            <w:pPr>
              <w:widowControl w:val="0"/>
              <w:spacing w:after="0" w:line="240" w:lineRule="auto"/>
            </w:pPr>
          </w:p>
          <w:p w14:paraId="6BBBC8FA" w14:textId="77777777" w:rsidR="000E2B17" w:rsidRPr="00844182" w:rsidRDefault="000E2B17" w:rsidP="000E2B17"/>
          <w:p w14:paraId="1E1A0BEB" w14:textId="77777777" w:rsidR="000E2B17" w:rsidRPr="00844182" w:rsidRDefault="000E2B17" w:rsidP="000E2B17"/>
          <w:p w14:paraId="6847FBD4" w14:textId="77777777" w:rsidR="000E2B17" w:rsidRPr="00844182" w:rsidRDefault="000E2B17" w:rsidP="000E2B17"/>
          <w:p w14:paraId="2C94DC78" w14:textId="77777777" w:rsidR="000E2B17" w:rsidRPr="00844182" w:rsidRDefault="000E2B17" w:rsidP="000E2B17"/>
          <w:p w14:paraId="65DAA303" w14:textId="77777777" w:rsidR="000E2B17" w:rsidRPr="00844182" w:rsidRDefault="000E2B17" w:rsidP="000E2B17"/>
          <w:p w14:paraId="0FAC8581" w14:textId="77777777" w:rsidR="000E2B17" w:rsidRPr="00844182" w:rsidRDefault="000E2B17" w:rsidP="000E2B17"/>
          <w:p w14:paraId="688A706A" w14:textId="77777777" w:rsidR="000E2B17" w:rsidRPr="00844182" w:rsidRDefault="000E2B17" w:rsidP="000E2B17"/>
          <w:p w14:paraId="22078872" w14:textId="77777777" w:rsidR="000E2B17" w:rsidRPr="00844182" w:rsidRDefault="000E2B17" w:rsidP="000E2B17"/>
          <w:p w14:paraId="160A5382" w14:textId="77777777" w:rsidR="000E2B17" w:rsidRPr="00844182" w:rsidRDefault="000E2B17" w:rsidP="000E2B17"/>
          <w:p w14:paraId="253270C1" w14:textId="77777777" w:rsidR="000E2B17" w:rsidRPr="00844182" w:rsidRDefault="000E2B17" w:rsidP="000E2B17"/>
          <w:p w14:paraId="1B1C5D61" w14:textId="77777777" w:rsidR="000E2B17" w:rsidRPr="00844182" w:rsidRDefault="000E2B17" w:rsidP="000E2B17"/>
          <w:p w14:paraId="2A370DBC" w14:textId="77777777" w:rsidR="000E2B17" w:rsidRPr="00844182" w:rsidRDefault="000E2B17" w:rsidP="000E2B17"/>
          <w:p w14:paraId="1D16A151" w14:textId="77777777" w:rsidR="000E2B17" w:rsidRPr="00844182" w:rsidRDefault="000E2B17" w:rsidP="000E2B17"/>
          <w:p w14:paraId="6F3DDFCC" w14:textId="42AA4A32" w:rsidR="000E2B17" w:rsidRDefault="000E2B17" w:rsidP="000E2B1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3BF7970" w14:textId="06A035E4" w:rsidR="000E2B17" w:rsidRDefault="000E2B17" w:rsidP="000E2B1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3A29FEB" w14:textId="21723727" w:rsidR="000E2B17" w:rsidRDefault="000E2B17" w:rsidP="000E2B1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0DDD93C" w14:textId="77777777" w:rsidR="000E2B17" w:rsidRDefault="000E2B17" w:rsidP="000E2B17">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9E3849F" w14:textId="77777777" w:rsidR="000E2B17" w:rsidRDefault="000E2B17" w:rsidP="000E2B17">
            <w:pPr>
              <w:widowControl w:val="0"/>
              <w:pBdr>
                <w:top w:val="nil"/>
                <w:left w:val="nil"/>
                <w:bottom w:val="nil"/>
                <w:right w:val="nil"/>
                <w:between w:val="nil"/>
              </w:pBdr>
              <w:spacing w:after="0" w:line="240" w:lineRule="auto"/>
            </w:pPr>
          </w:p>
        </w:tc>
      </w:tr>
      <w:tr w:rsidR="000E2B17" w:rsidRPr="00844182" w14:paraId="0F76A3A2" w14:textId="77777777" w:rsidTr="2CA7B274">
        <w:tc>
          <w:tcPr>
            <w:tcW w:w="2160" w:type="dxa"/>
            <w:vMerge w:val="restart"/>
          </w:tcPr>
          <w:p w14:paraId="014CB4B1" w14:textId="405BAC83" w:rsidR="000E2B17" w:rsidRPr="00844182" w:rsidRDefault="000E2B17" w:rsidP="000E2B17">
            <w:pPr>
              <w:spacing w:after="0" w:line="240" w:lineRule="auto"/>
              <w:jc w:val="center"/>
              <w:rPr>
                <w:b/>
              </w:rPr>
            </w:pPr>
            <w:r w:rsidRPr="00844182">
              <w:rPr>
                <w:b/>
              </w:rPr>
              <w:t>Additional Notes</w:t>
            </w:r>
          </w:p>
        </w:tc>
        <w:tc>
          <w:tcPr>
            <w:tcW w:w="28224" w:type="dxa"/>
            <w:gridSpan w:val="8"/>
          </w:tcPr>
          <w:p w14:paraId="64DB6F53" w14:textId="77777777" w:rsidR="000E2B17" w:rsidRDefault="000E2B17" w:rsidP="000E2B17">
            <w:pPr>
              <w:widowControl w:val="0"/>
              <w:pBdr>
                <w:top w:val="nil"/>
                <w:left w:val="nil"/>
                <w:bottom w:val="nil"/>
                <w:right w:val="nil"/>
                <w:between w:val="nil"/>
              </w:pBdr>
              <w:spacing w:after="0" w:line="240" w:lineRule="auto"/>
            </w:pPr>
            <w:r>
              <w:t xml:space="preserve">The following number of days is to introduce the new concept. </w:t>
            </w:r>
          </w:p>
          <w:p w14:paraId="7B95AA3D" w14:textId="7DAD0256" w:rsidR="000E2B17" w:rsidRDefault="000E2B17" w:rsidP="000E2B17">
            <w:pPr>
              <w:widowControl w:val="0"/>
              <w:pBdr>
                <w:top w:val="nil"/>
                <w:left w:val="nil"/>
                <w:bottom w:val="nil"/>
                <w:right w:val="nil"/>
                <w:between w:val="nil"/>
              </w:pBdr>
              <w:spacing w:after="0" w:line="240" w:lineRule="auto"/>
            </w:pPr>
            <w:r w:rsidRPr="4A9E6A4B">
              <w:rPr>
                <w:lang w:val="en-US"/>
              </w:rPr>
              <w:t>A LOT of practice is needed for each of these nodes. Practice will increase in complexity thought the different cases and skills.</w:t>
            </w:r>
          </w:p>
          <w:p w14:paraId="09AD945C" w14:textId="77777777" w:rsidR="000E2B17" w:rsidRDefault="000E2B17" w:rsidP="000E2B17">
            <w:pPr>
              <w:widowControl w:val="0"/>
              <w:pBdr>
                <w:top w:val="nil"/>
                <w:left w:val="nil"/>
                <w:bottom w:val="nil"/>
                <w:right w:val="nil"/>
                <w:between w:val="nil"/>
              </w:pBdr>
              <w:spacing w:after="0" w:line="240" w:lineRule="auto"/>
            </w:pPr>
            <w:r w:rsidRPr="4A9E6A4B">
              <w:rPr>
                <w:lang w:val="en-US"/>
              </w:rPr>
              <w:t>IF there is a spiral review incorporated in lessons, these nodes need to be some of the most reviewed skills.</w:t>
            </w:r>
          </w:p>
          <w:p w14:paraId="215D32E8" w14:textId="53DD03C6" w:rsidR="000E2B17" w:rsidRPr="00844182" w:rsidRDefault="000E2B17" w:rsidP="000E2B17">
            <w:pPr>
              <w:widowControl w:val="0"/>
              <w:pBdr>
                <w:top w:val="nil"/>
                <w:left w:val="nil"/>
                <w:bottom w:val="nil"/>
                <w:right w:val="nil"/>
                <w:between w:val="nil"/>
              </w:pBdr>
              <w:spacing w:after="0" w:line="240" w:lineRule="auto"/>
            </w:pPr>
            <w:r>
              <w:t>A lesson or practice problems are also needed for students to WRITE and SOLVE word problems</w:t>
            </w:r>
          </w:p>
        </w:tc>
      </w:tr>
      <w:tr w:rsidR="000E2B17" w14:paraId="38930949" w14:textId="77777777" w:rsidTr="2CA7B274">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vMerge/>
            <w:tcMar>
              <w:top w:w="100" w:type="dxa"/>
              <w:left w:w="100" w:type="dxa"/>
              <w:bottom w:w="100" w:type="dxa"/>
              <w:right w:w="100" w:type="dxa"/>
            </w:tcMar>
          </w:tcPr>
          <w:p w14:paraId="15C78E3E" w14:textId="618B8434" w:rsidR="000E2B17" w:rsidRPr="0067092A" w:rsidRDefault="000E2B17" w:rsidP="000E2B17">
            <w:pPr>
              <w:spacing w:after="0" w:line="240" w:lineRule="auto"/>
              <w:jc w:val="center"/>
              <w:rPr>
                <w:b/>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A8A682" w14:textId="59777879" w:rsidR="000E2B17" w:rsidRDefault="000E2B17" w:rsidP="000E2B17">
            <w:pPr>
              <w:widowControl w:val="0"/>
              <w:spacing w:after="0" w:line="240" w:lineRule="auto"/>
            </w:pPr>
            <w:r>
              <w:t>1 day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9BB4B6" w14:textId="77777777" w:rsidR="000E2B17" w:rsidRDefault="000E2B17" w:rsidP="000E2B17">
            <w:pPr>
              <w:widowControl w:val="0"/>
              <w:spacing w:after="0" w:line="240" w:lineRule="auto"/>
            </w:pPr>
            <w:r>
              <w:t xml:space="preserve">2 days </w:t>
            </w:r>
          </w:p>
          <w:p w14:paraId="6A7072B8" w14:textId="77777777" w:rsidR="000E2B17" w:rsidRPr="00844182" w:rsidRDefault="000E2B17" w:rsidP="000E2B17">
            <w:pPr>
              <w:widowControl w:val="0"/>
              <w:spacing w:after="0" w:line="240" w:lineRule="auto"/>
            </w:pPr>
          </w:p>
          <w:p w14:paraId="180895BB" w14:textId="3E9AEE77" w:rsidR="000E2B17" w:rsidRPr="00844182" w:rsidRDefault="000E2B17" w:rsidP="000E2B17">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6EDFD6B" w14:textId="77777777" w:rsidR="000E2B17" w:rsidRDefault="000E2B17" w:rsidP="000E2B17">
            <w:pPr>
              <w:widowControl w:val="0"/>
              <w:spacing w:after="0" w:line="240" w:lineRule="auto"/>
            </w:pPr>
            <w:r>
              <w:lastRenderedPageBreak/>
              <w:t>1 day</w:t>
            </w:r>
          </w:p>
          <w:p w14:paraId="231FE663" w14:textId="77777777" w:rsidR="000E2B17" w:rsidRDefault="000E2B17" w:rsidP="000E2B17">
            <w:pPr>
              <w:widowControl w:val="0"/>
              <w:spacing w:after="0" w:line="240" w:lineRule="auto"/>
            </w:pPr>
          </w:p>
          <w:p w14:paraId="1C64EBDF" w14:textId="413148DC" w:rsidR="000E2B17" w:rsidRDefault="000E2B17" w:rsidP="000E2B1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9D628D4" w14:textId="77777777" w:rsidR="000E2B17" w:rsidRDefault="000E2B17" w:rsidP="000E2B17">
            <w:pPr>
              <w:widowControl w:val="0"/>
              <w:pBdr>
                <w:top w:val="nil"/>
                <w:left w:val="nil"/>
                <w:bottom w:val="nil"/>
                <w:right w:val="nil"/>
                <w:between w:val="nil"/>
              </w:pBdr>
              <w:spacing w:after="0" w:line="240" w:lineRule="auto"/>
            </w:pPr>
            <w:r>
              <w:lastRenderedPageBreak/>
              <w:t xml:space="preserve"> 1 day</w:t>
            </w:r>
          </w:p>
          <w:p w14:paraId="47E8FDB8" w14:textId="77777777" w:rsidR="000E2B17" w:rsidRDefault="000E2B17" w:rsidP="000E2B17">
            <w:pPr>
              <w:widowControl w:val="0"/>
              <w:pBdr>
                <w:top w:val="nil"/>
                <w:left w:val="nil"/>
                <w:bottom w:val="nil"/>
                <w:right w:val="nil"/>
                <w:between w:val="nil"/>
              </w:pBdr>
              <w:spacing w:after="0" w:line="240" w:lineRule="auto"/>
            </w:pPr>
          </w:p>
          <w:p w14:paraId="66B981AE" w14:textId="5161758C" w:rsidR="000E2B17" w:rsidRDefault="000E2B17" w:rsidP="000E2B1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05A583B" w14:textId="77777777" w:rsidR="000E2B17" w:rsidRDefault="000E2B17" w:rsidP="000E2B17">
            <w:pPr>
              <w:widowControl w:val="0"/>
              <w:pBdr>
                <w:top w:val="nil"/>
                <w:left w:val="nil"/>
                <w:bottom w:val="nil"/>
                <w:right w:val="nil"/>
                <w:between w:val="nil"/>
              </w:pBdr>
              <w:spacing w:after="0" w:line="240" w:lineRule="auto"/>
            </w:pPr>
            <w:r>
              <w:lastRenderedPageBreak/>
              <w:t>1 day</w:t>
            </w:r>
          </w:p>
          <w:p w14:paraId="34F7A7DA" w14:textId="77777777" w:rsidR="000E2B17" w:rsidRDefault="000E2B17" w:rsidP="000E2B17">
            <w:pPr>
              <w:widowControl w:val="0"/>
              <w:pBdr>
                <w:top w:val="nil"/>
                <w:left w:val="nil"/>
                <w:bottom w:val="nil"/>
                <w:right w:val="nil"/>
                <w:between w:val="nil"/>
              </w:pBdr>
              <w:spacing w:after="0" w:line="240" w:lineRule="auto"/>
            </w:pPr>
          </w:p>
          <w:p w14:paraId="75B0EED6" w14:textId="22E74D02" w:rsidR="000E2B17" w:rsidRDefault="000E2B17" w:rsidP="000E2B17">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BEF1690" w14:textId="05875763" w:rsidR="000E2B17" w:rsidRDefault="003F34E4" w:rsidP="000E2B17">
            <w:pPr>
              <w:widowControl w:val="0"/>
              <w:pBdr>
                <w:top w:val="nil"/>
                <w:left w:val="nil"/>
                <w:bottom w:val="nil"/>
                <w:right w:val="nil"/>
                <w:between w:val="nil"/>
              </w:pBdr>
              <w:spacing w:after="0" w:line="240" w:lineRule="auto"/>
            </w:pPr>
            <w:r w:rsidRPr="6B9BCD4F">
              <w:rPr>
                <w:lang w:val="en-US"/>
              </w:rPr>
              <w:lastRenderedPageBreak/>
              <w:t>2</w:t>
            </w:r>
            <w:r w:rsidR="000E2B17" w:rsidRPr="6B9BCD4F">
              <w:rPr>
                <w:lang w:val="en-US"/>
              </w:rPr>
              <w:t xml:space="preserve"> day</w:t>
            </w:r>
          </w:p>
          <w:p w14:paraId="3E4146EA" w14:textId="77777777" w:rsidR="000E2B17" w:rsidRDefault="000E2B17" w:rsidP="000E2B17">
            <w:pPr>
              <w:widowControl w:val="0"/>
              <w:pBdr>
                <w:top w:val="nil"/>
                <w:left w:val="nil"/>
                <w:bottom w:val="nil"/>
                <w:right w:val="nil"/>
                <w:between w:val="nil"/>
              </w:pBdr>
              <w:spacing w:after="0" w:line="240" w:lineRule="auto"/>
            </w:pPr>
          </w:p>
          <w:p w14:paraId="1FC786E6" w14:textId="77777777" w:rsidR="000E2B17" w:rsidRDefault="000E2B17" w:rsidP="000E2B17">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448EE279" w14:textId="77777777" w:rsidR="000E2B17" w:rsidRDefault="000E2B17" w:rsidP="000E2B17">
            <w:pPr>
              <w:widowControl w:val="0"/>
              <w:pBdr>
                <w:top w:val="nil"/>
                <w:left w:val="nil"/>
                <w:bottom w:val="nil"/>
                <w:right w:val="nil"/>
                <w:between w:val="nil"/>
              </w:pBdr>
              <w:spacing w:after="0" w:line="240" w:lineRule="auto"/>
            </w:pPr>
          </w:p>
        </w:tc>
      </w:tr>
    </w:tbl>
    <w:p w14:paraId="7BD7FA60" w14:textId="77777777" w:rsidR="008468F8" w:rsidRDefault="008468F8" w:rsidP="008468F8"/>
    <w:p w14:paraId="27AD324F" w14:textId="77777777" w:rsidR="008468F8" w:rsidRPr="00844182" w:rsidRDefault="008468F8" w:rsidP="008468F8">
      <w:pPr>
        <w:pStyle w:val="Heading3"/>
      </w:pPr>
      <w:r w:rsidRPr="00844182">
        <w:t xml:space="preserve">Concept/Skill: </w:t>
      </w:r>
    </w:p>
    <w:p w14:paraId="3A6FB6DF" w14:textId="3849683F" w:rsidR="008468F8" w:rsidRPr="00844182" w:rsidRDefault="005D0383" w:rsidP="008468F8">
      <w:r>
        <w:t>Solve single variable linear a</w:t>
      </w:r>
      <w:r w:rsidR="00E3508C">
        <w:t xml:space="preserve">bsolute </w:t>
      </w:r>
      <w:r>
        <w:t>v</w:t>
      </w:r>
      <w:r w:rsidR="00E3508C">
        <w:t xml:space="preserve">alue </w:t>
      </w:r>
      <w:r>
        <w:t>e</w:t>
      </w:r>
      <w:r w:rsidR="00E3508C">
        <w:t>quations</w:t>
      </w:r>
    </w:p>
    <w:tbl>
      <w:tblPr>
        <w:tblW w:w="30384" w:type="dxa"/>
        <w:tblInd w:w="10" w:type="dxa"/>
        <w:tblLayout w:type="fixed"/>
        <w:tblCellMar>
          <w:top w:w="100" w:type="dxa"/>
          <w:left w:w="100" w:type="dxa"/>
          <w:bottom w:w="100" w:type="dxa"/>
          <w:right w:w="100" w:type="dxa"/>
        </w:tblCellMar>
        <w:tblLook w:val="0600" w:firstRow="0" w:lastRow="0" w:firstColumn="0" w:lastColumn="0" w:noHBand="1" w:noVBand="1"/>
      </w:tblPr>
      <w:tblGrid>
        <w:gridCol w:w="2160"/>
        <w:gridCol w:w="4032"/>
        <w:gridCol w:w="4032"/>
        <w:gridCol w:w="4032"/>
        <w:gridCol w:w="4032"/>
        <w:gridCol w:w="4032"/>
        <w:gridCol w:w="4032"/>
        <w:gridCol w:w="3963"/>
        <w:gridCol w:w="69"/>
      </w:tblGrid>
      <w:tr w:rsidR="008468F8" w14:paraId="52F12FDA" w14:textId="77777777" w:rsidTr="4A9E6A4B">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AC76F5D" w14:textId="77777777" w:rsidR="008468F8" w:rsidRPr="00844182" w:rsidRDefault="008468F8">
            <w:pPr>
              <w:jc w:val="center"/>
              <w:rPr>
                <w:b/>
              </w:rPr>
            </w:pPr>
            <w:r w:rsidRPr="00844182">
              <w:rPr>
                <w:b/>
              </w:rPr>
              <w:t>Goal</w:t>
            </w:r>
          </w:p>
        </w:tc>
        <w:tc>
          <w:tcPr>
            <w:tcW w:w="28155" w:type="dxa"/>
            <w:gridSpan w:val="7"/>
            <w:tcBorders>
              <w:top w:val="single" w:sz="4" w:space="0" w:color="auto"/>
              <w:left w:val="single" w:sz="4" w:space="0" w:color="auto"/>
              <w:bottom w:val="single" w:sz="4" w:space="0" w:color="auto"/>
              <w:right w:val="single" w:sz="4" w:space="0" w:color="auto"/>
            </w:tcBorders>
          </w:tcPr>
          <w:p w14:paraId="00082146" w14:textId="11A410F0" w:rsidR="008468F8" w:rsidRPr="00844182" w:rsidRDefault="003026C6" w:rsidP="4A9E6A4B">
            <w:pPr>
              <w:widowControl w:val="0"/>
              <w:pBdr>
                <w:top w:val="nil"/>
                <w:left w:val="nil"/>
                <w:bottom w:val="nil"/>
                <w:right w:val="nil"/>
                <w:between w:val="nil"/>
              </w:pBdr>
              <w:spacing w:after="0" w:line="240" w:lineRule="auto"/>
            </w:pPr>
            <w:r w:rsidRPr="4A9E6A4B">
              <w:rPr>
                <w:lang w:val="en-US"/>
              </w:rPr>
              <w:t xml:space="preserve">Solve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m:t>
              </m:r>
            </m:oMath>
            <w:r w:rsidRPr="4A9E6A4B">
              <w:rPr>
                <w:lang w:val="en-US"/>
              </w:rPr>
              <w:t xml:space="preserve">: two solutions if </w:t>
            </w:r>
            <m:oMath>
              <m:r>
                <w:rPr>
                  <w:rFonts w:ascii="Cambria Math" w:hAnsi="Cambria Math"/>
                </w:rPr>
                <m:t>p&gt;0</m:t>
              </m:r>
            </m:oMath>
            <w:r w:rsidRPr="4A9E6A4B">
              <w:rPr>
                <w:lang w:val="en-US"/>
              </w:rPr>
              <w:t xml:space="preserve">, one if </w:t>
            </w:r>
            <m:oMath>
              <m:r>
                <w:rPr>
                  <w:rFonts w:ascii="Cambria Math" w:hAnsi="Cambria Math"/>
                </w:rPr>
                <m:t>p=0</m:t>
              </m:r>
            </m:oMath>
            <w:r w:rsidRPr="4A9E6A4B">
              <w:rPr>
                <w:lang w:val="en-US"/>
              </w:rPr>
              <w:t xml:space="preserve">, none if </w:t>
            </w:r>
            <m:oMath>
              <m:r>
                <w:rPr>
                  <w:rFonts w:ascii="Cambria Math" w:hAnsi="Cambria Math"/>
                </w:rPr>
                <m:t>p&lt;0</m:t>
              </m:r>
            </m:oMath>
            <w:r w:rsidRPr="4A9E6A4B">
              <w:rPr>
                <w:lang w:val="en-US"/>
              </w:rPr>
              <w:t xml:space="preserve">. Extend to </w:t>
            </w:r>
            <m:oMath>
              <m:r>
                <m:rPr>
                  <m:sty m:val="p"/>
                </m:rPr>
                <w:rPr>
                  <w:rFonts w:ascii="Cambria Math" w:hAnsi="Cambria Math"/>
                </w:rPr>
                <m:t>∣</m:t>
              </m:r>
              <m:r>
                <w:rPr>
                  <w:rFonts w:ascii="Cambria Math" w:hAnsi="Cambria Math"/>
                </w:rPr>
                <m:t>ax+b</m:t>
              </m:r>
              <m:r>
                <m:rPr>
                  <m:sty m:val="p"/>
                </m:rPr>
                <w:rPr>
                  <w:rFonts w:ascii="Cambria Math" w:hAnsi="Cambria Math"/>
                </w:rPr>
                <m:t>∣</m:t>
              </m:r>
              <m:r>
                <w:rPr>
                  <w:rFonts w:ascii="Cambria Math" w:hAnsi="Cambria Math"/>
                </w:rPr>
                <m:t>=c</m:t>
              </m:r>
            </m:oMath>
            <w:r w:rsidRPr="4A9E6A4B">
              <w:rPr>
                <w:lang w:val="en-US"/>
              </w:rPr>
              <w:t xml:space="preserve"> by isolating the absolute value first, then splitting into two linear equations. We’ll need the piecewise definition of absolute value</w:t>
            </w:r>
          </w:p>
        </w:tc>
      </w:tr>
      <w:tr w:rsidR="008468F8" w14:paraId="6EC3AEDD" w14:textId="77777777" w:rsidTr="4A9E6A4B">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9C5AB98" w14:textId="77777777" w:rsidR="008468F8" w:rsidRPr="00844182" w:rsidRDefault="008468F8">
            <w:pPr>
              <w:jc w:val="center"/>
              <w:rPr>
                <w:b/>
              </w:rPr>
            </w:pPr>
            <w:r w:rsidRPr="00844182">
              <w:rPr>
                <w:b/>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11DFBCCC" w14:textId="77777777" w:rsidR="00D37638" w:rsidRDefault="00D37638" w:rsidP="00D37638">
            <w:r>
              <w:t>Solve |2x-4|=7</w:t>
            </w:r>
          </w:p>
          <w:p w14:paraId="4F5A91BC" w14:textId="77777777" w:rsidR="00D37638" w:rsidRDefault="00D37638" w:rsidP="00D37638">
            <w:r>
              <w:t xml:space="preserve">Student work: </w:t>
            </w:r>
          </w:p>
          <w:p w14:paraId="6095B8E7" w14:textId="77777777" w:rsidR="00D37638" w:rsidRDefault="00D37638" w:rsidP="00D37638">
            <w:r>
              <w:t>Write as 2 equations:</w:t>
            </w:r>
          </w:p>
          <w:p w14:paraId="6AE36D6D" w14:textId="77777777" w:rsidR="00D37638" w:rsidRDefault="00D37638" w:rsidP="00D37638">
            <w:r>
              <w:t>2x-4=7     2x-4=-7</w:t>
            </w:r>
          </w:p>
          <w:p w14:paraId="7F54AED2" w14:textId="31E9E3F0" w:rsidR="008468F8" w:rsidRPr="00844182" w:rsidRDefault="00D37638" w:rsidP="00D37638">
            <w:pPr>
              <w:widowControl w:val="0"/>
              <w:pBdr>
                <w:top w:val="nil"/>
                <w:left w:val="nil"/>
                <w:bottom w:val="nil"/>
                <w:right w:val="nil"/>
                <w:between w:val="nil"/>
              </w:pBdr>
              <w:spacing w:after="0" w:line="240" w:lineRule="auto"/>
            </w:pPr>
            <w:r>
              <w:t>Solve as above.</w:t>
            </w:r>
          </w:p>
        </w:tc>
      </w:tr>
      <w:tr w:rsidR="00E31EA1" w14:paraId="5D8FC350" w14:textId="77777777" w:rsidTr="00030EC8">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41848CC" w14:textId="77777777" w:rsidR="00E31EA1" w:rsidRPr="0067092A" w:rsidRDefault="00E31EA1" w:rsidP="00E31EA1">
            <w:pPr>
              <w:spacing w:after="0" w:line="240" w:lineRule="auto"/>
              <w:jc w:val="center"/>
              <w:rPr>
                <w:b/>
              </w:rPr>
            </w:pPr>
            <w:r>
              <w:rPr>
                <w:b/>
              </w:rPr>
              <w:t>Knowledge Graph Node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8CCE4" w:themeFill="accent1" w:themeFillTint="66"/>
            <w:tcMar>
              <w:top w:w="100" w:type="dxa"/>
              <w:left w:w="100" w:type="dxa"/>
              <w:bottom w:w="100" w:type="dxa"/>
              <w:right w:w="100" w:type="dxa"/>
            </w:tcMar>
          </w:tcPr>
          <w:p w14:paraId="12ADA556" w14:textId="7194F09B" w:rsidR="00E31EA1" w:rsidRDefault="00E31EA1" w:rsidP="00E31EA1">
            <w:pPr>
              <w:widowControl w:val="0"/>
              <w:pBdr>
                <w:top w:val="nil"/>
                <w:left w:val="nil"/>
                <w:bottom w:val="nil"/>
                <w:right w:val="nil"/>
                <w:between w:val="nil"/>
              </w:pBdr>
              <w:spacing w:after="0" w:line="240" w:lineRule="auto"/>
            </w:pPr>
            <w:r>
              <w:t xml:space="preserve">Solve absolute value equations of the form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=d</m:t>
              </m:r>
            </m:oMath>
            <w:r>
              <w:t>.</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8CCE4" w:themeFill="accent1" w:themeFillTint="66"/>
            <w:tcMar>
              <w:top w:w="100" w:type="dxa"/>
              <w:left w:w="100" w:type="dxa"/>
              <w:bottom w:w="100" w:type="dxa"/>
              <w:right w:w="100" w:type="dxa"/>
            </w:tcMar>
          </w:tcPr>
          <w:p w14:paraId="2AAC84F2" w14:textId="21E77DE6" w:rsidR="00E31EA1" w:rsidRDefault="00E31EA1" w:rsidP="00E31EA1">
            <w:pPr>
              <w:widowControl w:val="0"/>
              <w:pBdr>
                <w:top w:val="nil"/>
                <w:left w:val="nil"/>
                <w:bottom w:val="nil"/>
                <w:right w:val="nil"/>
                <w:between w:val="nil"/>
              </w:pBdr>
              <w:spacing w:after="0" w:line="240" w:lineRule="auto"/>
            </w:pPr>
            <w:r>
              <w:t xml:space="preserve">Solve absolute value equations of the form </w:t>
            </w:r>
            <m:oMath>
              <m:r>
                <m:rPr>
                  <m:sty m:val="p"/>
                </m:rPr>
                <w:rPr>
                  <w:rFonts w:ascii="Cambria Math" w:hAnsi="Cambria Math"/>
                </w:rPr>
                <m:t>∣</m:t>
              </m:r>
              <m:r>
                <w:rPr>
                  <w:rFonts w:ascii="Cambria Math" w:hAnsi="Cambria Math"/>
                </w:rPr>
                <m:t>ax+b</m:t>
              </m:r>
              <m:r>
                <m:rPr>
                  <m:sty m:val="p"/>
                </m:rPr>
                <w:rPr>
                  <w:rFonts w:ascii="Cambria Math" w:hAnsi="Cambria Math"/>
                </w:rPr>
                <m:t>∣</m:t>
              </m:r>
              <m:r>
                <w:rPr>
                  <w:rFonts w:ascii="Cambria Math" w:hAnsi="Cambria Math"/>
                </w:rPr>
                <m:t>=d</m:t>
              </m:r>
            </m:oMath>
            <w:r>
              <w:t>.</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shd w:val="clear" w:color="auto" w:fill="B8CCE4" w:themeFill="accent1" w:themeFillTint="66"/>
            <w:tcMar>
              <w:top w:w="100" w:type="dxa"/>
              <w:left w:w="100" w:type="dxa"/>
              <w:bottom w:w="100" w:type="dxa"/>
              <w:right w:w="100" w:type="dxa"/>
            </w:tcMar>
          </w:tcPr>
          <w:p w14:paraId="3775144D" w14:textId="3D6ADC51" w:rsidR="00B716A4" w:rsidRDefault="00E31EA1" w:rsidP="00B716A4">
            <w:pPr>
              <w:widowControl w:val="0"/>
              <w:pBdr>
                <w:top w:val="nil"/>
                <w:left w:val="nil"/>
                <w:bottom w:val="nil"/>
                <w:right w:val="nil"/>
                <w:between w:val="nil"/>
              </w:pBdr>
              <w:spacing w:after="0" w:line="240" w:lineRule="auto"/>
            </w:pPr>
            <w:r w:rsidRPr="6B9BCD4F">
              <w:rPr>
                <w:lang w:val="en-US"/>
              </w:rPr>
              <w:t xml:space="preserve">Solve absolute value equations of the </w:t>
            </w:r>
            <w:r w:rsidR="001D4B1D">
              <w:rPr>
                <w:lang w:val="en-US"/>
              </w:rPr>
              <w:t>forms</w:t>
            </w:r>
            <w:r w:rsidR="00030EC8" w:rsidRPr="6B9BCD4F">
              <w:rPr>
                <w:lang w:val="en-US"/>
              </w:rPr>
              <w:t xml:space="preserve">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b=d</m:t>
              </m:r>
            </m:oMath>
            <w:r w:rsidR="00030EC8" w:rsidRPr="6B9BCD4F">
              <w:rPr>
                <w:lang w:val="en-US"/>
              </w:rPr>
              <w:t xml:space="preserve"> and</w:t>
            </w:r>
            <w:r w:rsidRPr="6B9BCD4F">
              <w:rPr>
                <w:lang w:val="en-US"/>
              </w:rPr>
              <w:t xml:space="preserve"> </w:t>
            </w:r>
            <m:oMath>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=d</m:t>
              </m:r>
            </m:oMath>
            <w:r w:rsidR="00030EC8" w:rsidRPr="6B9BCD4F">
              <w:rPr>
                <w:lang w:val="en-US"/>
              </w:rPr>
              <w:t>.</w:t>
            </w:r>
          </w:p>
        </w:tc>
        <w:tc>
          <w:tcPr>
            <w:tcW w:w="4032" w:type="dxa"/>
            <w:tcBorders>
              <w:top w:val="single" w:sz="4" w:space="0" w:color="auto"/>
              <w:left w:val="single" w:sz="4" w:space="0" w:color="auto"/>
              <w:bottom w:val="single" w:sz="4" w:space="0" w:color="auto"/>
              <w:right w:val="single" w:sz="4" w:space="0" w:color="auto"/>
            </w:tcBorders>
            <w:shd w:val="clear" w:color="auto" w:fill="B8CCE4" w:themeFill="accent1" w:themeFillTint="66"/>
          </w:tcPr>
          <w:p w14:paraId="2198A664" w14:textId="7274FF90" w:rsidR="00E31EA1" w:rsidRPr="00844182" w:rsidRDefault="00030EC8" w:rsidP="00E31EA1">
            <w:pPr>
              <w:widowControl w:val="0"/>
              <w:pBdr>
                <w:top w:val="nil"/>
                <w:left w:val="nil"/>
                <w:bottom w:val="nil"/>
                <w:right w:val="nil"/>
                <w:between w:val="nil"/>
              </w:pBdr>
              <w:spacing w:after="0" w:line="240" w:lineRule="auto"/>
            </w:pPr>
            <w:r>
              <w:t xml:space="preserve">Solve absolute value equations of the form </w:t>
            </w:r>
            <m:oMath>
              <m:r>
                <w:rPr>
                  <w:rFonts w:ascii="Cambria Math" w:hAnsi="Cambria Math"/>
                </w:rPr>
                <m:t>a</m:t>
              </m:r>
              <m:r>
                <m:rPr>
                  <m:sty m:val="p"/>
                </m:rPr>
                <w:rPr>
                  <w:rFonts w:ascii="Cambria Math" w:hAnsi="Cambria Math"/>
                </w:rPr>
                <m:t>∣</m:t>
              </m:r>
              <m:r>
                <w:rPr>
                  <w:rFonts w:ascii="Cambria Math" w:hAnsi="Cambria Math"/>
                </w:rPr>
                <m:t>bx+c</m:t>
              </m:r>
              <m:r>
                <m:rPr>
                  <m:sty m:val="p"/>
                </m:rPr>
                <w:rPr>
                  <w:rFonts w:ascii="Cambria Math" w:hAnsi="Cambria Math"/>
                </w:rPr>
                <m:t>∣</m:t>
              </m:r>
              <m:r>
                <w:rPr>
                  <w:rFonts w:ascii="Cambria Math" w:hAnsi="Cambria Math"/>
                </w:rPr>
                <m:t>+ d=e</m:t>
              </m:r>
            </m:oMath>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8340AB0" w14:textId="77777777" w:rsidR="00E31EA1" w:rsidRPr="00844182" w:rsidRDefault="00E31EA1" w:rsidP="00E31EA1">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F8B0343" w14:textId="77777777" w:rsidR="00E31EA1" w:rsidRPr="00844182" w:rsidRDefault="00E31EA1" w:rsidP="00E31EA1">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3090EF7" w14:textId="77777777" w:rsidR="00E31EA1" w:rsidRPr="00844182" w:rsidRDefault="00E31EA1" w:rsidP="00E31EA1">
            <w:pPr>
              <w:widowControl w:val="0"/>
              <w:pBdr>
                <w:top w:val="nil"/>
                <w:left w:val="nil"/>
                <w:bottom w:val="nil"/>
                <w:right w:val="nil"/>
                <w:between w:val="nil"/>
              </w:pBdr>
              <w:spacing w:after="0" w:line="240" w:lineRule="auto"/>
            </w:pPr>
          </w:p>
        </w:tc>
      </w:tr>
      <w:tr w:rsidR="00030EC8" w14:paraId="42F350F5" w14:textId="77777777" w:rsidTr="4A9E6A4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F44CCFF" w14:textId="77777777" w:rsidR="00030EC8" w:rsidRPr="0067092A" w:rsidRDefault="00030EC8" w:rsidP="00030EC8">
            <w:pPr>
              <w:spacing w:after="0" w:line="240" w:lineRule="auto"/>
              <w:jc w:val="center"/>
              <w:rPr>
                <w:b/>
              </w:rPr>
            </w:pPr>
            <w:r w:rsidRPr="0067092A">
              <w:rPr>
                <w:b/>
              </w:rPr>
              <w:t>Terminology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7932EC" w14:textId="77777777" w:rsidR="00030EC8" w:rsidRPr="000D3E7D" w:rsidRDefault="00030EC8" w:rsidP="00030EC8">
            <w:pPr>
              <w:rPr>
                <w:color w:val="1D1C1D"/>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DA34AF1" w14:textId="77777777" w:rsidR="00030EC8" w:rsidRDefault="00030EC8" w:rsidP="00030EC8">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C7EFD22" w14:textId="77777777" w:rsidR="00030EC8" w:rsidRDefault="00030EC8" w:rsidP="00030EC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EC1C550" w14:textId="77777777" w:rsidR="00030EC8" w:rsidRPr="00844182" w:rsidRDefault="00030EC8" w:rsidP="00030EC8">
            <w:pPr>
              <w:widowControl w:val="0"/>
              <w:pBdr>
                <w:top w:val="nil"/>
                <w:left w:val="nil"/>
                <w:bottom w:val="nil"/>
                <w:right w:val="nil"/>
                <w:between w:val="nil"/>
              </w:pBdr>
              <w:spacing w:after="0" w:line="240" w:lineRule="auto"/>
              <w:rPr>
                <w:color w:val="FF0000"/>
              </w:rPr>
            </w:pPr>
          </w:p>
        </w:tc>
        <w:tc>
          <w:tcPr>
            <w:tcW w:w="4032" w:type="dxa"/>
            <w:tcBorders>
              <w:top w:val="single" w:sz="4" w:space="0" w:color="auto"/>
              <w:left w:val="single" w:sz="4" w:space="0" w:color="auto"/>
              <w:bottom w:val="single" w:sz="4" w:space="0" w:color="auto"/>
              <w:right w:val="single" w:sz="4" w:space="0" w:color="auto"/>
            </w:tcBorders>
          </w:tcPr>
          <w:p w14:paraId="0ABB5E3D" w14:textId="77777777" w:rsidR="00030EC8" w:rsidRPr="00844182" w:rsidRDefault="00030EC8" w:rsidP="00030EC8">
            <w:pPr>
              <w:widowControl w:val="0"/>
              <w:pBdr>
                <w:top w:val="nil"/>
                <w:left w:val="nil"/>
                <w:bottom w:val="nil"/>
                <w:right w:val="nil"/>
                <w:between w:val="nil"/>
              </w:pBdr>
              <w:spacing w:after="0" w:line="240" w:lineRule="auto"/>
              <w:rPr>
                <w:color w:val="FF0000"/>
              </w:rPr>
            </w:pPr>
          </w:p>
        </w:tc>
        <w:tc>
          <w:tcPr>
            <w:tcW w:w="4032" w:type="dxa"/>
            <w:tcBorders>
              <w:top w:val="single" w:sz="4" w:space="0" w:color="auto"/>
              <w:left w:val="single" w:sz="4" w:space="0" w:color="auto"/>
              <w:bottom w:val="single" w:sz="4" w:space="0" w:color="auto"/>
              <w:right w:val="single" w:sz="4" w:space="0" w:color="auto"/>
            </w:tcBorders>
          </w:tcPr>
          <w:p w14:paraId="511B0B46" w14:textId="77777777" w:rsidR="00030EC8" w:rsidRPr="00844182" w:rsidRDefault="00030EC8" w:rsidP="00030EC8">
            <w:pPr>
              <w:widowControl w:val="0"/>
              <w:pBdr>
                <w:top w:val="nil"/>
                <w:left w:val="nil"/>
                <w:bottom w:val="nil"/>
                <w:right w:val="nil"/>
                <w:between w:val="nil"/>
              </w:pBdr>
              <w:spacing w:after="0" w:line="240" w:lineRule="auto"/>
              <w:rPr>
                <w:color w:val="FF0000"/>
              </w:rPr>
            </w:pPr>
          </w:p>
        </w:tc>
        <w:tc>
          <w:tcPr>
            <w:tcW w:w="4032" w:type="dxa"/>
            <w:gridSpan w:val="2"/>
            <w:tcBorders>
              <w:top w:val="single" w:sz="4" w:space="0" w:color="auto"/>
              <w:left w:val="single" w:sz="4" w:space="0" w:color="auto"/>
              <w:bottom w:val="single" w:sz="4" w:space="0" w:color="auto"/>
              <w:right w:val="single" w:sz="4" w:space="0" w:color="auto"/>
            </w:tcBorders>
          </w:tcPr>
          <w:p w14:paraId="158C505A" w14:textId="77777777" w:rsidR="00030EC8" w:rsidRPr="00844182" w:rsidRDefault="00030EC8" w:rsidP="00030EC8">
            <w:pPr>
              <w:widowControl w:val="0"/>
              <w:pBdr>
                <w:top w:val="nil"/>
                <w:left w:val="nil"/>
                <w:bottom w:val="nil"/>
                <w:right w:val="nil"/>
                <w:between w:val="nil"/>
              </w:pBdr>
              <w:spacing w:after="0" w:line="240" w:lineRule="auto"/>
              <w:rPr>
                <w:color w:val="FF0000"/>
              </w:rPr>
            </w:pPr>
          </w:p>
        </w:tc>
      </w:tr>
      <w:tr w:rsidR="00030EC8" w14:paraId="5C35B4A7" w14:textId="77777777" w:rsidTr="4A9E6A4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B758CB1" w14:textId="77777777" w:rsidR="00030EC8" w:rsidRPr="0067092A" w:rsidRDefault="00030EC8" w:rsidP="00030EC8">
            <w:pPr>
              <w:spacing w:after="0" w:line="240" w:lineRule="auto"/>
              <w:jc w:val="center"/>
              <w:rPr>
                <w:b/>
              </w:rPr>
            </w:pPr>
            <w:r w:rsidRPr="0067092A">
              <w:rPr>
                <w:b/>
              </w:rPr>
              <w:t xml:space="preserve">Mathematical Models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A312EE" w14:textId="346F72CC" w:rsidR="00030EC8" w:rsidRDefault="00030EC8" w:rsidP="00030EC8">
            <w:pPr>
              <w:widowControl w:val="0"/>
              <w:pBdr>
                <w:top w:val="nil"/>
                <w:left w:val="nil"/>
                <w:bottom w:val="nil"/>
                <w:right w:val="nil"/>
                <w:between w:val="nil"/>
              </w:pBdr>
              <w:spacing w:after="0" w:line="240" w:lineRule="auto"/>
            </w:pPr>
            <w:r w:rsidRPr="4A9E6A4B">
              <w:rPr>
                <w:lang w:val="en-US"/>
              </w:rPr>
              <w:t>Use of number line to illustrate absolute value.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1A09E2" w14:textId="77777777" w:rsidR="00030EC8" w:rsidRDefault="00030EC8" w:rsidP="00030EC8">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FF9D947" w14:textId="77777777" w:rsidR="00030EC8" w:rsidRDefault="00030EC8" w:rsidP="00030EC8">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F1138C9" w14:textId="77777777" w:rsidR="00030EC8" w:rsidRDefault="00030EC8" w:rsidP="00030EC8">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2BC2F23" w14:textId="77777777" w:rsidR="00030EC8" w:rsidRDefault="00030EC8" w:rsidP="00030EC8">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86953CB" w14:textId="77777777" w:rsidR="00030EC8" w:rsidRDefault="00030EC8" w:rsidP="00030EC8">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BC052CF" w14:textId="77777777" w:rsidR="00030EC8" w:rsidRDefault="00030EC8" w:rsidP="00030EC8">
            <w:pPr>
              <w:widowControl w:val="0"/>
              <w:spacing w:after="0" w:line="240" w:lineRule="auto"/>
            </w:pPr>
          </w:p>
        </w:tc>
      </w:tr>
      <w:tr w:rsidR="00030EC8" w14:paraId="5418DF27" w14:textId="77777777" w:rsidTr="4A9E6A4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3604243" w14:textId="77777777" w:rsidR="00030EC8" w:rsidRPr="0067092A" w:rsidRDefault="00030EC8" w:rsidP="00030EC8">
            <w:pPr>
              <w:spacing w:after="0" w:line="240" w:lineRule="auto"/>
              <w:jc w:val="center"/>
              <w:rPr>
                <w:b/>
              </w:rPr>
            </w:pPr>
            <w:r w:rsidRPr="0067092A">
              <w:rPr>
                <w:b/>
              </w:rPr>
              <w:t>Strategies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DAC4C7" w14:textId="77777777" w:rsidR="00030EC8" w:rsidRDefault="00030EC8" w:rsidP="00030EC8">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BBE839" w14:textId="77777777" w:rsidR="00030EC8" w:rsidRDefault="00030EC8" w:rsidP="00030EC8">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8C8BC22" w14:textId="77777777" w:rsidR="00030EC8" w:rsidRDefault="00030EC8" w:rsidP="00030EC8">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7E62DA1" w14:textId="77777777" w:rsidR="00030EC8" w:rsidRDefault="00030EC8" w:rsidP="00030EC8">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4716C0F" w14:textId="77777777" w:rsidR="00030EC8" w:rsidRDefault="00030EC8" w:rsidP="00030EC8">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E4B2483" w14:textId="77777777" w:rsidR="00030EC8" w:rsidRDefault="00030EC8" w:rsidP="00030EC8">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3C47DBE" w14:textId="77777777" w:rsidR="00030EC8" w:rsidRDefault="00030EC8" w:rsidP="00030EC8">
            <w:pPr>
              <w:widowControl w:val="0"/>
              <w:spacing w:after="0" w:line="240" w:lineRule="auto"/>
            </w:pPr>
          </w:p>
        </w:tc>
      </w:tr>
      <w:tr w:rsidR="00030EC8" w14:paraId="14226161" w14:textId="77777777" w:rsidTr="4A9E6A4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935C231" w14:textId="77777777" w:rsidR="00030EC8" w:rsidRPr="002347B9" w:rsidRDefault="00030EC8" w:rsidP="00030EC8">
            <w:pPr>
              <w:spacing w:after="0" w:line="240" w:lineRule="auto"/>
              <w:jc w:val="center"/>
              <w:rPr>
                <w:b/>
              </w:rPr>
            </w:pPr>
            <w:r w:rsidRPr="0067092A">
              <w:rPr>
                <w:b/>
              </w:rPr>
              <w:t>Specifications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67C8A2" w14:textId="57B17523" w:rsidR="00030EC8" w:rsidRDefault="00030EC8" w:rsidP="00030EC8">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88F233" w14:textId="430B3D46" w:rsidR="00030EC8" w:rsidRDefault="00030EC8" w:rsidP="00030EC8">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6C07867" w14:textId="2395C09E" w:rsidR="00030EC8" w:rsidRDefault="00030EC8" w:rsidP="00030EC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0D7D438" w14:textId="6837110B" w:rsidR="00030EC8" w:rsidRDefault="00030EC8" w:rsidP="00030EC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2F54927" w14:textId="77777777" w:rsidR="00030EC8" w:rsidRDefault="00030EC8" w:rsidP="00030EC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7042AB8" w14:textId="77777777" w:rsidR="00030EC8" w:rsidRDefault="00030EC8" w:rsidP="00030EC8">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5E7AE9C" w14:textId="77777777" w:rsidR="00030EC8" w:rsidRDefault="00030EC8" w:rsidP="00030EC8">
            <w:pPr>
              <w:widowControl w:val="0"/>
              <w:pBdr>
                <w:top w:val="nil"/>
                <w:left w:val="nil"/>
                <w:bottom w:val="nil"/>
                <w:right w:val="nil"/>
                <w:between w:val="nil"/>
              </w:pBdr>
              <w:spacing w:after="0" w:line="240" w:lineRule="auto"/>
            </w:pPr>
          </w:p>
        </w:tc>
      </w:tr>
      <w:tr w:rsidR="00030EC8" w14:paraId="0D2EB49C" w14:textId="77777777" w:rsidTr="4A9E6A4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5FE7D64" w14:textId="77777777" w:rsidR="00030EC8" w:rsidRPr="0067092A" w:rsidRDefault="00030EC8" w:rsidP="00030EC8">
            <w:pPr>
              <w:spacing w:after="0" w:line="240" w:lineRule="auto"/>
              <w:jc w:val="center"/>
              <w:rPr>
                <w:b/>
              </w:rPr>
            </w:pPr>
            <w:r w:rsidRPr="0067092A">
              <w:rPr>
                <w:b/>
              </w:rPr>
              <w:t>Leaves to Include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1D0CD2" w14:textId="77777777" w:rsidR="00030EC8" w:rsidRDefault="00030EC8" w:rsidP="00030EC8">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817D33" w14:textId="77777777" w:rsidR="00030EC8" w:rsidRDefault="00030EC8" w:rsidP="00030EC8">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AACEE1C" w14:textId="77777777" w:rsidR="00030EC8" w:rsidRDefault="00030EC8" w:rsidP="00030EC8">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737872E" w14:textId="77777777" w:rsidR="00030EC8" w:rsidRDefault="00030EC8" w:rsidP="00030EC8">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849D5D6" w14:textId="77777777" w:rsidR="00030EC8" w:rsidRDefault="00030EC8" w:rsidP="00030EC8">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39D62B0" w14:textId="77777777" w:rsidR="00030EC8" w:rsidRDefault="00030EC8" w:rsidP="00030EC8">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7DFBBA6" w14:textId="77777777" w:rsidR="00030EC8" w:rsidRDefault="00030EC8" w:rsidP="00030EC8">
            <w:pPr>
              <w:widowControl w:val="0"/>
              <w:spacing w:after="0" w:line="240" w:lineRule="auto"/>
            </w:pPr>
          </w:p>
        </w:tc>
      </w:tr>
      <w:tr w:rsidR="00030EC8" w14:paraId="54B5C547" w14:textId="77777777" w:rsidTr="4A9E6A4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3D38E53" w14:textId="77777777" w:rsidR="00030EC8" w:rsidRPr="0067092A" w:rsidRDefault="00030EC8" w:rsidP="00030EC8">
            <w:pPr>
              <w:spacing w:after="0" w:line="240" w:lineRule="auto"/>
              <w:jc w:val="center"/>
              <w:rPr>
                <w:b/>
              </w:rPr>
            </w:pPr>
            <w:r w:rsidRPr="0067092A">
              <w:rPr>
                <w:b/>
              </w:rPr>
              <w:t>Considerations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EEE737" w14:textId="187C6296" w:rsidR="00030EC8" w:rsidRPr="00844182" w:rsidRDefault="00030EC8" w:rsidP="00030EC8">
            <w:pPr>
              <w:numPr>
                <w:ilvl w:val="0"/>
                <w:numId w:val="1"/>
              </w:numPr>
              <w:tabs>
                <w:tab w:val="clear" w:pos="720"/>
                <w:tab w:val="num" w:pos="404"/>
              </w:tabs>
              <w:spacing w:line="278" w:lineRule="auto"/>
              <w:ind w:left="314"/>
            </w:pPr>
            <w:r w:rsidRPr="4A9E6A4B">
              <w:rPr>
                <w:lang w:val="en-US"/>
              </w:rPr>
              <w:t>Mastery not required</w:t>
            </w:r>
          </w:p>
          <w:p w14:paraId="7A28F3AE" w14:textId="77777777" w:rsidR="00030EC8" w:rsidRDefault="00030EC8" w:rsidP="00030EC8">
            <w:pPr>
              <w:pStyle w:val="ListParagraph"/>
              <w:numPr>
                <w:ilvl w:val="0"/>
                <w:numId w:val="1"/>
              </w:numPr>
              <w:tabs>
                <w:tab w:val="clear" w:pos="720"/>
                <w:tab w:val="num" w:pos="376"/>
              </w:tabs>
              <w:spacing w:after="0" w:line="240" w:lineRule="auto"/>
              <w:ind w:left="376"/>
            </w:pPr>
            <w:r>
              <w:t>As time allows, can continue to t</w:t>
            </w:r>
            <w:r w:rsidRPr="000A5380">
              <w:t>ranslate verbal/real contexts into single variable equations and back again (interpret solutions in context)</w:t>
            </w:r>
          </w:p>
          <w:p w14:paraId="7607F531" w14:textId="77777777" w:rsidR="00030EC8" w:rsidRDefault="00030EC8" w:rsidP="00030EC8">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9CB4B3" w14:textId="77777777" w:rsidR="00030EC8" w:rsidRPr="00844182" w:rsidRDefault="00030EC8" w:rsidP="00030EC8">
            <w:pPr>
              <w:numPr>
                <w:ilvl w:val="0"/>
                <w:numId w:val="1"/>
              </w:numPr>
              <w:tabs>
                <w:tab w:val="clear" w:pos="720"/>
                <w:tab w:val="num" w:pos="404"/>
              </w:tabs>
              <w:spacing w:line="278" w:lineRule="auto"/>
              <w:ind w:left="314"/>
            </w:pPr>
            <w:r w:rsidRPr="4A9E6A4B">
              <w:rPr>
                <w:lang w:val="en-US"/>
              </w:rPr>
              <w:t>Mastery not required</w:t>
            </w:r>
          </w:p>
          <w:p w14:paraId="2A566059" w14:textId="77777777" w:rsidR="00030EC8" w:rsidRDefault="00030EC8" w:rsidP="00030EC8">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410E5CB" w14:textId="77777777" w:rsidR="00030EC8" w:rsidRPr="00844182" w:rsidRDefault="00030EC8" w:rsidP="00030EC8">
            <w:pPr>
              <w:numPr>
                <w:ilvl w:val="0"/>
                <w:numId w:val="1"/>
              </w:numPr>
              <w:tabs>
                <w:tab w:val="clear" w:pos="720"/>
                <w:tab w:val="num" w:pos="404"/>
              </w:tabs>
              <w:spacing w:line="278" w:lineRule="auto"/>
              <w:ind w:left="314"/>
            </w:pPr>
            <w:r w:rsidRPr="4A9E6A4B">
              <w:rPr>
                <w:lang w:val="en-US"/>
              </w:rPr>
              <w:t>Mastery not required</w:t>
            </w:r>
          </w:p>
          <w:p w14:paraId="4EBB006F" w14:textId="77777777" w:rsidR="00030EC8" w:rsidRDefault="00030EC8" w:rsidP="00030EC8">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95C7D18" w14:textId="77777777" w:rsidR="00030EC8" w:rsidRPr="00844182" w:rsidRDefault="00030EC8" w:rsidP="00030EC8">
            <w:pPr>
              <w:numPr>
                <w:ilvl w:val="0"/>
                <w:numId w:val="1"/>
              </w:numPr>
              <w:tabs>
                <w:tab w:val="clear" w:pos="720"/>
                <w:tab w:val="num" w:pos="404"/>
              </w:tabs>
              <w:spacing w:line="278" w:lineRule="auto"/>
              <w:ind w:left="314"/>
            </w:pPr>
            <w:r w:rsidRPr="4A9E6A4B">
              <w:rPr>
                <w:lang w:val="en-US"/>
              </w:rPr>
              <w:t>Mastery not required</w:t>
            </w:r>
          </w:p>
          <w:p w14:paraId="770C94D0" w14:textId="77777777" w:rsidR="00030EC8" w:rsidRDefault="00030EC8" w:rsidP="00030EC8">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8B5DE62" w14:textId="77777777" w:rsidR="00030EC8" w:rsidRDefault="00030EC8" w:rsidP="00030EC8">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42121F4" w14:textId="77777777" w:rsidR="00030EC8" w:rsidRDefault="00030EC8" w:rsidP="00030EC8">
            <w:pP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6206B00" w14:textId="77777777" w:rsidR="00030EC8" w:rsidRDefault="00030EC8" w:rsidP="00030EC8">
            <w:pPr>
              <w:spacing w:after="0" w:line="240" w:lineRule="auto"/>
            </w:pPr>
          </w:p>
        </w:tc>
      </w:tr>
      <w:tr w:rsidR="00030EC8" w14:paraId="24C83CE5" w14:textId="77777777" w:rsidTr="4A9E6A4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5E0C62" w14:textId="77777777" w:rsidR="00030EC8" w:rsidRPr="0067092A" w:rsidRDefault="00030EC8" w:rsidP="00030EC8">
            <w:pPr>
              <w:spacing w:after="0" w:line="240" w:lineRule="auto"/>
              <w:jc w:val="center"/>
              <w:rPr>
                <w:b/>
                <w:i/>
              </w:rPr>
            </w:pPr>
            <w:r w:rsidRPr="0067092A">
              <w:rPr>
                <w:b/>
              </w:rPr>
              <w:t>Required Skills/Cases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7CD743" w14:textId="35710BCF" w:rsidR="00030EC8" w:rsidRDefault="00030EC8" w:rsidP="00030EC8">
            <w:pPr>
              <w:pStyle w:val="ListParagraph"/>
              <w:widowControl w:val="0"/>
              <w:numPr>
                <w:ilvl w:val="0"/>
                <w:numId w:val="25"/>
              </w:numPr>
              <w:spacing w:after="0" w:line="240" w:lineRule="auto"/>
            </w:pPr>
            <m:oMath>
              <m:r>
                <w:rPr>
                  <w:rFonts w:ascii="Cambria Math" w:hAnsi="Cambria Math"/>
                </w:rPr>
                <m:t>d</m:t>
              </m:r>
            </m:oMath>
            <w:r>
              <w:t xml:space="preserve"> is a positive rational number, leading to two solutions</w:t>
            </w:r>
          </w:p>
          <w:p w14:paraId="1F0DF268" w14:textId="2BAB6AA7" w:rsidR="00030EC8" w:rsidRPr="00BE4AA3" w:rsidRDefault="00030EC8" w:rsidP="00030EC8">
            <w:pPr>
              <w:pStyle w:val="ListParagraph"/>
              <w:widowControl w:val="0"/>
              <w:numPr>
                <w:ilvl w:val="0"/>
                <w:numId w:val="25"/>
              </w:numPr>
              <w:spacing w:after="0" w:line="240" w:lineRule="auto"/>
            </w:pPr>
            <m:oMath>
              <m:r>
                <w:rPr>
                  <w:rFonts w:ascii="Cambria Math" w:hAnsi="Cambria Math"/>
                </w:rPr>
                <m:t>d</m:t>
              </m:r>
            </m:oMath>
            <w:r>
              <w:t xml:space="preserve"> is a negative rational number, leading to no solution</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CD25C6" w14:textId="7CED2FC6" w:rsidR="00030EC8" w:rsidRDefault="00030EC8" w:rsidP="00030EC8">
            <w:pPr>
              <w:pStyle w:val="ListParagraph"/>
              <w:numPr>
                <w:ilvl w:val="0"/>
                <w:numId w:val="27"/>
              </w:numPr>
              <w:spacing w:after="0" w:line="240" w:lineRule="auto"/>
              <w:rPr>
                <w:rFonts w:eastAsiaTheme="minorEastAsia"/>
              </w:rPr>
            </w:pPr>
            <m:oMath>
              <m:r>
                <w:rPr>
                  <w:rFonts w:ascii="Cambria Math" w:eastAsiaTheme="minorEastAsia" w:hAnsi="Cambria Math"/>
                </w:rPr>
                <m:t>b</m:t>
              </m:r>
            </m:oMath>
            <w:r>
              <w:rPr>
                <w:rFonts w:eastAsiaTheme="minorEastAsia"/>
              </w:rPr>
              <w:t xml:space="preserve">, </w:t>
            </w:r>
            <m:oMath>
              <m:r>
                <w:rPr>
                  <w:rFonts w:ascii="Cambria Math" w:eastAsiaTheme="minorEastAsia" w:hAnsi="Cambria Math"/>
                </w:rPr>
                <m:t>d</m:t>
              </m:r>
            </m:oMath>
            <w:r>
              <w:rPr>
                <w:rFonts w:eastAsiaTheme="minorEastAsia"/>
              </w:rPr>
              <w:t xml:space="preserve">, and the solutions </w:t>
            </w:r>
            <m:oMath>
              <m:f>
                <m:fPr>
                  <m:ctrlPr>
                    <w:rPr>
                      <w:rFonts w:ascii="Cambria Math" w:eastAsiaTheme="minorEastAsia" w:hAnsi="Cambria Math"/>
                      <w:i/>
                    </w:rPr>
                  </m:ctrlPr>
                </m:fPr>
                <m:num>
                  <m:r>
                    <w:rPr>
                      <w:rFonts w:ascii="Cambria Math" w:eastAsiaTheme="minorEastAsia" w:hAnsi="Cambria Math"/>
                    </w:rPr>
                    <m:t>d-b</m:t>
                  </m:r>
                </m:num>
                <m:den>
                  <m:r>
                    <w:rPr>
                      <w:rFonts w:ascii="Cambria Math" w:eastAsiaTheme="minorEastAsia" w:hAnsi="Cambria Math"/>
                    </w:rPr>
                    <m:t>a</m:t>
                  </m:r>
                </m:den>
              </m:f>
            </m:oMath>
            <w:r>
              <w:rPr>
                <w:rFonts w:eastAsiaTheme="minorEastAsia"/>
              </w:rPr>
              <w:t xml:space="preserve"> are integers and </w:t>
            </w:r>
            <m:oMath>
              <m:r>
                <w:rPr>
                  <w:rFonts w:ascii="Cambria Math" w:eastAsiaTheme="minorEastAsia" w:hAnsi="Cambria Math"/>
                </w:rPr>
                <m:t>a=1</m:t>
              </m:r>
            </m:oMath>
            <w:r>
              <w:rPr>
                <w:rFonts w:eastAsiaTheme="minorEastAsia"/>
              </w:rPr>
              <w:t xml:space="preserve">. </w:t>
            </w:r>
          </w:p>
          <w:p w14:paraId="022EE23E" w14:textId="77777777" w:rsidR="00030EC8" w:rsidRDefault="00030EC8" w:rsidP="00030EC8">
            <w:pPr>
              <w:pStyle w:val="ListParagraph"/>
              <w:ind w:left="360"/>
            </w:pPr>
            <w:r>
              <w:t xml:space="preserve">Ex: </w:t>
            </w:r>
            <m:oMath>
              <m:r>
                <m:rPr>
                  <m:sty m:val="p"/>
                </m:rPr>
                <w:rPr>
                  <w:rFonts w:ascii="Cambria Math" w:hAnsi="Cambria Math"/>
                </w:rPr>
                <m:t>∣</m:t>
              </m:r>
              <m:r>
                <w:rPr>
                  <w:rFonts w:ascii="Cambria Math" w:hAnsi="Cambria Math"/>
                </w:rPr>
                <m:t>x+3</m:t>
              </m:r>
              <m:r>
                <m:rPr>
                  <m:sty m:val="p"/>
                </m:rPr>
                <w:rPr>
                  <w:rFonts w:ascii="Cambria Math" w:hAnsi="Cambria Math"/>
                </w:rPr>
                <m:t>∣</m:t>
              </m:r>
              <m:r>
                <w:rPr>
                  <w:rFonts w:ascii="Cambria Math" w:hAnsi="Cambria Math"/>
                </w:rPr>
                <m:t>=5</m:t>
              </m:r>
            </m:oMath>
          </w:p>
          <w:p w14:paraId="5BAA18AC" w14:textId="77777777" w:rsidR="00030EC8" w:rsidRDefault="00030EC8" w:rsidP="00030EC8">
            <w:pPr>
              <w:pStyle w:val="ListParagraph"/>
              <w:ind w:left="360"/>
              <w:rPr>
                <w:rFonts w:eastAsiaTheme="minorEastAsia"/>
              </w:rPr>
            </w:pPr>
          </w:p>
          <w:p w14:paraId="27816883" w14:textId="1C7AE10D" w:rsidR="00030EC8" w:rsidRDefault="00030EC8" w:rsidP="00030EC8">
            <w:pPr>
              <w:pStyle w:val="ListParagraph"/>
              <w:numPr>
                <w:ilvl w:val="0"/>
                <w:numId w:val="27"/>
              </w:numPr>
              <w:spacing w:after="0" w:line="240" w:lineRule="auto"/>
              <w:rPr>
                <w:rFonts w:eastAsiaTheme="minorEastAsia"/>
                <w:lang w:val="en-US"/>
              </w:rPr>
            </w:pPr>
            <m:oMath>
              <m:r>
                <w:rPr>
                  <w:rFonts w:ascii="Cambria Math" w:eastAsiaTheme="minorEastAsia" w:hAnsi="Cambria Math"/>
                </w:rPr>
                <m:t>a</m:t>
              </m:r>
            </m:oMath>
            <w:r w:rsidRPr="6B9BCD4F">
              <w:rPr>
                <w:rFonts w:eastAsiaTheme="minorEastAsia"/>
                <w:lang w:val="en-US"/>
              </w:rPr>
              <w:t xml:space="preserve">, </w:t>
            </w:r>
            <m:oMath>
              <m:r>
                <w:rPr>
                  <w:rFonts w:ascii="Cambria Math" w:eastAsiaTheme="minorEastAsia" w:hAnsi="Cambria Math"/>
                </w:rPr>
                <m:t>d</m:t>
              </m:r>
            </m:oMath>
            <w:r w:rsidRPr="6B9BCD4F">
              <w:rPr>
                <w:rFonts w:eastAsiaTheme="minorEastAsia"/>
                <w:lang w:val="en-US"/>
              </w:rPr>
              <w:t xml:space="preserve">, and the solutions </w:t>
            </w:r>
            <m:oMath>
              <m:f>
                <m:fPr>
                  <m:ctrlPr>
                    <w:rPr>
                      <w:rFonts w:ascii="Cambria Math" w:eastAsiaTheme="minorEastAsia" w:hAnsi="Cambria Math"/>
                      <w:i/>
                    </w:rPr>
                  </m:ctrlPr>
                </m:fPr>
                <m:num>
                  <m:r>
                    <w:rPr>
                      <w:rFonts w:ascii="Cambria Math" w:eastAsiaTheme="minorEastAsia" w:hAnsi="Cambria Math"/>
                    </w:rPr>
                    <m:t>d-b</m:t>
                  </m:r>
                </m:num>
                <m:den>
                  <m:r>
                    <w:rPr>
                      <w:rFonts w:ascii="Cambria Math" w:eastAsiaTheme="minorEastAsia" w:hAnsi="Cambria Math"/>
                    </w:rPr>
                    <m:t>a</m:t>
                  </m:r>
                </m:den>
              </m:f>
            </m:oMath>
            <w:r w:rsidRPr="6B9BCD4F">
              <w:rPr>
                <w:rFonts w:eastAsiaTheme="minorEastAsia"/>
                <w:lang w:val="en-US"/>
              </w:rPr>
              <w:t xml:space="preserve"> are integers and </w:t>
            </w:r>
            <m:oMath>
              <m:r>
                <w:rPr>
                  <w:rFonts w:ascii="Cambria Math" w:eastAsiaTheme="minorEastAsia" w:hAnsi="Cambria Math"/>
                </w:rPr>
                <m:t>b=0</m:t>
              </m:r>
            </m:oMath>
            <w:r w:rsidR="007A6CC8" w:rsidRPr="6B9BCD4F">
              <w:rPr>
                <w:rFonts w:eastAsiaTheme="minorEastAsia"/>
                <w:lang w:val="en-US"/>
              </w:rPr>
              <w:t xml:space="preserve"> and </w:t>
            </w:r>
            <m:oMath>
              <m:r>
                <w:rPr>
                  <w:rFonts w:ascii="Cambria Math" w:hAnsi="Cambria Math"/>
                </w:rPr>
                <m:t>a≠0</m:t>
              </m:r>
            </m:oMath>
          </w:p>
          <w:p w14:paraId="2A9334E5" w14:textId="77777777" w:rsidR="00030EC8" w:rsidRDefault="00030EC8" w:rsidP="00030EC8">
            <w:pPr>
              <w:pStyle w:val="ListParagraph"/>
              <w:ind w:left="360"/>
            </w:pPr>
            <w:r>
              <w:t xml:space="preserve">Ex: </w:t>
            </w:r>
            <m:oMath>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=6</m:t>
              </m:r>
            </m:oMath>
          </w:p>
          <w:p w14:paraId="6C60FDB8" w14:textId="77777777" w:rsidR="00030EC8" w:rsidRPr="0053039D" w:rsidRDefault="00030EC8" w:rsidP="00030EC8">
            <w:pPr>
              <w:pStyle w:val="ListParagraph"/>
              <w:ind w:left="360"/>
            </w:pPr>
            <w:r>
              <w:t xml:space="preserve">Ex: </w:t>
            </w:r>
            <m:oMath>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=6</m:t>
              </m:r>
            </m:oMath>
          </w:p>
          <w:p w14:paraId="5FF27573" w14:textId="77777777" w:rsidR="00030EC8" w:rsidRPr="00017293" w:rsidRDefault="00030EC8" w:rsidP="00030EC8">
            <w:pPr>
              <w:pStyle w:val="ListParagraph"/>
              <w:spacing w:after="0" w:line="240" w:lineRule="auto"/>
              <w:ind w:left="360"/>
              <w:rPr>
                <w:rFonts w:eastAsiaTheme="minorEastAsia"/>
              </w:rPr>
            </w:pPr>
          </w:p>
          <w:p w14:paraId="116C1416" w14:textId="4D49D1D0" w:rsidR="00030EC8" w:rsidRPr="00B716A4" w:rsidRDefault="00030EC8" w:rsidP="00030EC8">
            <w:pPr>
              <w:pStyle w:val="ListParagraph"/>
              <w:numPr>
                <w:ilvl w:val="0"/>
                <w:numId w:val="27"/>
              </w:numPr>
              <w:spacing w:after="0" w:line="240" w:lineRule="auto"/>
              <w:rPr>
                <w:rFonts w:eastAsiaTheme="minorEastAsia"/>
              </w:rPr>
            </w:pPr>
            <m:oMath>
              <m:r>
                <w:rPr>
                  <w:rFonts w:ascii="Cambria Math" w:hAnsi="Cambria Math"/>
                </w:rPr>
                <m:t>d</m:t>
              </m:r>
            </m:oMath>
            <w:r>
              <w:t xml:space="preserve"> is a negative rational number, leading to no solution</w:t>
            </w:r>
          </w:p>
          <w:p w14:paraId="2D3F3838" w14:textId="77777777" w:rsidR="00030EC8" w:rsidRDefault="00030EC8" w:rsidP="00030EC8">
            <w:pPr>
              <w:pStyle w:val="ListParagraph"/>
              <w:spacing w:after="0" w:line="240" w:lineRule="auto"/>
              <w:ind w:left="360"/>
              <w:rPr>
                <w:rFonts w:eastAsiaTheme="minorEastAsia"/>
              </w:rPr>
            </w:pPr>
          </w:p>
          <w:p w14:paraId="7390B57C" w14:textId="3AF7EC96" w:rsidR="00030EC8" w:rsidRDefault="00030EC8" w:rsidP="00030EC8">
            <w:pPr>
              <w:pStyle w:val="ListParagraph"/>
              <w:numPr>
                <w:ilvl w:val="0"/>
                <w:numId w:val="27"/>
              </w:numPr>
              <w:spacing w:after="0" w:line="240" w:lineRule="auto"/>
              <w:rPr>
                <w:rFonts w:eastAsiaTheme="minorEastAsia"/>
              </w:rPr>
            </w:pPr>
            <m:oMath>
              <m:r>
                <w:rPr>
                  <w:rFonts w:ascii="Cambria Math" w:eastAsiaTheme="minorEastAsia" w:hAnsi="Cambria Math"/>
                </w:rPr>
                <m:t>a</m:t>
              </m:r>
            </m:oMath>
            <w:r>
              <w:rPr>
                <w:rFonts w:eastAsiaTheme="minorEastAsia"/>
              </w:rPr>
              <w:t xml:space="preserve">, </w:t>
            </w:r>
            <m:oMath>
              <m:r>
                <w:rPr>
                  <w:rFonts w:ascii="Cambria Math" w:eastAsiaTheme="minorEastAsia" w:hAnsi="Cambria Math"/>
                </w:rPr>
                <m:t>b</m:t>
              </m:r>
            </m:oMath>
            <w:r>
              <w:rPr>
                <w:rFonts w:eastAsiaTheme="minorEastAsia"/>
              </w:rPr>
              <w:t xml:space="preserve">, </w:t>
            </w:r>
            <m:oMath>
              <m:r>
                <w:rPr>
                  <w:rFonts w:ascii="Cambria Math" w:eastAsiaTheme="minorEastAsia" w:hAnsi="Cambria Math"/>
                </w:rPr>
                <m:t>d</m:t>
              </m:r>
            </m:oMath>
            <w:r>
              <w:rPr>
                <w:rFonts w:eastAsiaTheme="minorEastAsia"/>
              </w:rPr>
              <w:t xml:space="preserve">, and the solutions </w:t>
            </w:r>
            <m:oMath>
              <m:f>
                <m:fPr>
                  <m:ctrlPr>
                    <w:rPr>
                      <w:rFonts w:ascii="Cambria Math" w:eastAsiaTheme="minorEastAsia" w:hAnsi="Cambria Math"/>
                      <w:i/>
                    </w:rPr>
                  </m:ctrlPr>
                </m:fPr>
                <m:num>
                  <m:r>
                    <w:rPr>
                      <w:rFonts w:ascii="Cambria Math" w:eastAsiaTheme="minorEastAsia" w:hAnsi="Cambria Math"/>
                    </w:rPr>
                    <m:t>d-b</m:t>
                  </m:r>
                </m:num>
                <m:den>
                  <m:r>
                    <w:rPr>
                      <w:rFonts w:ascii="Cambria Math" w:eastAsiaTheme="minorEastAsia" w:hAnsi="Cambria Math"/>
                    </w:rPr>
                    <m:t>a</m:t>
                  </m:r>
                </m:den>
              </m:f>
            </m:oMath>
            <w:r>
              <w:rPr>
                <w:rFonts w:eastAsiaTheme="minorEastAsia"/>
              </w:rPr>
              <w:t xml:space="preserve"> are integers</w:t>
            </w:r>
            <w:r w:rsidR="008B3F5B">
              <w:rPr>
                <w:rFonts w:eastAsiaTheme="minorEastAsia"/>
              </w:rPr>
              <w:t xml:space="preserve"> and </w:t>
            </w:r>
            <m:oMath>
              <m:r>
                <w:rPr>
                  <w:rFonts w:ascii="Cambria Math" w:hAnsi="Cambria Math"/>
                </w:rPr>
                <m:t>a≠0</m:t>
              </m:r>
            </m:oMath>
          </w:p>
          <w:p w14:paraId="118F47CB" w14:textId="77777777" w:rsidR="00030EC8" w:rsidRDefault="00030EC8" w:rsidP="00030EC8">
            <w:pPr>
              <w:pStyle w:val="ListParagraph"/>
              <w:ind w:left="360"/>
              <w:rPr>
                <w:rFonts w:eastAsiaTheme="minorEastAsia"/>
              </w:rPr>
            </w:pPr>
            <w:r>
              <w:t xml:space="preserve">Ex: </w:t>
            </w:r>
            <m:oMath>
              <m:r>
                <m:rPr>
                  <m:sty m:val="p"/>
                </m:rPr>
                <w:rPr>
                  <w:rFonts w:ascii="Cambria Math" w:hAnsi="Cambria Math"/>
                </w:rPr>
                <m:t>∣</m:t>
              </m:r>
              <m:r>
                <w:rPr>
                  <w:rFonts w:ascii="Cambria Math" w:hAnsi="Cambria Math"/>
                </w:rPr>
                <m:t>-2x+3</m:t>
              </m:r>
              <m:r>
                <m:rPr>
                  <m:sty m:val="p"/>
                </m:rPr>
                <w:rPr>
                  <w:rFonts w:ascii="Cambria Math" w:hAnsi="Cambria Math"/>
                </w:rPr>
                <m:t>∣</m:t>
              </m:r>
              <m:r>
                <w:rPr>
                  <w:rFonts w:ascii="Cambria Math" w:hAnsi="Cambria Math"/>
                </w:rPr>
                <m:t>=5</m:t>
              </m:r>
            </m:oMath>
          </w:p>
          <w:p w14:paraId="40C1E008" w14:textId="77777777" w:rsidR="00030EC8" w:rsidRDefault="00030EC8" w:rsidP="00030EC8">
            <w:pPr>
              <w:pStyle w:val="ListParagraph"/>
              <w:ind w:left="360"/>
              <w:rPr>
                <w:rFonts w:eastAsiaTheme="minorEastAsia"/>
              </w:rPr>
            </w:pPr>
          </w:p>
          <w:p w14:paraId="68BC6FF7" w14:textId="7F0FAEEB" w:rsidR="00030EC8" w:rsidRDefault="00030EC8" w:rsidP="00030EC8">
            <w:pPr>
              <w:pStyle w:val="ListParagraph"/>
              <w:numPr>
                <w:ilvl w:val="0"/>
                <w:numId w:val="27"/>
              </w:numPr>
              <w:spacing w:line="278" w:lineRule="auto"/>
              <w:rPr>
                <w:rFonts w:eastAsiaTheme="minorEastAsia"/>
              </w:rPr>
            </w:pPr>
            <m:oMath>
              <m:r>
                <w:rPr>
                  <w:rFonts w:ascii="Cambria Math" w:eastAsiaTheme="minorEastAsia" w:hAnsi="Cambria Math"/>
                </w:rPr>
                <m:t>a</m:t>
              </m:r>
            </m:oMath>
            <w:r>
              <w:rPr>
                <w:rFonts w:eastAsiaTheme="minorEastAsia"/>
              </w:rPr>
              <w:t xml:space="preserve">, </w:t>
            </w:r>
            <m:oMath>
              <m:r>
                <w:rPr>
                  <w:rFonts w:ascii="Cambria Math" w:eastAsiaTheme="minorEastAsia" w:hAnsi="Cambria Math"/>
                </w:rPr>
                <m:t>b</m:t>
              </m:r>
            </m:oMath>
            <w:r>
              <w:rPr>
                <w:rFonts w:eastAsiaTheme="minorEastAsia"/>
              </w:rPr>
              <w:t xml:space="preserve">, </w:t>
            </w:r>
            <m:oMath>
              <m:r>
                <w:rPr>
                  <w:rFonts w:ascii="Cambria Math" w:eastAsiaTheme="minorEastAsia" w:hAnsi="Cambria Math"/>
                </w:rPr>
                <m:t>d</m:t>
              </m:r>
            </m:oMath>
            <w:r>
              <w:rPr>
                <w:rFonts w:eastAsiaTheme="minorEastAsia"/>
              </w:rPr>
              <w:t xml:space="preserve">, and the solutions </w:t>
            </w:r>
            <m:oMath>
              <m:f>
                <m:fPr>
                  <m:ctrlPr>
                    <w:rPr>
                      <w:rFonts w:ascii="Cambria Math" w:eastAsiaTheme="minorEastAsia" w:hAnsi="Cambria Math"/>
                      <w:i/>
                    </w:rPr>
                  </m:ctrlPr>
                </m:fPr>
                <m:num>
                  <m:r>
                    <w:rPr>
                      <w:rFonts w:ascii="Cambria Math" w:eastAsiaTheme="minorEastAsia" w:hAnsi="Cambria Math"/>
                    </w:rPr>
                    <m:t>d-b</m:t>
                  </m:r>
                </m:num>
                <m:den>
                  <m:r>
                    <w:rPr>
                      <w:rFonts w:ascii="Cambria Math" w:eastAsiaTheme="minorEastAsia" w:hAnsi="Cambria Math"/>
                    </w:rPr>
                    <m:t>a</m:t>
                  </m:r>
                </m:den>
              </m:f>
            </m:oMath>
            <w:r>
              <w:rPr>
                <w:rFonts w:eastAsiaTheme="minorEastAsia"/>
              </w:rPr>
              <w:t xml:space="preserve"> are rational numbers</w:t>
            </w:r>
            <w:r w:rsidR="008B3F5B">
              <w:rPr>
                <w:rFonts w:eastAsiaTheme="minorEastAsia"/>
              </w:rPr>
              <w:t xml:space="preserve"> and </w:t>
            </w:r>
            <m:oMath>
              <m:r>
                <w:rPr>
                  <w:rFonts w:ascii="Cambria Math" w:hAnsi="Cambria Math"/>
                </w:rPr>
                <m:t>a≠0</m:t>
              </m:r>
            </m:oMath>
          </w:p>
          <w:p w14:paraId="20204780" w14:textId="77777777" w:rsidR="00030EC8" w:rsidRDefault="00030EC8" w:rsidP="00030EC8">
            <w:pPr>
              <w:pStyle w:val="ListParagraph"/>
              <w:ind w:left="360"/>
              <w:rPr>
                <w:rFonts w:eastAsiaTheme="minorEastAsia"/>
              </w:rPr>
            </w:pPr>
            <w:r>
              <w:t xml:space="preserve">Ex: </w:t>
            </w:r>
            <m:oMath>
              <m:r>
                <m:rPr>
                  <m:sty m:val="p"/>
                </m:rPr>
                <w:rPr>
                  <w:rFonts w:ascii="Cambria Math" w:hAnsi="Cambria Math"/>
                </w:rPr>
                <m:t>∣</m:t>
              </m:r>
              <m:r>
                <w:rPr>
                  <w:rFonts w:ascii="Cambria Math" w:hAnsi="Cambria Math"/>
                </w:rPr>
                <m:t>-2x+</m:t>
              </m:r>
              <m:f>
                <m:fPr>
                  <m:ctrlPr>
                    <w:rPr>
                      <w:rFonts w:ascii="Cambria Math" w:hAnsi="Cambria Math"/>
                      <w:i/>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=5</m:t>
              </m:r>
            </m:oMath>
          </w:p>
          <w:p w14:paraId="75193B59" w14:textId="35AD3867" w:rsidR="00030EC8" w:rsidRPr="00BE4AA3" w:rsidRDefault="00030EC8" w:rsidP="00030EC8">
            <w:pPr>
              <w:pStyle w:val="ListParagraph"/>
              <w:widowControl w:val="0"/>
              <w:spacing w:after="0" w:line="240" w:lineRule="auto"/>
              <w:ind w:left="259"/>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391F18A" w14:textId="10FBD5F6" w:rsidR="00030EC8" w:rsidRDefault="00030EC8" w:rsidP="00030EC8">
            <w:pPr>
              <w:pStyle w:val="ListParagraph"/>
              <w:numPr>
                <w:ilvl w:val="0"/>
                <w:numId w:val="32"/>
              </w:numPr>
              <w:spacing w:after="0" w:line="240" w:lineRule="auto"/>
              <w:rPr>
                <w:rFonts w:eastAsiaTheme="minorEastAsia"/>
              </w:rPr>
            </w:pPr>
            <m:oMath>
              <m:r>
                <w:rPr>
                  <w:rFonts w:ascii="Cambria Math" w:eastAsiaTheme="minorEastAsia" w:hAnsi="Cambria Math"/>
                </w:rPr>
                <w:lastRenderedPageBreak/>
                <m:t>b</m:t>
              </m:r>
            </m:oMath>
            <w:r>
              <w:rPr>
                <w:rFonts w:eastAsiaTheme="minorEastAsia"/>
              </w:rPr>
              <w:t xml:space="preserve"> and </w:t>
            </w:r>
            <m:oMath>
              <m:r>
                <w:rPr>
                  <w:rFonts w:ascii="Cambria Math" w:eastAsiaTheme="minorEastAsia" w:hAnsi="Cambria Math"/>
                </w:rPr>
                <m:t>d</m:t>
              </m:r>
            </m:oMath>
            <w:r>
              <w:rPr>
                <w:rFonts w:eastAsiaTheme="minorEastAsia"/>
              </w:rPr>
              <w:t xml:space="preserve"> are rational numbers. </w:t>
            </w:r>
          </w:p>
          <w:p w14:paraId="40EC4214" w14:textId="5ABA9449" w:rsidR="00030EC8" w:rsidRDefault="00030EC8" w:rsidP="00030EC8">
            <w:pPr>
              <w:pStyle w:val="ListParagraph"/>
              <w:ind w:left="360"/>
            </w:pPr>
            <w:r>
              <w:t xml:space="preserve">Ex: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3=5</m:t>
              </m:r>
            </m:oMath>
          </w:p>
          <w:p w14:paraId="0B5C38F7" w14:textId="77777777" w:rsidR="00981D37" w:rsidRDefault="00981D37" w:rsidP="00030EC8">
            <w:pPr>
              <w:pStyle w:val="ListParagraph"/>
              <w:ind w:left="360"/>
            </w:pPr>
          </w:p>
          <w:p w14:paraId="2694333A" w14:textId="13DA78CD" w:rsidR="00030EC8" w:rsidRDefault="00030EC8" w:rsidP="00030EC8">
            <w:pPr>
              <w:pStyle w:val="ListParagraph"/>
              <w:widowControl w:val="0"/>
              <w:numPr>
                <w:ilvl w:val="0"/>
                <w:numId w:val="32"/>
              </w:numPr>
              <w:spacing w:after="0" w:line="240" w:lineRule="auto"/>
            </w:pPr>
            <m:oMath>
              <m:r>
                <w:rPr>
                  <w:rFonts w:ascii="Cambria Math" w:hAnsi="Cambria Math"/>
                </w:rPr>
                <m:t>a</m:t>
              </m:r>
            </m:oMath>
            <w:r>
              <w:t xml:space="preserve"> and </w:t>
            </w:r>
            <m:oMath>
              <m:r>
                <w:rPr>
                  <w:rFonts w:ascii="Cambria Math" w:hAnsi="Cambria Math"/>
                </w:rPr>
                <m:t>d</m:t>
              </m:r>
            </m:oMath>
            <w:r>
              <w:t xml:space="preserve"> are rational numbers and </w:t>
            </w:r>
            <m:oMath>
              <m:r>
                <w:rPr>
                  <w:rFonts w:ascii="Cambria Math" w:hAnsi="Cambria Math"/>
                </w:rPr>
                <m:t xml:space="preserve">a≠0 </m:t>
              </m:r>
            </m:oMath>
          </w:p>
          <w:p w14:paraId="55E7292F" w14:textId="68FAD2F8" w:rsidR="00030EC8" w:rsidRDefault="00030EC8" w:rsidP="00030EC8">
            <w:pPr>
              <w:pStyle w:val="ListParagraph"/>
              <w:ind w:left="360"/>
            </w:pPr>
            <w:r>
              <w:t xml:space="preserve">Ex: </w:t>
            </w:r>
            <m:oMath>
              <m:r>
                <m:rPr>
                  <m:sty m:val="p"/>
                </m:rPr>
                <w:rPr>
                  <w:rFonts w:ascii="Cambria Math" w:hAnsi="Cambria Math"/>
                </w:rPr>
                <m:t>∣4</m:t>
              </m:r>
              <m:r>
                <w:rPr>
                  <w:rFonts w:ascii="Cambria Math" w:hAnsi="Cambria Math"/>
                </w:rPr>
                <m:t>x</m:t>
              </m:r>
              <m:r>
                <m:rPr>
                  <m:sty m:val="p"/>
                </m:rPr>
                <w:rPr>
                  <w:rFonts w:ascii="Cambria Math" w:hAnsi="Cambria Math"/>
                </w:rPr>
                <m:t>∣</m:t>
              </m:r>
              <m:r>
                <w:rPr>
                  <w:rFonts w:ascii="Cambria Math" w:hAnsi="Cambria Math"/>
                </w:rPr>
                <m:t>=5</m:t>
              </m:r>
            </m:oMath>
          </w:p>
          <w:p w14:paraId="7A9FF1DA" w14:textId="77777777" w:rsidR="00981D37" w:rsidRDefault="00981D37" w:rsidP="00030EC8">
            <w:pPr>
              <w:pStyle w:val="ListParagraph"/>
              <w:ind w:left="360"/>
            </w:pPr>
          </w:p>
          <w:p w14:paraId="35E71D9E" w14:textId="42E0E9AB" w:rsidR="00981D37" w:rsidRPr="00B716A4" w:rsidRDefault="00981D37" w:rsidP="00981D37">
            <w:pPr>
              <w:pStyle w:val="ListParagraph"/>
              <w:numPr>
                <w:ilvl w:val="0"/>
                <w:numId w:val="32"/>
              </w:numPr>
              <w:spacing w:after="0" w:line="240" w:lineRule="auto"/>
              <w:rPr>
                <w:rFonts w:eastAsiaTheme="minorEastAsia"/>
              </w:rPr>
            </w:pPr>
            <m:oMath>
              <m:r>
                <w:rPr>
                  <w:rFonts w:ascii="Cambria Math" w:hAnsi="Cambria Math"/>
                </w:rPr>
                <m:t>d-b</m:t>
              </m:r>
            </m:oMath>
            <w:r>
              <w:t xml:space="preserve"> or </w:t>
            </w:r>
            <m:oMath>
              <m:f>
                <m:fPr>
                  <m:ctrlPr>
                    <w:rPr>
                      <w:rFonts w:ascii="Cambria Math" w:hAnsi="Cambria Math"/>
                      <w:i/>
                    </w:rPr>
                  </m:ctrlPr>
                </m:fPr>
                <m:num>
                  <m:r>
                    <w:rPr>
                      <w:rFonts w:ascii="Cambria Math" w:hAnsi="Cambria Math"/>
                    </w:rPr>
                    <m:t>d</m:t>
                  </m:r>
                </m:num>
                <m:den>
                  <m:r>
                    <w:rPr>
                      <w:rFonts w:ascii="Cambria Math" w:hAnsi="Cambria Math"/>
                    </w:rPr>
                    <m:t>a</m:t>
                  </m:r>
                </m:den>
              </m:f>
            </m:oMath>
            <w:r>
              <w:t xml:space="preserve"> is a negative rational number, leading to no solution</w:t>
            </w:r>
          </w:p>
          <w:p w14:paraId="6406AEAE" w14:textId="77777777" w:rsidR="00030EC8" w:rsidRPr="00BE4AA3" w:rsidRDefault="00030EC8" w:rsidP="00981D37">
            <w:pPr>
              <w:pStyle w:val="ListParagraph"/>
              <w:widowControl w:val="0"/>
              <w:spacing w:after="0" w:line="240" w:lineRule="auto"/>
              <w:ind w:left="360"/>
            </w:pPr>
          </w:p>
        </w:tc>
        <w:tc>
          <w:tcPr>
            <w:tcW w:w="4032" w:type="dxa"/>
            <w:tcBorders>
              <w:top w:val="single" w:sz="4" w:space="0" w:color="auto"/>
              <w:left w:val="single" w:sz="4" w:space="0" w:color="auto"/>
              <w:bottom w:val="single" w:sz="4" w:space="0" w:color="auto"/>
              <w:right w:val="single" w:sz="4" w:space="0" w:color="auto"/>
            </w:tcBorders>
          </w:tcPr>
          <w:p w14:paraId="61BD98F2" w14:textId="77777777" w:rsidR="00981D37" w:rsidRDefault="00030EC8" w:rsidP="00030EC8">
            <w:pPr>
              <w:widowControl w:val="0"/>
              <w:spacing w:after="0" w:line="240" w:lineRule="auto"/>
            </w:pPr>
            <w:r>
              <w:t xml:space="preserve">For all cases, start with integers and then include rational numbers. </w:t>
            </w:r>
          </w:p>
          <w:p w14:paraId="5C37BDE3" w14:textId="70C8C86B" w:rsidR="00030EC8" w:rsidRDefault="00030EC8" w:rsidP="00030EC8">
            <w:pPr>
              <w:widowControl w:val="0"/>
              <w:spacing w:after="0" w:line="240" w:lineRule="auto"/>
            </w:pPr>
            <w:r>
              <w:t xml:space="preserve">Include equations with no solution. </w:t>
            </w:r>
          </w:p>
          <w:p w14:paraId="617C81D5" w14:textId="77777777" w:rsidR="00030EC8" w:rsidRDefault="00030EC8" w:rsidP="00030EC8">
            <w:pPr>
              <w:widowControl w:val="0"/>
              <w:spacing w:after="0" w:line="240" w:lineRule="auto"/>
            </w:pPr>
          </w:p>
          <w:p w14:paraId="4E51C8E8" w14:textId="77777777" w:rsidR="00030EC8" w:rsidRDefault="00030EC8" w:rsidP="00030EC8">
            <w:pPr>
              <w:pStyle w:val="ListParagraph"/>
              <w:widowControl w:val="0"/>
              <w:spacing w:after="0" w:line="240" w:lineRule="auto"/>
              <w:ind w:left="259"/>
            </w:pPr>
          </w:p>
          <w:p w14:paraId="32953842" w14:textId="6944100D" w:rsidR="00030EC8" w:rsidRDefault="00030EC8" w:rsidP="00981D37">
            <w:pPr>
              <w:pStyle w:val="ListParagraph"/>
              <w:widowControl w:val="0"/>
              <w:numPr>
                <w:ilvl w:val="0"/>
                <w:numId w:val="33"/>
              </w:numPr>
              <w:spacing w:after="0" w:line="240" w:lineRule="auto"/>
            </w:pPr>
            <w:r>
              <w:t xml:space="preserve">Solve absolute value equations of the form </w:t>
            </w:r>
            <m:oMath>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 xml:space="preserve">∣+ </m:t>
              </m:r>
              <m:r>
                <w:rPr>
                  <w:rFonts w:ascii="Cambria Math" w:hAnsi="Cambria Math"/>
                </w:rPr>
                <m:t>d=e</m:t>
              </m:r>
            </m:oMath>
            <w:r w:rsidR="00C547DF">
              <w:t xml:space="preserve"> and </w:t>
            </w:r>
            <m:oMath>
              <m:r>
                <w:rPr>
                  <w:rFonts w:ascii="Cambria Math" w:hAnsi="Cambria Math"/>
                </w:rPr>
                <m:t>a≠0</m:t>
              </m:r>
            </m:oMath>
          </w:p>
          <w:p w14:paraId="219C1CDC" w14:textId="77777777" w:rsidR="00030EC8" w:rsidRDefault="00030EC8" w:rsidP="00030EC8">
            <w:pPr>
              <w:widowControl w:val="0"/>
              <w:spacing w:after="0" w:line="240" w:lineRule="auto"/>
            </w:pPr>
          </w:p>
          <w:p w14:paraId="4AE3EF58" w14:textId="3BDA126A" w:rsidR="00981D37" w:rsidRDefault="00981D37" w:rsidP="00981D37">
            <w:pPr>
              <w:pStyle w:val="ListParagraph"/>
              <w:widowControl w:val="0"/>
              <w:numPr>
                <w:ilvl w:val="0"/>
                <w:numId w:val="33"/>
              </w:numPr>
              <w:spacing w:after="0" w:line="240" w:lineRule="auto"/>
            </w:pPr>
            <w:r>
              <w:t xml:space="preserve">Solve absolute value equations of the form </w:t>
            </w:r>
            <m:oMath>
              <m:r>
                <w:rPr>
                  <w:rFonts w:ascii="Cambria Math" w:hAnsi="Cambria Math"/>
                </w:rPr>
                <m:t>a</m:t>
              </m:r>
              <m:r>
                <m:rPr>
                  <m:sty m:val="p"/>
                </m:rPr>
                <w:rPr>
                  <w:rFonts w:ascii="Cambria Math" w:hAnsi="Cambria Math"/>
                </w:rPr>
                <m:t>∣</m:t>
              </m:r>
              <m:r>
                <w:rPr>
                  <w:rFonts w:ascii="Cambria Math" w:hAnsi="Cambria Math"/>
                </w:rPr>
                <m:t>x+c</m:t>
              </m:r>
              <m:r>
                <m:rPr>
                  <m:sty m:val="p"/>
                </m:rPr>
                <w:rPr>
                  <w:rFonts w:ascii="Cambria Math" w:hAnsi="Cambria Math"/>
                </w:rPr>
                <m:t xml:space="preserve">∣+ </m:t>
              </m:r>
              <m:r>
                <w:rPr>
                  <w:rFonts w:ascii="Cambria Math" w:hAnsi="Cambria Math"/>
                </w:rPr>
                <m:t>d=e</m:t>
              </m:r>
            </m:oMath>
            <w:r w:rsidR="00277DE0">
              <w:t xml:space="preserve"> and </w:t>
            </w:r>
            <m:oMath>
              <m:r>
                <w:rPr>
                  <w:rFonts w:ascii="Cambria Math" w:hAnsi="Cambria Math"/>
                </w:rPr>
                <m:t>a≠0</m:t>
              </m:r>
            </m:oMath>
          </w:p>
          <w:p w14:paraId="2561E726" w14:textId="77777777" w:rsidR="00981D37" w:rsidRDefault="00981D37" w:rsidP="00981D37">
            <w:pPr>
              <w:pStyle w:val="ListParagraph"/>
            </w:pPr>
          </w:p>
          <w:p w14:paraId="7D0BF870" w14:textId="1B242D5C" w:rsidR="00030EC8" w:rsidRDefault="00030EC8" w:rsidP="00981D37">
            <w:pPr>
              <w:pStyle w:val="ListParagraph"/>
              <w:widowControl w:val="0"/>
              <w:numPr>
                <w:ilvl w:val="0"/>
                <w:numId w:val="33"/>
              </w:numPr>
              <w:spacing w:after="0" w:line="240" w:lineRule="auto"/>
              <w:rPr>
                <w:lang w:val="en-US"/>
              </w:rPr>
            </w:pPr>
            <w:r w:rsidRPr="6B9BCD4F">
              <w:rPr>
                <w:lang w:val="en-US"/>
              </w:rPr>
              <w:t xml:space="preserve">Solve absolute value equations of the </w:t>
            </w:r>
            <w:r w:rsidRPr="6B9BCD4F">
              <w:rPr>
                <w:lang w:val="en-US"/>
              </w:rPr>
              <w:lastRenderedPageBreak/>
              <w:t xml:space="preserve">form </w:t>
            </w:r>
            <m:oMath>
              <m:r>
                <w:rPr>
                  <w:rFonts w:ascii="Cambria Math" w:hAnsi="Cambria Math"/>
                </w:rPr>
                <m:t>a</m:t>
              </m:r>
              <m:r>
                <m:rPr>
                  <m:sty m:val="p"/>
                </m:rPr>
                <w:rPr>
                  <w:rFonts w:ascii="Cambria Math" w:hAnsi="Cambria Math"/>
                </w:rPr>
                <m:t>∣</m:t>
              </m:r>
              <m:r>
                <w:rPr>
                  <w:rFonts w:ascii="Cambria Math" w:hAnsi="Cambria Math"/>
                </w:rPr>
                <m:t>bx</m:t>
              </m:r>
              <m:r>
                <m:rPr>
                  <m:sty m:val="p"/>
                </m:rPr>
                <w:rPr>
                  <w:rFonts w:ascii="Cambria Math" w:hAnsi="Cambria Math"/>
                </w:rPr>
                <m:t>∣</m:t>
              </m:r>
              <m:r>
                <w:rPr>
                  <w:rFonts w:ascii="Cambria Math" w:hAnsi="Cambria Math"/>
                </w:rPr>
                <m:t>+ d=e</m:t>
              </m:r>
            </m:oMath>
            <w:r w:rsidR="00277DE0" w:rsidRPr="6B9BCD4F">
              <w:rPr>
                <w:lang w:val="en-US"/>
              </w:rPr>
              <w:t xml:space="preserve"> and </w:t>
            </w:r>
            <m:oMath>
              <m:r>
                <w:rPr>
                  <w:rFonts w:ascii="Cambria Math" w:hAnsi="Cambria Math"/>
                </w:rPr>
                <m:t>a≠0</m:t>
              </m:r>
            </m:oMath>
            <w:r w:rsidR="00277DE0" w:rsidRPr="6B9BCD4F">
              <w:rPr>
                <w:lang w:val="en-US"/>
              </w:rPr>
              <w:t xml:space="preserve"> and </w:t>
            </w:r>
            <m:oMath>
              <m:r>
                <w:rPr>
                  <w:rFonts w:ascii="Cambria Math" w:hAnsi="Cambria Math"/>
                </w:rPr>
                <m:t>b≠0</m:t>
              </m:r>
            </m:oMath>
          </w:p>
          <w:p w14:paraId="2A10D102" w14:textId="77777777" w:rsidR="00981D37" w:rsidRDefault="00981D37" w:rsidP="00981D37">
            <w:pPr>
              <w:pStyle w:val="ListParagraph"/>
            </w:pPr>
          </w:p>
          <w:p w14:paraId="2BD6BECC" w14:textId="67DEC4F6" w:rsidR="00981D37" w:rsidRDefault="00981D37" w:rsidP="00981D37">
            <w:pPr>
              <w:pStyle w:val="ListParagraph"/>
              <w:widowControl w:val="0"/>
              <w:numPr>
                <w:ilvl w:val="0"/>
                <w:numId w:val="33"/>
              </w:numPr>
              <w:spacing w:after="0" w:line="240" w:lineRule="auto"/>
              <w:rPr>
                <w:lang w:val="en-US"/>
              </w:rPr>
            </w:pPr>
            <w:r w:rsidRPr="6B9BCD4F">
              <w:rPr>
                <w:lang w:val="en-US"/>
              </w:rPr>
              <w:t xml:space="preserve">Solve absolute value equations of the form </w:t>
            </w:r>
            <m:oMath>
              <m:r>
                <w:rPr>
                  <w:rFonts w:ascii="Cambria Math" w:hAnsi="Cambria Math"/>
                </w:rPr>
                <m:t>a</m:t>
              </m:r>
              <m:r>
                <m:rPr>
                  <m:sty m:val="p"/>
                </m:rPr>
                <w:rPr>
                  <w:rFonts w:ascii="Cambria Math" w:hAnsi="Cambria Math"/>
                </w:rPr>
                <m:t>∣</m:t>
              </m:r>
              <m:r>
                <w:rPr>
                  <w:rFonts w:ascii="Cambria Math" w:hAnsi="Cambria Math"/>
                </w:rPr>
                <m:t>bx+c</m:t>
              </m:r>
              <m:r>
                <m:rPr>
                  <m:sty m:val="p"/>
                </m:rPr>
                <w:rPr>
                  <w:rFonts w:ascii="Cambria Math" w:hAnsi="Cambria Math"/>
                </w:rPr>
                <m:t xml:space="preserve">∣+ </m:t>
              </m:r>
              <m:r>
                <w:rPr>
                  <w:rFonts w:ascii="Cambria Math" w:hAnsi="Cambria Math"/>
                </w:rPr>
                <m:t>d=e</m:t>
              </m:r>
            </m:oMath>
            <w:r w:rsidR="00277DE0" w:rsidRPr="6B9BCD4F">
              <w:rPr>
                <w:lang w:val="en-US"/>
              </w:rPr>
              <w:t xml:space="preserve"> and </w:t>
            </w:r>
            <m:oMath>
              <m:r>
                <w:rPr>
                  <w:rFonts w:ascii="Cambria Math" w:hAnsi="Cambria Math"/>
                </w:rPr>
                <m:t>a≠0</m:t>
              </m:r>
            </m:oMath>
            <w:r w:rsidR="00277DE0" w:rsidRPr="6B9BCD4F">
              <w:rPr>
                <w:lang w:val="en-US"/>
              </w:rPr>
              <w:t xml:space="preserve"> and </w:t>
            </w:r>
            <m:oMath>
              <m:r>
                <w:rPr>
                  <w:rFonts w:ascii="Cambria Math" w:hAnsi="Cambria Math"/>
                </w:rPr>
                <m:t>b≠0</m:t>
              </m:r>
            </m:oMath>
          </w:p>
          <w:p w14:paraId="0728249A" w14:textId="77777777" w:rsidR="00981D37" w:rsidRPr="00B716A4" w:rsidRDefault="00981D37" w:rsidP="00981D37">
            <w:pPr>
              <w:pStyle w:val="ListParagraph"/>
              <w:widowControl w:val="0"/>
              <w:spacing w:after="0" w:line="240" w:lineRule="auto"/>
              <w:ind w:left="360"/>
            </w:pPr>
          </w:p>
          <w:p w14:paraId="4F46DCB1" w14:textId="77777777" w:rsidR="00030EC8" w:rsidRPr="00B716A4" w:rsidRDefault="00030EC8" w:rsidP="00030EC8">
            <w:pPr>
              <w:pStyle w:val="ListParagraph"/>
              <w:rPr>
                <w:rFonts w:ascii="Cambria Math" w:hAnsi="Cambria Math"/>
                <w:oMath/>
              </w:rPr>
            </w:pPr>
          </w:p>
          <w:p w14:paraId="6F683208" w14:textId="77777777" w:rsidR="00030EC8" w:rsidRDefault="00030EC8" w:rsidP="00030EC8">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B546188" w14:textId="77777777" w:rsidR="00030EC8" w:rsidRDefault="00030EC8" w:rsidP="00030EC8">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F2E655D" w14:textId="77777777" w:rsidR="00030EC8" w:rsidRDefault="00030EC8" w:rsidP="00030EC8">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1F37B25" w14:textId="77777777" w:rsidR="00030EC8" w:rsidRDefault="00030EC8" w:rsidP="00030EC8">
            <w:pPr>
              <w:widowControl w:val="0"/>
              <w:spacing w:after="0" w:line="240" w:lineRule="auto"/>
            </w:pPr>
          </w:p>
        </w:tc>
      </w:tr>
      <w:tr w:rsidR="00030EC8" w14:paraId="59110E35" w14:textId="77777777" w:rsidTr="4A9E6A4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0D4D9CF" w14:textId="77777777" w:rsidR="00030EC8" w:rsidRPr="0067092A" w:rsidRDefault="00030EC8" w:rsidP="00030EC8">
            <w:pPr>
              <w:spacing w:after="0" w:line="240" w:lineRule="auto"/>
              <w:jc w:val="center"/>
              <w:rPr>
                <w:b/>
              </w:rPr>
            </w:pPr>
            <w:r w:rsidRPr="0067092A">
              <w:rPr>
                <w:b/>
              </w:rPr>
              <w:t>Misconceptions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B4B203" w14:textId="77777777" w:rsidR="00030EC8" w:rsidRDefault="00030EC8" w:rsidP="00030EC8">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1E18CB" w14:textId="6DAF201B" w:rsidR="00030EC8" w:rsidRDefault="00030EC8" w:rsidP="00030EC8">
            <w:pPr>
              <w:widowControl w:val="0"/>
              <w:pBdr>
                <w:top w:val="nil"/>
                <w:left w:val="nil"/>
                <w:bottom w:val="nil"/>
                <w:right w:val="nil"/>
                <w:between w:val="nil"/>
              </w:pBdr>
              <w:spacing w:after="0" w:line="240" w:lineRule="auto"/>
              <w:ind w:left="-11" w:firstLine="11"/>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0AA1FC1" w14:textId="5C5FD63B" w:rsidR="00030EC8" w:rsidRDefault="00030EC8" w:rsidP="00030EC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990FA31" w14:textId="6C8D63D1" w:rsidR="00030EC8" w:rsidRDefault="00030EC8" w:rsidP="00030EC8">
            <w:pPr>
              <w:widowControl w:val="0"/>
              <w:pBdr>
                <w:top w:val="nil"/>
                <w:left w:val="nil"/>
                <w:bottom w:val="nil"/>
                <w:right w:val="nil"/>
                <w:between w:val="nil"/>
              </w:pBdr>
              <w:spacing w:after="0" w:line="240" w:lineRule="auto"/>
            </w:pPr>
            <w:r>
              <w:t xml:space="preserve">Ensure students see the difference between </w:t>
            </w:r>
            <m:oMath>
              <m:r>
                <m:rPr>
                  <m:sty m:val="p"/>
                </m:rPr>
                <w:rPr>
                  <w:rFonts w:ascii="Cambria Math" w:hAnsi="Cambria Math"/>
                </w:rPr>
                <m:t>∣</m:t>
              </m:r>
              <m:r>
                <w:rPr>
                  <w:rFonts w:ascii="Cambria Math" w:hAnsi="Cambria Math"/>
                </w:rPr>
                <m:t>2x+3</m:t>
              </m:r>
              <m:r>
                <m:rPr>
                  <m:sty m:val="p"/>
                </m:rPr>
                <w:rPr>
                  <w:rFonts w:ascii="Cambria Math" w:hAnsi="Cambria Math"/>
                </w:rPr>
                <m:t>∣</m:t>
              </m:r>
              <m:r>
                <w:rPr>
                  <w:rFonts w:ascii="Cambria Math" w:hAnsi="Cambria Math"/>
                </w:rPr>
                <m:t>=5</m:t>
              </m:r>
            </m:oMath>
            <w:r>
              <w:t xml:space="preserve"> and </w:t>
            </w:r>
            <m:oMath>
              <m:r>
                <w:rPr>
                  <w:rFonts w:ascii="Cambria Math" w:hAnsi="Cambria Math"/>
                </w:rPr>
                <m:t>2</m:t>
              </m:r>
              <m:r>
                <m:rPr>
                  <m:sty m:val="p"/>
                </m:rPr>
                <w:rPr>
                  <w:rFonts w:ascii="Cambria Math" w:hAnsi="Cambria Math"/>
                </w:rPr>
                <m:t>∣</m:t>
              </m:r>
              <m:r>
                <w:rPr>
                  <w:rFonts w:ascii="Cambria Math" w:hAnsi="Cambria Math"/>
                </w:rPr>
                <m:t>x</m:t>
              </m:r>
              <m:r>
                <m:rPr>
                  <m:sty m:val="p"/>
                </m:rPr>
                <w:rPr>
                  <w:rFonts w:ascii="Cambria Math" w:hAnsi="Cambria Math"/>
                </w:rPr>
                <m:t>∣+3</m:t>
              </m:r>
              <m:r>
                <w:rPr>
                  <w:rFonts w:ascii="Cambria Math" w:hAnsi="Cambria Math"/>
                </w:rPr>
                <m:t>=5</m:t>
              </m:r>
            </m:oMath>
          </w:p>
        </w:tc>
        <w:tc>
          <w:tcPr>
            <w:tcW w:w="4032" w:type="dxa"/>
            <w:tcBorders>
              <w:top w:val="single" w:sz="4" w:space="0" w:color="auto"/>
              <w:left w:val="single" w:sz="4" w:space="0" w:color="auto"/>
              <w:bottom w:val="single" w:sz="4" w:space="0" w:color="auto"/>
              <w:right w:val="single" w:sz="4" w:space="0" w:color="auto"/>
            </w:tcBorders>
          </w:tcPr>
          <w:p w14:paraId="09DB03CB" w14:textId="77777777" w:rsidR="00030EC8" w:rsidRDefault="00030EC8" w:rsidP="00030EC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22D3BFE" w14:textId="77777777" w:rsidR="00030EC8" w:rsidRDefault="00030EC8" w:rsidP="00030EC8">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C63506D" w14:textId="77777777" w:rsidR="00030EC8" w:rsidRDefault="00030EC8" w:rsidP="00030EC8">
            <w:pPr>
              <w:widowControl w:val="0"/>
              <w:pBdr>
                <w:top w:val="nil"/>
                <w:left w:val="nil"/>
                <w:bottom w:val="nil"/>
                <w:right w:val="nil"/>
                <w:between w:val="nil"/>
              </w:pBdr>
              <w:spacing w:after="0" w:line="240" w:lineRule="auto"/>
            </w:pPr>
          </w:p>
        </w:tc>
      </w:tr>
      <w:tr w:rsidR="00030EC8" w14:paraId="12CF504E" w14:textId="77777777" w:rsidTr="4A9E6A4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E5AF253" w14:textId="77777777" w:rsidR="00030EC8" w:rsidRPr="0067092A" w:rsidRDefault="00030EC8" w:rsidP="00030EC8">
            <w:pPr>
              <w:spacing w:after="0" w:line="240" w:lineRule="auto"/>
              <w:jc w:val="center"/>
              <w:rPr>
                <w:b/>
                <w:bCs/>
                <w:lang w:val="en-US"/>
              </w:rPr>
            </w:pPr>
            <w:r w:rsidRPr="4A9E6A4B">
              <w:rPr>
                <w:b/>
                <w:bCs/>
                <w:lang w:val="en-US"/>
              </w:rPr>
              <w:t>Existing Product Reference, if any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0F49A6" w14:textId="3A21697F" w:rsidR="00030EC8" w:rsidRPr="00844182" w:rsidRDefault="00030EC8" w:rsidP="00030EC8">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892393" w14:textId="7CF7666D" w:rsidR="00030EC8" w:rsidRDefault="00030EC8" w:rsidP="00030EC8">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6B266FB5" w14:textId="7CB31346" w:rsidR="00030EC8" w:rsidRDefault="00030EC8" w:rsidP="00030EC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C98512A" w14:textId="77777777" w:rsidR="00030EC8" w:rsidRDefault="00030EC8" w:rsidP="00030EC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A6E8D01" w14:textId="77777777" w:rsidR="00030EC8" w:rsidRDefault="00030EC8" w:rsidP="00030EC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E24238C" w14:textId="77777777" w:rsidR="00030EC8" w:rsidRDefault="00030EC8" w:rsidP="00030EC8">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B7496F1" w14:textId="77777777" w:rsidR="00030EC8" w:rsidRDefault="00030EC8" w:rsidP="00030EC8">
            <w:pPr>
              <w:widowControl w:val="0"/>
              <w:pBdr>
                <w:top w:val="nil"/>
                <w:left w:val="nil"/>
                <w:bottom w:val="nil"/>
                <w:right w:val="nil"/>
                <w:between w:val="nil"/>
              </w:pBdr>
              <w:spacing w:after="0" w:line="240" w:lineRule="auto"/>
            </w:pPr>
          </w:p>
        </w:tc>
      </w:tr>
      <w:tr w:rsidR="00030EC8" w14:paraId="0F69A72E" w14:textId="77777777" w:rsidTr="4A9E6A4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6486F04" w14:textId="77777777" w:rsidR="00030EC8" w:rsidRPr="00844182" w:rsidRDefault="00030EC8" w:rsidP="00030EC8">
            <w:pPr>
              <w:spacing w:after="0" w:line="240" w:lineRule="auto"/>
              <w:jc w:val="center"/>
              <w:rPr>
                <w:b/>
              </w:rPr>
            </w:pPr>
            <w:r w:rsidRPr="00844182">
              <w:rPr>
                <w:b/>
              </w:rPr>
              <w:t>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D7CC84" w14:textId="498C3005" w:rsidR="00030EC8" w:rsidRDefault="00030EC8" w:rsidP="00030EC8">
            <w:pPr>
              <w:widowControl w:val="0"/>
              <w:pBdr>
                <w:top w:val="nil"/>
                <w:left w:val="nil"/>
                <w:bottom w:val="nil"/>
                <w:right w:val="nil"/>
                <w:between w:val="nil"/>
              </w:pBdr>
              <w:spacing w:after="0" w:line="240" w:lineRule="auto"/>
            </w:pPr>
            <w:r>
              <w:t>8, 9, A1, A2</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CD922F" w14:textId="3D9453BE" w:rsidR="00030EC8" w:rsidRDefault="00030EC8" w:rsidP="00030EC8">
            <w:pPr>
              <w:widowControl w:val="0"/>
              <w:pBdr>
                <w:top w:val="nil"/>
                <w:left w:val="nil"/>
                <w:bottom w:val="nil"/>
                <w:right w:val="nil"/>
                <w:between w:val="nil"/>
              </w:pBdr>
              <w:spacing w:after="0" w:line="240" w:lineRule="auto"/>
            </w:pPr>
            <w:r>
              <w:t>8, 9, A1, A2</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616DF1AF" w14:textId="63AA7EB5" w:rsidR="00030EC8" w:rsidRDefault="00030EC8" w:rsidP="00030EC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1DDB3E5" w14:textId="073B29E3" w:rsidR="00030EC8" w:rsidRDefault="00030EC8" w:rsidP="00030EC8">
            <w:pPr>
              <w:widowControl w:val="0"/>
              <w:pBdr>
                <w:top w:val="nil"/>
                <w:left w:val="nil"/>
                <w:bottom w:val="nil"/>
                <w:right w:val="nil"/>
                <w:between w:val="nil"/>
              </w:pBdr>
              <w:spacing w:after="0" w:line="240" w:lineRule="auto"/>
            </w:pPr>
            <w:r>
              <w:t>8, 9, A1, A2</w:t>
            </w:r>
          </w:p>
        </w:tc>
        <w:tc>
          <w:tcPr>
            <w:tcW w:w="4032" w:type="dxa"/>
            <w:tcBorders>
              <w:top w:val="single" w:sz="4" w:space="0" w:color="auto"/>
              <w:left w:val="single" w:sz="4" w:space="0" w:color="auto"/>
              <w:bottom w:val="single" w:sz="4" w:space="0" w:color="auto"/>
              <w:right w:val="single" w:sz="4" w:space="0" w:color="auto"/>
            </w:tcBorders>
          </w:tcPr>
          <w:p w14:paraId="414B328E" w14:textId="77777777" w:rsidR="00030EC8" w:rsidRDefault="00030EC8" w:rsidP="00030EC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CDF4DAB" w14:textId="77777777" w:rsidR="00030EC8" w:rsidRDefault="00030EC8" w:rsidP="00030EC8">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1DB3A264" w14:textId="77777777" w:rsidR="00030EC8" w:rsidRDefault="00030EC8" w:rsidP="00030EC8">
            <w:pPr>
              <w:widowControl w:val="0"/>
              <w:pBdr>
                <w:top w:val="nil"/>
                <w:left w:val="nil"/>
                <w:bottom w:val="nil"/>
                <w:right w:val="nil"/>
                <w:between w:val="nil"/>
              </w:pBdr>
              <w:spacing w:after="0" w:line="240" w:lineRule="auto"/>
            </w:pPr>
          </w:p>
        </w:tc>
      </w:tr>
      <w:tr w:rsidR="00030EC8" w14:paraId="59AA7283" w14:textId="77777777" w:rsidTr="4A9E6A4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33F42CF" w14:textId="77777777" w:rsidR="00030EC8" w:rsidRPr="0067092A" w:rsidRDefault="00030EC8" w:rsidP="00030EC8">
            <w:pPr>
              <w:spacing w:after="0" w:line="240" w:lineRule="auto"/>
              <w:jc w:val="center"/>
              <w:rPr>
                <w:b/>
              </w:rPr>
            </w:pPr>
            <w:r w:rsidRPr="0067092A">
              <w:rPr>
                <w:b/>
              </w:rPr>
              <w:t>Notes related to Standards, 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E6985C" w14:textId="77777777" w:rsidR="00030EC8" w:rsidRPr="00F80AC7" w:rsidRDefault="00030EC8" w:rsidP="00030EC8">
            <w:pPr>
              <w:widowControl w:val="0"/>
              <w:pBdr>
                <w:top w:val="nil"/>
                <w:left w:val="nil"/>
                <w:bottom w:val="nil"/>
                <w:right w:val="nil"/>
                <w:between w:val="nil"/>
              </w:pBdr>
              <w:spacing w:after="0" w:line="240" w:lineRule="auto"/>
              <w:rPr>
                <w:lang w:val="pt-BR"/>
              </w:rPr>
            </w:pPr>
            <w:r w:rsidRPr="00F80AC7">
              <w:rPr>
                <w:lang w:val="pt-BR"/>
              </w:rPr>
              <w:t>Solve</w:t>
            </w:r>
          </w:p>
          <w:p w14:paraId="7A6FA490" w14:textId="77777777" w:rsidR="00030EC8" w:rsidRPr="00F80AC7" w:rsidRDefault="00030EC8" w:rsidP="00030EC8">
            <w:pPr>
              <w:widowControl w:val="0"/>
              <w:pBdr>
                <w:top w:val="nil"/>
                <w:left w:val="nil"/>
                <w:bottom w:val="nil"/>
                <w:right w:val="nil"/>
                <w:between w:val="nil"/>
              </w:pBdr>
              <w:spacing w:after="0" w:line="240" w:lineRule="auto"/>
              <w:rPr>
                <w:lang w:val="pt-BR"/>
              </w:rPr>
            </w:pPr>
            <w:r w:rsidRPr="00F80AC7">
              <w:rPr>
                <w:lang w:val="pt-BR"/>
              </w:rPr>
              <w:t>CA.9-12.A-REI.3.1</w:t>
            </w:r>
          </w:p>
          <w:p w14:paraId="280914EB" w14:textId="77777777" w:rsidR="00030EC8" w:rsidRPr="00F80AC7" w:rsidRDefault="00030EC8" w:rsidP="00030EC8">
            <w:pPr>
              <w:widowControl w:val="0"/>
              <w:pBdr>
                <w:top w:val="nil"/>
                <w:left w:val="nil"/>
                <w:bottom w:val="nil"/>
                <w:right w:val="nil"/>
                <w:between w:val="nil"/>
              </w:pBdr>
              <w:spacing w:after="0" w:line="240" w:lineRule="auto"/>
              <w:rPr>
                <w:lang w:val="pt-BR"/>
              </w:rPr>
            </w:pPr>
            <w:r w:rsidRPr="00F80AC7">
              <w:rPr>
                <w:lang w:val="pt-BR"/>
              </w:rPr>
              <w:t>TX.A2.6D (formulate)</w:t>
            </w:r>
          </w:p>
          <w:p w14:paraId="7F744579" w14:textId="77777777" w:rsidR="00030EC8" w:rsidRPr="00844182" w:rsidRDefault="00030EC8" w:rsidP="00030EC8">
            <w:pPr>
              <w:widowControl w:val="0"/>
              <w:pBdr>
                <w:top w:val="nil"/>
                <w:left w:val="nil"/>
                <w:bottom w:val="nil"/>
                <w:right w:val="nil"/>
                <w:between w:val="nil"/>
              </w:pBdr>
              <w:spacing w:after="0" w:line="240" w:lineRule="auto"/>
            </w:pPr>
            <w:r w:rsidRPr="4A9E6A4B">
              <w:rPr>
                <w:lang w:val="en-US"/>
              </w:rPr>
              <w:t xml:space="preserve">TX.A2.6E </w:t>
            </w:r>
          </w:p>
          <w:p w14:paraId="2A9A2573" w14:textId="77777777" w:rsidR="00030EC8" w:rsidRPr="00844182" w:rsidRDefault="00030EC8" w:rsidP="00030EC8">
            <w:pPr>
              <w:widowControl w:val="0"/>
              <w:pBdr>
                <w:top w:val="nil"/>
                <w:left w:val="nil"/>
                <w:bottom w:val="nil"/>
                <w:right w:val="nil"/>
                <w:between w:val="nil"/>
              </w:pBdr>
              <w:spacing w:after="0" w:line="240" w:lineRule="auto"/>
            </w:pPr>
            <w:r w:rsidRPr="00844182">
              <w:t>MN.8.3.6.8</w:t>
            </w:r>
            <w:r>
              <w:t xml:space="preserve"> </w:t>
            </w:r>
          </w:p>
          <w:p w14:paraId="769B753B" w14:textId="77777777" w:rsidR="00030EC8" w:rsidRDefault="00030EC8" w:rsidP="00030EC8">
            <w:pPr>
              <w:widowControl w:val="0"/>
              <w:pBdr>
                <w:top w:val="nil"/>
                <w:left w:val="nil"/>
                <w:bottom w:val="nil"/>
                <w:right w:val="nil"/>
                <w:between w:val="nil"/>
              </w:pBdr>
              <w:spacing w:after="0" w:line="240" w:lineRule="auto"/>
            </w:pPr>
            <w:r w:rsidRPr="00844182">
              <w:t>ND.8.AR.EE.6</w:t>
            </w:r>
            <w:r>
              <w:t xml:space="preserve"> (non-negative)</w:t>
            </w:r>
          </w:p>
          <w:p w14:paraId="44ED4B13" w14:textId="77777777" w:rsidR="00030EC8" w:rsidRPr="00844182" w:rsidRDefault="00030EC8" w:rsidP="00030EC8">
            <w:pPr>
              <w:widowControl w:val="0"/>
              <w:pBdr>
                <w:top w:val="nil"/>
                <w:left w:val="nil"/>
                <w:bottom w:val="nil"/>
                <w:right w:val="nil"/>
                <w:between w:val="nil"/>
              </w:pBdr>
              <w:spacing w:after="0" w:line="240" w:lineRule="auto"/>
            </w:pPr>
          </w:p>
          <w:p w14:paraId="5E65EE71" w14:textId="77777777" w:rsidR="00030EC8" w:rsidRDefault="00030EC8" w:rsidP="00030EC8">
            <w:pPr>
              <w:widowControl w:val="0"/>
              <w:pBdr>
                <w:top w:val="nil"/>
                <w:left w:val="nil"/>
                <w:bottom w:val="nil"/>
                <w:right w:val="nil"/>
                <w:between w:val="nil"/>
              </w:pBdr>
              <w:spacing w:after="0" w:line="240" w:lineRule="auto"/>
            </w:pPr>
            <w:r>
              <w:t>O</w:t>
            </w:r>
            <w:r w:rsidRPr="00844182">
              <w:t xml:space="preserve">ne or </w:t>
            </w:r>
            <w:r>
              <w:t>T</w:t>
            </w:r>
            <w:r w:rsidRPr="00844182">
              <w:t xml:space="preserve">wo </w:t>
            </w:r>
            <w:r>
              <w:t>V</w:t>
            </w:r>
            <w:r w:rsidRPr="00844182">
              <w:t>ariables</w:t>
            </w:r>
          </w:p>
          <w:p w14:paraId="07795D64" w14:textId="77777777" w:rsidR="00030EC8" w:rsidRPr="00F80AC7" w:rsidRDefault="00030EC8" w:rsidP="00030EC8">
            <w:pPr>
              <w:widowControl w:val="0"/>
              <w:pBdr>
                <w:top w:val="nil"/>
                <w:left w:val="nil"/>
                <w:bottom w:val="nil"/>
                <w:right w:val="nil"/>
                <w:between w:val="nil"/>
              </w:pBdr>
              <w:spacing w:after="0" w:line="240" w:lineRule="auto"/>
              <w:rPr>
                <w:lang w:val="pt-BR"/>
              </w:rPr>
            </w:pPr>
            <w:r w:rsidRPr="00F80AC7">
              <w:rPr>
                <w:lang w:val="pt-BR"/>
              </w:rPr>
              <w:t xml:space="preserve">ND.9-10.AR.9 </w:t>
            </w:r>
          </w:p>
          <w:p w14:paraId="56006DDD" w14:textId="77777777" w:rsidR="00030EC8" w:rsidRPr="00F80AC7" w:rsidRDefault="00030EC8" w:rsidP="00030EC8">
            <w:pPr>
              <w:widowControl w:val="0"/>
              <w:pBdr>
                <w:top w:val="nil"/>
                <w:left w:val="nil"/>
                <w:bottom w:val="nil"/>
                <w:right w:val="nil"/>
                <w:between w:val="nil"/>
              </w:pBdr>
              <w:spacing w:after="0" w:line="240" w:lineRule="auto"/>
              <w:rPr>
                <w:lang w:val="pt-BR"/>
              </w:rPr>
            </w:pPr>
          </w:p>
          <w:p w14:paraId="69839B63" w14:textId="77777777" w:rsidR="00030EC8" w:rsidRPr="00F80AC7" w:rsidRDefault="00030EC8" w:rsidP="00030EC8">
            <w:pPr>
              <w:widowControl w:val="0"/>
              <w:pBdr>
                <w:top w:val="nil"/>
                <w:left w:val="nil"/>
                <w:bottom w:val="nil"/>
                <w:right w:val="nil"/>
                <w:between w:val="nil"/>
              </w:pBdr>
              <w:spacing w:after="0" w:line="240" w:lineRule="auto"/>
              <w:rPr>
                <w:lang w:val="pt-BR"/>
              </w:rPr>
            </w:pPr>
            <w:r w:rsidRPr="00F80AC7">
              <w:rPr>
                <w:lang w:val="pt-BR"/>
              </w:rPr>
              <w:t>Context</w:t>
            </w:r>
          </w:p>
          <w:p w14:paraId="78ED1893" w14:textId="77777777" w:rsidR="00030EC8" w:rsidRPr="00F80AC7" w:rsidRDefault="00030EC8" w:rsidP="00030EC8">
            <w:pPr>
              <w:widowControl w:val="0"/>
              <w:pBdr>
                <w:top w:val="nil"/>
                <w:left w:val="nil"/>
                <w:bottom w:val="nil"/>
                <w:right w:val="nil"/>
                <w:between w:val="nil"/>
              </w:pBdr>
              <w:spacing w:after="0" w:line="240" w:lineRule="auto"/>
              <w:rPr>
                <w:lang w:val="pt-BR"/>
              </w:rPr>
            </w:pPr>
            <w:r w:rsidRPr="00F80AC7">
              <w:rPr>
                <w:lang w:val="pt-BR"/>
              </w:rPr>
              <w:t xml:space="preserve">FL.912.AR.4.1 </w:t>
            </w:r>
          </w:p>
          <w:p w14:paraId="0CF2FAC2" w14:textId="3AD4CA05" w:rsidR="00030EC8" w:rsidRDefault="00030EC8" w:rsidP="00030EC8">
            <w:pPr>
              <w:widowControl w:val="0"/>
              <w:spacing w:after="0" w:line="240" w:lineRule="auto"/>
            </w:pPr>
            <w:r w:rsidRPr="4A9E6A4B">
              <w:rPr>
                <w:lang w:val="en-US"/>
              </w:rPr>
              <w:t xml:space="preserve">OK.A1.A.1.2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5D7E94" w14:textId="77777777" w:rsidR="00030EC8" w:rsidRPr="00F80AC7" w:rsidRDefault="00030EC8" w:rsidP="00030EC8">
            <w:pPr>
              <w:widowControl w:val="0"/>
              <w:pBdr>
                <w:top w:val="nil"/>
                <w:left w:val="nil"/>
                <w:bottom w:val="nil"/>
                <w:right w:val="nil"/>
                <w:between w:val="nil"/>
              </w:pBdr>
              <w:spacing w:after="0" w:line="240" w:lineRule="auto"/>
              <w:rPr>
                <w:lang w:val="pt-BR"/>
              </w:rPr>
            </w:pPr>
            <w:r w:rsidRPr="00F80AC7">
              <w:rPr>
                <w:lang w:val="pt-BR"/>
              </w:rPr>
              <w:t>Solve</w:t>
            </w:r>
          </w:p>
          <w:p w14:paraId="63CDFCCF" w14:textId="77777777" w:rsidR="00030EC8" w:rsidRPr="00F80AC7" w:rsidRDefault="00030EC8" w:rsidP="00030EC8">
            <w:pPr>
              <w:widowControl w:val="0"/>
              <w:pBdr>
                <w:top w:val="nil"/>
                <w:left w:val="nil"/>
                <w:bottom w:val="nil"/>
                <w:right w:val="nil"/>
                <w:between w:val="nil"/>
              </w:pBdr>
              <w:spacing w:after="0" w:line="240" w:lineRule="auto"/>
              <w:rPr>
                <w:lang w:val="pt-BR"/>
              </w:rPr>
            </w:pPr>
            <w:r w:rsidRPr="00F80AC7">
              <w:rPr>
                <w:lang w:val="pt-BR"/>
              </w:rPr>
              <w:t>CA.9-12.A-REI.3.1</w:t>
            </w:r>
          </w:p>
          <w:p w14:paraId="70687394" w14:textId="77777777" w:rsidR="00030EC8" w:rsidRPr="00F80AC7" w:rsidRDefault="00030EC8" w:rsidP="00030EC8">
            <w:pPr>
              <w:widowControl w:val="0"/>
              <w:pBdr>
                <w:top w:val="nil"/>
                <w:left w:val="nil"/>
                <w:bottom w:val="nil"/>
                <w:right w:val="nil"/>
                <w:between w:val="nil"/>
              </w:pBdr>
              <w:spacing w:after="0" w:line="240" w:lineRule="auto"/>
              <w:rPr>
                <w:lang w:val="pt-BR"/>
              </w:rPr>
            </w:pPr>
            <w:r w:rsidRPr="00F80AC7">
              <w:rPr>
                <w:lang w:val="pt-BR"/>
              </w:rPr>
              <w:t>TX.A2.6D (formulate)</w:t>
            </w:r>
          </w:p>
          <w:p w14:paraId="7226E18F" w14:textId="77777777" w:rsidR="00030EC8" w:rsidRPr="00844182" w:rsidRDefault="00030EC8" w:rsidP="00030EC8">
            <w:pPr>
              <w:widowControl w:val="0"/>
              <w:pBdr>
                <w:top w:val="nil"/>
                <w:left w:val="nil"/>
                <w:bottom w:val="nil"/>
                <w:right w:val="nil"/>
                <w:between w:val="nil"/>
              </w:pBdr>
              <w:spacing w:after="0" w:line="240" w:lineRule="auto"/>
            </w:pPr>
            <w:r w:rsidRPr="4A9E6A4B">
              <w:rPr>
                <w:lang w:val="en-US"/>
              </w:rPr>
              <w:t xml:space="preserve">TX.A2.6E </w:t>
            </w:r>
          </w:p>
          <w:p w14:paraId="58A82143" w14:textId="77777777" w:rsidR="00030EC8" w:rsidRDefault="00030EC8" w:rsidP="00030EC8">
            <w:pPr>
              <w:widowControl w:val="0"/>
              <w:pBdr>
                <w:top w:val="nil"/>
                <w:left w:val="nil"/>
                <w:bottom w:val="nil"/>
                <w:right w:val="nil"/>
                <w:between w:val="nil"/>
              </w:pBdr>
              <w:spacing w:after="0" w:line="240" w:lineRule="auto"/>
            </w:pPr>
            <w:r w:rsidRPr="00844182">
              <w:t>MN.8.3.6.8</w:t>
            </w:r>
            <w:r>
              <w:t xml:space="preserve"> </w:t>
            </w:r>
          </w:p>
          <w:p w14:paraId="4510D9FC" w14:textId="77777777" w:rsidR="00030EC8" w:rsidRPr="00844182" w:rsidRDefault="00030EC8" w:rsidP="00030EC8">
            <w:pPr>
              <w:widowControl w:val="0"/>
              <w:pBdr>
                <w:top w:val="nil"/>
                <w:left w:val="nil"/>
                <w:bottom w:val="nil"/>
                <w:right w:val="nil"/>
                <w:between w:val="nil"/>
              </w:pBdr>
              <w:spacing w:after="0" w:line="240" w:lineRule="auto"/>
            </w:pPr>
          </w:p>
          <w:p w14:paraId="32877FCD" w14:textId="77777777" w:rsidR="00030EC8" w:rsidRDefault="00030EC8" w:rsidP="00030EC8">
            <w:pPr>
              <w:widowControl w:val="0"/>
              <w:pBdr>
                <w:top w:val="nil"/>
                <w:left w:val="nil"/>
                <w:bottom w:val="nil"/>
                <w:right w:val="nil"/>
                <w:between w:val="nil"/>
              </w:pBdr>
              <w:spacing w:after="0" w:line="240" w:lineRule="auto"/>
            </w:pPr>
            <w:r>
              <w:t>O</w:t>
            </w:r>
            <w:r w:rsidRPr="00844182">
              <w:t xml:space="preserve">ne or </w:t>
            </w:r>
            <w:r>
              <w:t>T</w:t>
            </w:r>
            <w:r w:rsidRPr="00844182">
              <w:t xml:space="preserve">wo </w:t>
            </w:r>
            <w:r>
              <w:t>V</w:t>
            </w:r>
            <w:r w:rsidRPr="00844182">
              <w:t>ariables</w:t>
            </w:r>
          </w:p>
          <w:p w14:paraId="133E9A7E" w14:textId="77777777" w:rsidR="00030EC8" w:rsidRPr="00F80AC7" w:rsidRDefault="00030EC8" w:rsidP="00030EC8">
            <w:pPr>
              <w:widowControl w:val="0"/>
              <w:pBdr>
                <w:top w:val="nil"/>
                <w:left w:val="nil"/>
                <w:bottom w:val="nil"/>
                <w:right w:val="nil"/>
                <w:between w:val="nil"/>
              </w:pBdr>
              <w:spacing w:after="0" w:line="240" w:lineRule="auto"/>
              <w:rPr>
                <w:lang w:val="pt-BR"/>
              </w:rPr>
            </w:pPr>
            <w:r w:rsidRPr="00F80AC7">
              <w:rPr>
                <w:lang w:val="pt-BR"/>
              </w:rPr>
              <w:t xml:space="preserve">ND.9-10.AR.9 </w:t>
            </w:r>
          </w:p>
          <w:p w14:paraId="63B97E08" w14:textId="77777777" w:rsidR="00030EC8" w:rsidRPr="00F80AC7" w:rsidRDefault="00030EC8" w:rsidP="00030EC8">
            <w:pPr>
              <w:widowControl w:val="0"/>
              <w:pBdr>
                <w:top w:val="nil"/>
                <w:left w:val="nil"/>
                <w:bottom w:val="nil"/>
                <w:right w:val="nil"/>
                <w:between w:val="nil"/>
              </w:pBdr>
              <w:spacing w:after="0" w:line="240" w:lineRule="auto"/>
              <w:rPr>
                <w:lang w:val="pt-BR"/>
              </w:rPr>
            </w:pPr>
          </w:p>
          <w:p w14:paraId="5E24E3D4" w14:textId="77777777" w:rsidR="00030EC8" w:rsidRPr="00F80AC7" w:rsidRDefault="00030EC8" w:rsidP="00030EC8">
            <w:pPr>
              <w:widowControl w:val="0"/>
              <w:pBdr>
                <w:top w:val="nil"/>
                <w:left w:val="nil"/>
                <w:bottom w:val="nil"/>
                <w:right w:val="nil"/>
                <w:between w:val="nil"/>
              </w:pBdr>
              <w:spacing w:after="0" w:line="240" w:lineRule="auto"/>
              <w:rPr>
                <w:lang w:val="pt-BR"/>
              </w:rPr>
            </w:pPr>
            <w:r w:rsidRPr="00F80AC7">
              <w:rPr>
                <w:lang w:val="pt-BR"/>
              </w:rPr>
              <w:t>Context</w:t>
            </w:r>
          </w:p>
          <w:p w14:paraId="48451D92" w14:textId="77777777" w:rsidR="00030EC8" w:rsidRPr="00F80AC7" w:rsidRDefault="00030EC8" w:rsidP="00030EC8">
            <w:pPr>
              <w:widowControl w:val="0"/>
              <w:pBdr>
                <w:top w:val="nil"/>
                <w:left w:val="nil"/>
                <w:bottom w:val="nil"/>
                <w:right w:val="nil"/>
                <w:between w:val="nil"/>
              </w:pBdr>
              <w:spacing w:after="0" w:line="240" w:lineRule="auto"/>
              <w:rPr>
                <w:lang w:val="pt-BR"/>
              </w:rPr>
            </w:pPr>
            <w:r w:rsidRPr="00F80AC7">
              <w:rPr>
                <w:lang w:val="pt-BR"/>
              </w:rPr>
              <w:t xml:space="preserve">FL.912.AR.4.1 </w:t>
            </w:r>
          </w:p>
          <w:p w14:paraId="608AAC1B" w14:textId="1E8C56EA" w:rsidR="00030EC8" w:rsidRDefault="00030EC8" w:rsidP="00030EC8">
            <w:pPr>
              <w:widowControl w:val="0"/>
              <w:spacing w:after="0" w:line="240" w:lineRule="auto"/>
            </w:pPr>
            <w:r w:rsidRPr="4A9E6A4B">
              <w:rPr>
                <w:lang w:val="en-US"/>
              </w:rPr>
              <w:t>OK.A1.A.1.2</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2F97A86" w14:textId="1ECBC776" w:rsidR="00030EC8" w:rsidRDefault="00030EC8" w:rsidP="00030EC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3C29EBE" w14:textId="77777777" w:rsidR="00030EC8" w:rsidRPr="00F80AC7" w:rsidRDefault="00030EC8" w:rsidP="00030EC8">
            <w:pPr>
              <w:widowControl w:val="0"/>
              <w:pBdr>
                <w:top w:val="nil"/>
                <w:left w:val="nil"/>
                <w:bottom w:val="nil"/>
                <w:right w:val="nil"/>
                <w:between w:val="nil"/>
              </w:pBdr>
              <w:spacing w:after="0" w:line="240" w:lineRule="auto"/>
              <w:rPr>
                <w:lang w:val="pt-BR"/>
              </w:rPr>
            </w:pPr>
            <w:r w:rsidRPr="00F80AC7">
              <w:rPr>
                <w:lang w:val="pt-BR"/>
              </w:rPr>
              <w:t>Solve</w:t>
            </w:r>
          </w:p>
          <w:p w14:paraId="5C50981E" w14:textId="77777777" w:rsidR="00030EC8" w:rsidRPr="00F80AC7" w:rsidRDefault="00030EC8" w:rsidP="00030EC8">
            <w:pPr>
              <w:widowControl w:val="0"/>
              <w:pBdr>
                <w:top w:val="nil"/>
                <w:left w:val="nil"/>
                <w:bottom w:val="nil"/>
                <w:right w:val="nil"/>
                <w:between w:val="nil"/>
              </w:pBdr>
              <w:spacing w:after="0" w:line="240" w:lineRule="auto"/>
              <w:rPr>
                <w:lang w:val="pt-BR"/>
              </w:rPr>
            </w:pPr>
            <w:r w:rsidRPr="00F80AC7">
              <w:rPr>
                <w:lang w:val="pt-BR"/>
              </w:rPr>
              <w:t>CA.9-12.A-REI.3.1</w:t>
            </w:r>
          </w:p>
          <w:p w14:paraId="1AE8A07A" w14:textId="77777777" w:rsidR="00030EC8" w:rsidRPr="00F80AC7" w:rsidRDefault="00030EC8" w:rsidP="00030EC8">
            <w:pPr>
              <w:widowControl w:val="0"/>
              <w:pBdr>
                <w:top w:val="nil"/>
                <w:left w:val="nil"/>
                <w:bottom w:val="nil"/>
                <w:right w:val="nil"/>
                <w:between w:val="nil"/>
              </w:pBdr>
              <w:spacing w:after="0" w:line="240" w:lineRule="auto"/>
              <w:rPr>
                <w:lang w:val="pt-BR"/>
              </w:rPr>
            </w:pPr>
            <w:r w:rsidRPr="00F80AC7">
              <w:rPr>
                <w:lang w:val="pt-BR"/>
              </w:rPr>
              <w:t>TX.A2.6D (formulate)</w:t>
            </w:r>
          </w:p>
          <w:p w14:paraId="6961192C" w14:textId="77777777" w:rsidR="00030EC8" w:rsidRPr="00844182" w:rsidRDefault="00030EC8" w:rsidP="00030EC8">
            <w:pPr>
              <w:widowControl w:val="0"/>
              <w:pBdr>
                <w:top w:val="nil"/>
                <w:left w:val="nil"/>
                <w:bottom w:val="nil"/>
                <w:right w:val="nil"/>
                <w:between w:val="nil"/>
              </w:pBdr>
              <w:spacing w:after="0" w:line="240" w:lineRule="auto"/>
            </w:pPr>
            <w:r w:rsidRPr="4A9E6A4B">
              <w:rPr>
                <w:lang w:val="en-US"/>
              </w:rPr>
              <w:t xml:space="preserve">TX.A2.6E </w:t>
            </w:r>
          </w:p>
          <w:p w14:paraId="4D0F974F" w14:textId="77777777" w:rsidR="00030EC8" w:rsidRDefault="00030EC8" w:rsidP="00030EC8">
            <w:pPr>
              <w:widowControl w:val="0"/>
              <w:pBdr>
                <w:top w:val="nil"/>
                <w:left w:val="nil"/>
                <w:bottom w:val="nil"/>
                <w:right w:val="nil"/>
                <w:between w:val="nil"/>
              </w:pBdr>
              <w:spacing w:after="0" w:line="240" w:lineRule="auto"/>
            </w:pPr>
            <w:r w:rsidRPr="00844182">
              <w:t>MN.8.3.6.8</w:t>
            </w:r>
            <w:r>
              <w:t xml:space="preserve"> </w:t>
            </w:r>
          </w:p>
          <w:p w14:paraId="6A2C81DF" w14:textId="77777777" w:rsidR="00030EC8" w:rsidRPr="00844182" w:rsidRDefault="00030EC8" w:rsidP="00030EC8">
            <w:pPr>
              <w:widowControl w:val="0"/>
              <w:pBdr>
                <w:top w:val="nil"/>
                <w:left w:val="nil"/>
                <w:bottom w:val="nil"/>
                <w:right w:val="nil"/>
                <w:between w:val="nil"/>
              </w:pBdr>
              <w:spacing w:after="0" w:line="240" w:lineRule="auto"/>
            </w:pPr>
          </w:p>
          <w:p w14:paraId="487F2F7D" w14:textId="77777777" w:rsidR="00030EC8" w:rsidRDefault="00030EC8" w:rsidP="00030EC8">
            <w:pPr>
              <w:widowControl w:val="0"/>
              <w:pBdr>
                <w:top w:val="nil"/>
                <w:left w:val="nil"/>
                <w:bottom w:val="nil"/>
                <w:right w:val="nil"/>
                <w:between w:val="nil"/>
              </w:pBdr>
              <w:spacing w:after="0" w:line="240" w:lineRule="auto"/>
            </w:pPr>
            <w:r>
              <w:t>O</w:t>
            </w:r>
            <w:r w:rsidRPr="00844182">
              <w:t xml:space="preserve">ne or </w:t>
            </w:r>
            <w:r>
              <w:t>T</w:t>
            </w:r>
            <w:r w:rsidRPr="00844182">
              <w:t xml:space="preserve">wo </w:t>
            </w:r>
            <w:r>
              <w:t>V</w:t>
            </w:r>
            <w:r w:rsidRPr="00844182">
              <w:t>ariables</w:t>
            </w:r>
          </w:p>
          <w:p w14:paraId="524DA254" w14:textId="77777777" w:rsidR="00030EC8" w:rsidRPr="00F80AC7" w:rsidRDefault="00030EC8" w:rsidP="00030EC8">
            <w:pPr>
              <w:widowControl w:val="0"/>
              <w:pBdr>
                <w:top w:val="nil"/>
                <w:left w:val="nil"/>
                <w:bottom w:val="nil"/>
                <w:right w:val="nil"/>
                <w:between w:val="nil"/>
              </w:pBdr>
              <w:spacing w:after="0" w:line="240" w:lineRule="auto"/>
              <w:rPr>
                <w:lang w:val="pt-BR"/>
              </w:rPr>
            </w:pPr>
            <w:r w:rsidRPr="00F80AC7">
              <w:rPr>
                <w:lang w:val="pt-BR"/>
              </w:rPr>
              <w:t xml:space="preserve">ND.9-10.AR.9 </w:t>
            </w:r>
          </w:p>
          <w:p w14:paraId="07595B24" w14:textId="77777777" w:rsidR="00030EC8" w:rsidRPr="00F80AC7" w:rsidRDefault="00030EC8" w:rsidP="00030EC8">
            <w:pPr>
              <w:widowControl w:val="0"/>
              <w:pBdr>
                <w:top w:val="nil"/>
                <w:left w:val="nil"/>
                <w:bottom w:val="nil"/>
                <w:right w:val="nil"/>
                <w:between w:val="nil"/>
              </w:pBdr>
              <w:spacing w:after="0" w:line="240" w:lineRule="auto"/>
              <w:rPr>
                <w:lang w:val="pt-BR"/>
              </w:rPr>
            </w:pPr>
          </w:p>
          <w:p w14:paraId="0A0A39C4" w14:textId="77777777" w:rsidR="00030EC8" w:rsidRPr="00F80AC7" w:rsidRDefault="00030EC8" w:rsidP="00030EC8">
            <w:pPr>
              <w:widowControl w:val="0"/>
              <w:pBdr>
                <w:top w:val="nil"/>
                <w:left w:val="nil"/>
                <w:bottom w:val="nil"/>
                <w:right w:val="nil"/>
                <w:between w:val="nil"/>
              </w:pBdr>
              <w:spacing w:after="0" w:line="240" w:lineRule="auto"/>
              <w:rPr>
                <w:lang w:val="pt-BR"/>
              </w:rPr>
            </w:pPr>
            <w:r w:rsidRPr="00F80AC7">
              <w:rPr>
                <w:lang w:val="pt-BR"/>
              </w:rPr>
              <w:t>Context</w:t>
            </w:r>
          </w:p>
          <w:p w14:paraId="4556C4D5" w14:textId="77777777" w:rsidR="00030EC8" w:rsidRPr="00F80AC7" w:rsidRDefault="00030EC8" w:rsidP="00030EC8">
            <w:pPr>
              <w:widowControl w:val="0"/>
              <w:pBdr>
                <w:top w:val="nil"/>
                <w:left w:val="nil"/>
                <w:bottom w:val="nil"/>
                <w:right w:val="nil"/>
                <w:between w:val="nil"/>
              </w:pBdr>
              <w:spacing w:after="0" w:line="240" w:lineRule="auto"/>
              <w:rPr>
                <w:lang w:val="pt-BR"/>
              </w:rPr>
            </w:pPr>
            <w:r w:rsidRPr="00F80AC7">
              <w:rPr>
                <w:lang w:val="pt-BR"/>
              </w:rPr>
              <w:t xml:space="preserve">FL.912.AR.4.1 </w:t>
            </w:r>
          </w:p>
          <w:p w14:paraId="77DE440A" w14:textId="2CC9F4CC" w:rsidR="00030EC8" w:rsidRDefault="00030EC8" w:rsidP="00030EC8">
            <w:pPr>
              <w:widowControl w:val="0"/>
              <w:pBdr>
                <w:top w:val="nil"/>
                <w:left w:val="nil"/>
                <w:bottom w:val="nil"/>
                <w:right w:val="nil"/>
                <w:between w:val="nil"/>
              </w:pBdr>
              <w:spacing w:after="0" w:line="240" w:lineRule="auto"/>
            </w:pPr>
            <w:r w:rsidRPr="4A9E6A4B">
              <w:rPr>
                <w:lang w:val="en-US"/>
              </w:rPr>
              <w:t>OK.A1.A.1.2</w:t>
            </w:r>
          </w:p>
        </w:tc>
        <w:tc>
          <w:tcPr>
            <w:tcW w:w="4032" w:type="dxa"/>
            <w:tcBorders>
              <w:top w:val="single" w:sz="4" w:space="0" w:color="auto"/>
              <w:left w:val="single" w:sz="4" w:space="0" w:color="auto"/>
              <w:bottom w:val="single" w:sz="4" w:space="0" w:color="auto"/>
              <w:right w:val="single" w:sz="4" w:space="0" w:color="auto"/>
            </w:tcBorders>
          </w:tcPr>
          <w:p w14:paraId="24E519E9" w14:textId="77777777" w:rsidR="00030EC8" w:rsidRDefault="00030EC8" w:rsidP="00030EC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41FD73D" w14:textId="77777777" w:rsidR="00030EC8" w:rsidRDefault="00030EC8" w:rsidP="00030EC8">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490FF99" w14:textId="77777777" w:rsidR="00030EC8" w:rsidRDefault="00030EC8" w:rsidP="00030EC8">
            <w:pPr>
              <w:widowControl w:val="0"/>
              <w:pBdr>
                <w:top w:val="nil"/>
                <w:left w:val="nil"/>
                <w:bottom w:val="nil"/>
                <w:right w:val="nil"/>
                <w:between w:val="nil"/>
              </w:pBdr>
              <w:spacing w:after="0" w:line="240" w:lineRule="auto"/>
            </w:pPr>
          </w:p>
        </w:tc>
      </w:tr>
      <w:tr w:rsidR="00030EC8" w14:paraId="30F76EE9" w14:textId="77777777" w:rsidTr="4A9E6A4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AF7F4F0" w14:textId="77777777" w:rsidR="00030EC8" w:rsidRPr="0067092A" w:rsidRDefault="00030EC8" w:rsidP="00030EC8">
            <w:pPr>
              <w:spacing w:after="0" w:line="240" w:lineRule="auto"/>
              <w:jc w:val="center"/>
              <w:rPr>
                <w:b/>
              </w:rPr>
            </w:pPr>
            <w:r>
              <w:rPr>
                <w:b/>
              </w:rPr>
              <w:t>Notes for Intervention, Extension, or Optional Activities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7C83DE" w14:textId="325EA597" w:rsidR="00030EC8" w:rsidRDefault="00030EC8" w:rsidP="00030EC8">
            <w:pPr>
              <w:widowControl w:val="0"/>
              <w:spacing w:after="0" w:line="240" w:lineRule="auto"/>
            </w:pPr>
            <w:r w:rsidRPr="4A9E6A4B">
              <w:rPr>
                <w:lang w:val="en-US"/>
              </w:rPr>
              <w:t>Previous node is understanding the definition of absolute value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EEFF91" w14:textId="77777777" w:rsidR="00030EC8" w:rsidRDefault="00030EC8" w:rsidP="00030EC8">
            <w:pPr>
              <w:widowControl w:val="0"/>
              <w:spacing w:after="0" w:line="240" w:lineRule="auto"/>
            </w:pPr>
            <w:r>
              <w:t>Could show the difference between</w:t>
            </w:r>
          </w:p>
          <w:p w14:paraId="64DB85AE" w14:textId="53CF05C3" w:rsidR="00030EC8" w:rsidRPr="00844182" w:rsidRDefault="00030EC8" w:rsidP="00030EC8">
            <w:pPr>
              <w:widowControl w:val="0"/>
              <w:spacing w:after="0" w:line="240" w:lineRule="auto"/>
            </w:pPr>
            <w:r>
              <w:t>|2x-4|=7 vs |2x|-4=7</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4A46097" w14:textId="5C20C26A" w:rsidR="00030EC8" w:rsidRDefault="00030EC8" w:rsidP="00030EC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11A6EC7" w14:textId="68C1299F" w:rsidR="00030EC8" w:rsidRDefault="00030EC8" w:rsidP="00030EC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E188DAE" w14:textId="77777777" w:rsidR="00030EC8" w:rsidRDefault="00030EC8" w:rsidP="00030EC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F000753" w14:textId="77777777" w:rsidR="00030EC8" w:rsidRDefault="00030EC8" w:rsidP="00030EC8">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F26076B" w14:textId="77777777" w:rsidR="00030EC8" w:rsidRDefault="00030EC8" w:rsidP="00030EC8">
            <w:pPr>
              <w:widowControl w:val="0"/>
              <w:pBdr>
                <w:top w:val="nil"/>
                <w:left w:val="nil"/>
                <w:bottom w:val="nil"/>
                <w:right w:val="nil"/>
                <w:between w:val="nil"/>
              </w:pBdr>
              <w:spacing w:after="0" w:line="240" w:lineRule="auto"/>
            </w:pPr>
          </w:p>
        </w:tc>
      </w:tr>
      <w:tr w:rsidR="00030EC8" w14:paraId="4321BE3A" w14:textId="77777777" w:rsidTr="4A9E6A4B">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F66AEB9" w14:textId="77777777" w:rsidR="00030EC8" w:rsidRPr="0067092A" w:rsidRDefault="00030EC8" w:rsidP="00030EC8">
            <w:pPr>
              <w:spacing w:after="0" w:line="240" w:lineRule="auto"/>
              <w:jc w:val="center"/>
              <w:rPr>
                <w:b/>
              </w:rPr>
            </w:pPr>
            <w:r w:rsidRPr="0067092A">
              <w:rPr>
                <w:b/>
              </w:rPr>
              <w:t>Additional Notes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49AD06" w14:textId="3860110D" w:rsidR="00030EC8" w:rsidRDefault="00030EC8" w:rsidP="00030EC8">
            <w:pPr>
              <w:widowControl w:val="0"/>
              <w:spacing w:after="0" w:line="240" w:lineRule="auto"/>
            </w:pPr>
            <w:r>
              <w:t>1 day (could do with next node)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7F9366" w14:textId="481CEA7F" w:rsidR="00030EC8" w:rsidRPr="00844182" w:rsidRDefault="00030EC8" w:rsidP="00030EC8">
            <w:pPr>
              <w:widowControl w:val="0"/>
              <w:spacing w:after="0" w:line="240" w:lineRule="auto"/>
            </w:pPr>
            <w:r>
              <w:t>1 day</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3469030" w14:textId="0AAFCE51" w:rsidR="00030EC8" w:rsidRDefault="00030EC8" w:rsidP="00030EC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5165D00" w14:textId="5AC112A5" w:rsidR="00030EC8" w:rsidRDefault="00030EC8" w:rsidP="00030EC8">
            <w:pPr>
              <w:widowControl w:val="0"/>
              <w:pBdr>
                <w:top w:val="nil"/>
                <w:left w:val="nil"/>
                <w:bottom w:val="nil"/>
                <w:right w:val="nil"/>
                <w:between w:val="nil"/>
              </w:pBdr>
              <w:spacing w:after="0" w:line="240" w:lineRule="auto"/>
            </w:pPr>
            <w:r w:rsidRPr="4A9E6A4B">
              <w:rPr>
                <w:lang w:val="en-US"/>
              </w:rPr>
              <w:t>1 day (could do with previous node)</w:t>
            </w:r>
          </w:p>
        </w:tc>
        <w:tc>
          <w:tcPr>
            <w:tcW w:w="4032" w:type="dxa"/>
            <w:tcBorders>
              <w:top w:val="single" w:sz="4" w:space="0" w:color="auto"/>
              <w:left w:val="single" w:sz="4" w:space="0" w:color="auto"/>
              <w:bottom w:val="single" w:sz="4" w:space="0" w:color="auto"/>
              <w:right w:val="single" w:sz="4" w:space="0" w:color="auto"/>
            </w:tcBorders>
          </w:tcPr>
          <w:p w14:paraId="35FAA17E" w14:textId="77777777" w:rsidR="00030EC8" w:rsidRDefault="00030EC8" w:rsidP="00030EC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B12261A" w14:textId="77777777" w:rsidR="00030EC8" w:rsidRDefault="00030EC8" w:rsidP="00030EC8">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24CB0A7" w14:textId="77777777" w:rsidR="00030EC8" w:rsidRDefault="00030EC8" w:rsidP="00030EC8">
            <w:pPr>
              <w:widowControl w:val="0"/>
              <w:pBdr>
                <w:top w:val="nil"/>
                <w:left w:val="nil"/>
                <w:bottom w:val="nil"/>
                <w:right w:val="nil"/>
                <w:between w:val="nil"/>
              </w:pBdr>
              <w:spacing w:after="0" w:line="240" w:lineRule="auto"/>
            </w:pPr>
          </w:p>
        </w:tc>
      </w:tr>
    </w:tbl>
    <w:p w14:paraId="008B7C75" w14:textId="77777777" w:rsidR="008468F8" w:rsidRDefault="008468F8" w:rsidP="008468F8"/>
    <w:p w14:paraId="02324FA0" w14:textId="77777777" w:rsidR="008468F8" w:rsidRPr="00844182" w:rsidRDefault="008468F8" w:rsidP="008468F8">
      <w:pPr>
        <w:pStyle w:val="Heading3"/>
      </w:pPr>
      <w:r w:rsidRPr="00844182">
        <w:t xml:space="preserve">Concept/Skill: </w:t>
      </w:r>
    </w:p>
    <w:p w14:paraId="5F256CAA" w14:textId="3A0D55CD" w:rsidR="008468F8" w:rsidRPr="00844182" w:rsidRDefault="00354B64" w:rsidP="008468F8">
      <w:r>
        <w:t>Rearrange linear formulas to isolate a specific variable</w:t>
      </w:r>
      <w:r w:rsidR="00BE107A">
        <w:t>.</w:t>
      </w:r>
    </w:p>
    <w:tbl>
      <w:tblPr>
        <w:tblStyle w:val="a0"/>
        <w:tblW w:w="30384" w:type="dxa"/>
        <w:tblInd w:w="10" w:type="dxa"/>
        <w:tblLayout w:type="fixed"/>
        <w:tblLook w:val="0600" w:firstRow="0" w:lastRow="0" w:firstColumn="0" w:lastColumn="0" w:noHBand="1" w:noVBand="1"/>
      </w:tblPr>
      <w:tblGrid>
        <w:gridCol w:w="2160"/>
        <w:gridCol w:w="4032"/>
        <w:gridCol w:w="4032"/>
        <w:gridCol w:w="4032"/>
        <w:gridCol w:w="4032"/>
        <w:gridCol w:w="4032"/>
        <w:gridCol w:w="4032"/>
        <w:gridCol w:w="3963"/>
        <w:gridCol w:w="69"/>
      </w:tblGrid>
      <w:tr w:rsidR="008468F8" w14:paraId="6B14551B" w14:textId="77777777" w:rsidTr="2CAC9873">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9C69C4C" w14:textId="77777777" w:rsidR="008468F8" w:rsidRPr="00844182" w:rsidRDefault="008468F8">
            <w:pPr>
              <w:jc w:val="center"/>
              <w:rPr>
                <w:b/>
              </w:rPr>
            </w:pPr>
            <w:r w:rsidRPr="00844182">
              <w:rPr>
                <w:b/>
              </w:rPr>
              <w:t>Goal</w:t>
            </w:r>
          </w:p>
        </w:tc>
        <w:tc>
          <w:tcPr>
            <w:tcW w:w="28155" w:type="dxa"/>
            <w:gridSpan w:val="7"/>
            <w:tcBorders>
              <w:top w:val="single" w:sz="4" w:space="0" w:color="auto"/>
              <w:left w:val="single" w:sz="4" w:space="0" w:color="auto"/>
              <w:bottom w:val="single" w:sz="4" w:space="0" w:color="auto"/>
              <w:right w:val="single" w:sz="4" w:space="0" w:color="auto"/>
            </w:tcBorders>
          </w:tcPr>
          <w:p w14:paraId="1366D55F" w14:textId="07666864" w:rsidR="008468F8" w:rsidRPr="00844182" w:rsidRDefault="00367AA6" w:rsidP="4A9E6A4B">
            <w:pPr>
              <w:widowControl w:val="0"/>
              <w:pBdr>
                <w:top w:val="nil"/>
                <w:left w:val="nil"/>
                <w:bottom w:val="nil"/>
                <w:right w:val="nil"/>
                <w:between w:val="nil"/>
              </w:pBdr>
              <w:spacing w:after="0" w:line="240" w:lineRule="auto"/>
            </w:pPr>
            <w:r w:rsidRPr="4A9E6A4B">
              <w:rPr>
                <w:lang w:val="en-US"/>
              </w:rPr>
              <w:t>Formulas/identities are equations that are true over “big sets”.  The symbols in formulas are numbers that make the equation true so we can use E1/E2 to isolate a specific variable</w:t>
            </w:r>
          </w:p>
        </w:tc>
      </w:tr>
      <w:tr w:rsidR="008468F8" w14:paraId="1EC79391" w14:textId="77777777" w:rsidTr="2CAC9873">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611E479" w14:textId="77777777" w:rsidR="008468F8" w:rsidRPr="00844182" w:rsidRDefault="008468F8">
            <w:pPr>
              <w:jc w:val="center"/>
              <w:rPr>
                <w:b/>
              </w:rPr>
            </w:pPr>
            <w:r w:rsidRPr="00844182">
              <w:rPr>
                <w:b/>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03CB29A8" w14:textId="77777777" w:rsidR="00DB5855" w:rsidRDefault="00DB5855" w:rsidP="00DB5855">
            <w:r>
              <w:t xml:space="preserve">Isolate R in V=IR </w:t>
            </w:r>
          </w:p>
          <w:p w14:paraId="7776AC94" w14:textId="2409CAD4" w:rsidR="008468F8" w:rsidRPr="00844182" w:rsidRDefault="00DB5855" w:rsidP="00DB5855">
            <w:pPr>
              <w:widowControl w:val="0"/>
              <w:pBdr>
                <w:top w:val="nil"/>
                <w:left w:val="nil"/>
                <w:bottom w:val="nil"/>
                <w:right w:val="nil"/>
                <w:between w:val="nil"/>
              </w:pBdr>
              <w:spacing w:after="0" w:line="240" w:lineRule="auto"/>
            </w:pPr>
            <w:r w:rsidRPr="002E393A">
              <w:t xml:space="preserve">(e.g., rearrange </w:t>
            </w:r>
            <m:oMath>
              <m:r>
                <w:rPr>
                  <w:rFonts w:ascii="Cambria Math" w:hAnsi="Cambria Math"/>
                </w:rPr>
                <m:t>V=IR</m:t>
              </m:r>
            </m:oMath>
            <w:r>
              <w:t xml:space="preserve"> </w:t>
            </w:r>
            <w:r w:rsidRPr="002E393A">
              <w:t xml:space="preserve">for </w:t>
            </w:r>
            <m:oMath>
              <m:r>
                <w:rPr>
                  <w:rFonts w:ascii="Cambria Math" w:hAnsi="Cambria Math"/>
                </w:rPr>
                <m:t>R</m:t>
              </m:r>
            </m:oMath>
            <w:r w:rsidRPr="002E393A">
              <w:t>). Same reasoning as solving linear equations</w:t>
            </w:r>
            <w:r>
              <w:t>: application of E1 and E2</w:t>
            </w:r>
            <w:r w:rsidRPr="002E393A">
              <w:t>.</w:t>
            </w:r>
          </w:p>
        </w:tc>
      </w:tr>
      <w:tr w:rsidR="008468F8" w14:paraId="3D049467" w14:textId="77777777" w:rsidTr="2CAC987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974E76F" w14:textId="77777777" w:rsidR="008468F8" w:rsidRPr="0067092A" w:rsidRDefault="008468F8">
            <w:pPr>
              <w:spacing w:after="0" w:line="240" w:lineRule="auto"/>
              <w:jc w:val="center"/>
              <w:rPr>
                <w:b/>
              </w:rPr>
            </w:pPr>
            <w:r>
              <w:rPr>
                <w:b/>
              </w:rPr>
              <w:lastRenderedPageBreak/>
              <w:t>Knowledge Graph Node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BE5F1" w:themeFill="accent1" w:themeFillTint="33"/>
            <w:tcMar>
              <w:top w:w="100" w:type="dxa"/>
              <w:left w:w="100" w:type="dxa"/>
              <w:bottom w:w="100" w:type="dxa"/>
              <w:right w:w="100" w:type="dxa"/>
            </w:tcMar>
          </w:tcPr>
          <w:p w14:paraId="44DF6B49" w14:textId="17CF8685" w:rsidR="008468F8" w:rsidRPr="00844182" w:rsidRDefault="00423EBE" w:rsidP="00423EBE">
            <w:r>
              <w:t>Rearrange linear formulas to isolate a specific variable</w:t>
            </w:r>
            <w:r w:rsidRPr="00844182">
              <w:t>.</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BE5F1" w:themeFill="accent1" w:themeFillTint="33"/>
            <w:tcMar>
              <w:top w:w="100" w:type="dxa"/>
              <w:left w:w="100" w:type="dxa"/>
              <w:bottom w:w="100" w:type="dxa"/>
              <w:right w:w="100" w:type="dxa"/>
            </w:tcMar>
          </w:tcPr>
          <w:p w14:paraId="4A23A0D1" w14:textId="77777777" w:rsidR="008468F8" w:rsidRDefault="008468F8">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shd w:val="clear" w:color="auto" w:fill="FDE9D9" w:themeFill="accent6" w:themeFillTint="33"/>
            <w:tcMar>
              <w:top w:w="100" w:type="dxa"/>
              <w:left w:w="100" w:type="dxa"/>
              <w:bottom w:w="100" w:type="dxa"/>
              <w:right w:w="100" w:type="dxa"/>
            </w:tcMar>
          </w:tcPr>
          <w:p w14:paraId="53DD4ED6" w14:textId="77777777" w:rsidR="008468F8" w:rsidRDefault="008468F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264A92" w14:textId="77777777" w:rsidR="008468F8" w:rsidRPr="00844182" w:rsidRDefault="008468F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407B349" w14:textId="77777777" w:rsidR="008468F8" w:rsidRPr="00844182" w:rsidRDefault="008468F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0675AEE5" w14:textId="77777777" w:rsidR="008468F8" w:rsidRPr="00844182" w:rsidRDefault="008468F8">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BC34395" w14:textId="77777777" w:rsidR="008468F8" w:rsidRPr="00844182" w:rsidRDefault="008468F8">
            <w:pPr>
              <w:widowControl w:val="0"/>
              <w:pBdr>
                <w:top w:val="nil"/>
                <w:left w:val="nil"/>
                <w:bottom w:val="nil"/>
                <w:right w:val="nil"/>
                <w:between w:val="nil"/>
              </w:pBdr>
              <w:spacing w:after="0" w:line="240" w:lineRule="auto"/>
            </w:pPr>
          </w:p>
        </w:tc>
      </w:tr>
      <w:tr w:rsidR="008468F8" w14:paraId="477641B4" w14:textId="77777777" w:rsidTr="2CAC987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3BE1532" w14:textId="77777777" w:rsidR="008468F8" w:rsidRPr="0067092A" w:rsidRDefault="008468F8">
            <w:pPr>
              <w:spacing w:after="0" w:line="240" w:lineRule="auto"/>
              <w:jc w:val="center"/>
              <w:rPr>
                <w:b/>
              </w:rPr>
            </w:pPr>
            <w:r w:rsidRPr="0067092A">
              <w:rPr>
                <w:b/>
              </w:rPr>
              <w:t>Terminology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4020F0" w14:textId="5A2427A7" w:rsidR="008468F8" w:rsidRPr="000D3E7D" w:rsidRDefault="00256C62">
            <w:pPr>
              <w:rPr>
                <w:color w:val="1D1C1D"/>
              </w:rPr>
            </w:pPr>
            <w:r>
              <w:t>If we ask students to isolate, then we would need to make sure that we (informally) define what that means.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3C881A" w14:textId="77777777" w:rsidR="008468F8" w:rsidRDefault="008468F8">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63E4361" w14:textId="77777777" w:rsidR="008468F8" w:rsidRDefault="008468F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DABDCB2" w14:textId="77777777" w:rsidR="008468F8" w:rsidRPr="00844182" w:rsidRDefault="008468F8">
            <w:pPr>
              <w:widowControl w:val="0"/>
              <w:pBdr>
                <w:top w:val="nil"/>
                <w:left w:val="nil"/>
                <w:bottom w:val="nil"/>
                <w:right w:val="nil"/>
                <w:between w:val="nil"/>
              </w:pBdr>
              <w:spacing w:after="0" w:line="240" w:lineRule="auto"/>
              <w:rPr>
                <w:color w:val="FF0000"/>
              </w:rPr>
            </w:pPr>
          </w:p>
        </w:tc>
        <w:tc>
          <w:tcPr>
            <w:tcW w:w="4032" w:type="dxa"/>
            <w:tcBorders>
              <w:top w:val="single" w:sz="4" w:space="0" w:color="auto"/>
              <w:left w:val="single" w:sz="4" w:space="0" w:color="auto"/>
              <w:bottom w:val="single" w:sz="4" w:space="0" w:color="auto"/>
              <w:right w:val="single" w:sz="4" w:space="0" w:color="auto"/>
            </w:tcBorders>
          </w:tcPr>
          <w:p w14:paraId="553E6743" w14:textId="77777777" w:rsidR="008468F8" w:rsidRPr="00844182" w:rsidRDefault="008468F8">
            <w:pPr>
              <w:widowControl w:val="0"/>
              <w:pBdr>
                <w:top w:val="nil"/>
                <w:left w:val="nil"/>
                <w:bottom w:val="nil"/>
                <w:right w:val="nil"/>
                <w:between w:val="nil"/>
              </w:pBdr>
              <w:spacing w:after="0" w:line="240" w:lineRule="auto"/>
              <w:rPr>
                <w:color w:val="FF0000"/>
              </w:rPr>
            </w:pPr>
          </w:p>
        </w:tc>
        <w:tc>
          <w:tcPr>
            <w:tcW w:w="4032" w:type="dxa"/>
            <w:tcBorders>
              <w:top w:val="single" w:sz="4" w:space="0" w:color="auto"/>
              <w:left w:val="single" w:sz="4" w:space="0" w:color="auto"/>
              <w:bottom w:val="single" w:sz="4" w:space="0" w:color="auto"/>
              <w:right w:val="single" w:sz="4" w:space="0" w:color="auto"/>
            </w:tcBorders>
          </w:tcPr>
          <w:p w14:paraId="560C63EF" w14:textId="77777777" w:rsidR="008468F8" w:rsidRPr="00844182" w:rsidRDefault="008468F8">
            <w:pPr>
              <w:widowControl w:val="0"/>
              <w:pBdr>
                <w:top w:val="nil"/>
                <w:left w:val="nil"/>
                <w:bottom w:val="nil"/>
                <w:right w:val="nil"/>
                <w:between w:val="nil"/>
              </w:pBdr>
              <w:spacing w:after="0" w:line="240" w:lineRule="auto"/>
              <w:rPr>
                <w:color w:val="FF0000"/>
              </w:rPr>
            </w:pPr>
          </w:p>
        </w:tc>
        <w:tc>
          <w:tcPr>
            <w:tcW w:w="4032" w:type="dxa"/>
            <w:gridSpan w:val="2"/>
            <w:tcBorders>
              <w:top w:val="single" w:sz="4" w:space="0" w:color="auto"/>
              <w:left w:val="single" w:sz="4" w:space="0" w:color="auto"/>
              <w:bottom w:val="single" w:sz="4" w:space="0" w:color="auto"/>
              <w:right w:val="single" w:sz="4" w:space="0" w:color="auto"/>
            </w:tcBorders>
          </w:tcPr>
          <w:p w14:paraId="3462A58F" w14:textId="77777777" w:rsidR="008468F8" w:rsidRPr="00844182" w:rsidRDefault="008468F8">
            <w:pPr>
              <w:widowControl w:val="0"/>
              <w:pBdr>
                <w:top w:val="nil"/>
                <w:left w:val="nil"/>
                <w:bottom w:val="nil"/>
                <w:right w:val="nil"/>
                <w:between w:val="nil"/>
              </w:pBdr>
              <w:spacing w:after="0" w:line="240" w:lineRule="auto"/>
              <w:rPr>
                <w:color w:val="FF0000"/>
              </w:rPr>
            </w:pPr>
          </w:p>
        </w:tc>
      </w:tr>
      <w:tr w:rsidR="008468F8" w14:paraId="71EA0BE1" w14:textId="77777777" w:rsidTr="2CAC987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EC37FAB" w14:textId="77777777" w:rsidR="008468F8" w:rsidRPr="0067092A" w:rsidRDefault="008468F8">
            <w:pPr>
              <w:spacing w:after="0" w:line="240" w:lineRule="auto"/>
              <w:jc w:val="center"/>
              <w:rPr>
                <w:b/>
              </w:rPr>
            </w:pPr>
            <w:r w:rsidRPr="0067092A">
              <w:rPr>
                <w:b/>
              </w:rPr>
              <w:t xml:space="preserve">Mathematical Models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057E77" w14:textId="5BC3B626" w:rsidR="008468F8" w:rsidRDefault="008468F8">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D16FAC" w14:textId="77777777" w:rsidR="008468F8" w:rsidRDefault="008468F8">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BB60E87" w14:textId="77777777" w:rsidR="008468F8" w:rsidRDefault="008468F8">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257F9E1" w14:textId="77777777" w:rsidR="008468F8" w:rsidRDefault="008468F8">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41A065A" w14:textId="77777777" w:rsidR="008468F8" w:rsidRDefault="008468F8">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5728DD3" w14:textId="77777777" w:rsidR="008468F8" w:rsidRDefault="008468F8">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6B7BD68" w14:textId="77777777" w:rsidR="008468F8" w:rsidRDefault="008468F8">
            <w:pPr>
              <w:widowControl w:val="0"/>
              <w:spacing w:after="0" w:line="240" w:lineRule="auto"/>
            </w:pPr>
          </w:p>
        </w:tc>
      </w:tr>
      <w:tr w:rsidR="008468F8" w14:paraId="5A8F4590" w14:textId="77777777" w:rsidTr="2CAC987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AD6B36B" w14:textId="77777777" w:rsidR="008468F8" w:rsidRPr="0067092A" w:rsidRDefault="008468F8">
            <w:pPr>
              <w:spacing w:after="0" w:line="240" w:lineRule="auto"/>
              <w:jc w:val="center"/>
              <w:rPr>
                <w:b/>
              </w:rPr>
            </w:pPr>
            <w:r w:rsidRPr="0067092A">
              <w:rPr>
                <w:b/>
              </w:rPr>
              <w:t>Strategies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ADF34D" w14:textId="793CD8A1" w:rsidR="008468F8" w:rsidRDefault="009732E4">
            <w:pPr>
              <w:widowControl w:val="0"/>
              <w:pBdr>
                <w:top w:val="nil"/>
                <w:left w:val="nil"/>
                <w:bottom w:val="nil"/>
                <w:right w:val="nil"/>
                <w:between w:val="nil"/>
              </w:pBdr>
              <w:spacing w:after="0" w:line="240" w:lineRule="auto"/>
            </w:pPr>
            <w:r>
              <w:t>Properties of equality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5BAC3D" w14:textId="77777777" w:rsidR="008468F8" w:rsidRDefault="008468F8">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4EB5CC7" w14:textId="77777777" w:rsidR="008468F8" w:rsidRDefault="008468F8">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453161C" w14:textId="77777777" w:rsidR="008468F8" w:rsidRDefault="008468F8">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2841104" w14:textId="77777777" w:rsidR="008468F8" w:rsidRDefault="008468F8">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F8DAAB5" w14:textId="77777777" w:rsidR="008468F8" w:rsidRDefault="008468F8">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8DABCF1" w14:textId="77777777" w:rsidR="008468F8" w:rsidRDefault="008468F8">
            <w:pPr>
              <w:widowControl w:val="0"/>
              <w:spacing w:after="0" w:line="240" w:lineRule="auto"/>
            </w:pPr>
          </w:p>
        </w:tc>
      </w:tr>
      <w:tr w:rsidR="008468F8" w14:paraId="02B3C8F1" w14:textId="77777777" w:rsidTr="2CAC987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56C8140" w14:textId="77777777" w:rsidR="008468F8" w:rsidRPr="002347B9" w:rsidRDefault="008468F8">
            <w:pPr>
              <w:spacing w:after="0" w:line="240" w:lineRule="auto"/>
              <w:jc w:val="center"/>
              <w:rPr>
                <w:b/>
              </w:rPr>
            </w:pPr>
            <w:r w:rsidRPr="0067092A">
              <w:rPr>
                <w:b/>
              </w:rPr>
              <w:t>Specifications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A74937" w14:textId="77777777" w:rsidR="008468F8" w:rsidRDefault="008468F8">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B0C270" w14:textId="77777777" w:rsidR="008468F8" w:rsidRDefault="008468F8">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21FF51D" w14:textId="77777777" w:rsidR="008468F8" w:rsidRDefault="008468F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F0B3CBD" w14:textId="77777777" w:rsidR="008468F8" w:rsidRDefault="008468F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D260B61" w14:textId="77777777" w:rsidR="008468F8" w:rsidRDefault="008468F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78F7795" w14:textId="77777777" w:rsidR="008468F8" w:rsidRDefault="008468F8">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15EB65F9" w14:textId="77777777" w:rsidR="008468F8" w:rsidRDefault="008468F8">
            <w:pPr>
              <w:widowControl w:val="0"/>
              <w:pBdr>
                <w:top w:val="nil"/>
                <w:left w:val="nil"/>
                <w:bottom w:val="nil"/>
                <w:right w:val="nil"/>
                <w:between w:val="nil"/>
              </w:pBdr>
              <w:spacing w:after="0" w:line="240" w:lineRule="auto"/>
            </w:pPr>
          </w:p>
        </w:tc>
      </w:tr>
      <w:tr w:rsidR="008468F8" w14:paraId="63F147BA" w14:textId="77777777" w:rsidTr="2CAC987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63083F7" w14:textId="77777777" w:rsidR="008468F8" w:rsidRPr="0067092A" w:rsidRDefault="008468F8">
            <w:pPr>
              <w:spacing w:after="0" w:line="240" w:lineRule="auto"/>
              <w:jc w:val="center"/>
              <w:rPr>
                <w:b/>
              </w:rPr>
            </w:pPr>
            <w:r w:rsidRPr="0067092A">
              <w:rPr>
                <w:b/>
              </w:rPr>
              <w:t>Leaves to Include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438056" w14:textId="77777777" w:rsidR="008468F8" w:rsidRDefault="008468F8">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9F396A" w14:textId="77777777" w:rsidR="008468F8" w:rsidRDefault="008468F8">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D6A46A4" w14:textId="77777777" w:rsidR="008468F8" w:rsidRDefault="008468F8">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124BEB8" w14:textId="77777777" w:rsidR="008468F8" w:rsidRDefault="008468F8">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9B57B13" w14:textId="77777777" w:rsidR="008468F8" w:rsidRDefault="008468F8">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23F66C4" w14:textId="77777777" w:rsidR="008468F8" w:rsidRDefault="008468F8">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5561F08" w14:textId="77777777" w:rsidR="008468F8" w:rsidRDefault="008468F8">
            <w:pPr>
              <w:widowControl w:val="0"/>
              <w:spacing w:after="0" w:line="240" w:lineRule="auto"/>
            </w:pPr>
          </w:p>
        </w:tc>
      </w:tr>
      <w:tr w:rsidR="008468F8" w14:paraId="2E904AE6" w14:textId="77777777" w:rsidTr="2CAC987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A59A8E6" w14:textId="77777777" w:rsidR="008468F8" w:rsidRPr="0067092A" w:rsidRDefault="008468F8">
            <w:pPr>
              <w:spacing w:after="0" w:line="240" w:lineRule="auto"/>
              <w:jc w:val="center"/>
              <w:rPr>
                <w:b/>
              </w:rPr>
            </w:pPr>
            <w:r w:rsidRPr="0067092A">
              <w:rPr>
                <w:b/>
              </w:rPr>
              <w:t>Considerations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365E7C" w14:textId="77777777" w:rsidR="00151178" w:rsidRDefault="00151178" w:rsidP="009732E4">
            <w:pPr>
              <w:spacing w:after="0" w:line="240" w:lineRule="auto"/>
            </w:pPr>
            <w:r>
              <w:t>Use equations arising from volume and science.</w:t>
            </w:r>
          </w:p>
          <w:p w14:paraId="1CB162D6" w14:textId="77777777" w:rsidR="008468F8" w:rsidRDefault="008468F8">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297911" w14:textId="77777777" w:rsidR="008468F8" w:rsidRDefault="008468F8">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E166C66" w14:textId="77777777" w:rsidR="008468F8" w:rsidRDefault="008468F8">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D495C1E" w14:textId="77777777" w:rsidR="008468F8" w:rsidRDefault="008468F8">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25FEDA7" w14:textId="77777777" w:rsidR="008468F8" w:rsidRDefault="008468F8">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52CD1CC" w14:textId="77777777" w:rsidR="008468F8" w:rsidRDefault="008468F8">
            <w:pP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13794672" w14:textId="77777777" w:rsidR="008468F8" w:rsidRDefault="008468F8">
            <w:pPr>
              <w:spacing w:after="0" w:line="240" w:lineRule="auto"/>
            </w:pPr>
          </w:p>
        </w:tc>
      </w:tr>
      <w:tr w:rsidR="008468F8" w14:paraId="3C2DA4E2" w14:textId="77777777" w:rsidTr="2CAC987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09617F8" w14:textId="77777777" w:rsidR="008468F8" w:rsidRPr="0067092A" w:rsidRDefault="008468F8">
            <w:pPr>
              <w:spacing w:after="0" w:line="240" w:lineRule="auto"/>
              <w:jc w:val="center"/>
              <w:rPr>
                <w:b/>
                <w:i/>
              </w:rPr>
            </w:pPr>
            <w:r w:rsidRPr="0067092A">
              <w:rPr>
                <w:b/>
              </w:rPr>
              <w:t>Required Skills/Cases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B2F4CB" w14:textId="77777777" w:rsidR="00256C62" w:rsidRDefault="00D00697" w:rsidP="00D00697">
            <w:pPr>
              <w:pStyle w:val="CommentText"/>
            </w:pPr>
            <w:r>
              <w:t xml:space="preserve">Example of cases: </w:t>
            </w:r>
          </w:p>
          <w:p w14:paraId="48E0708E" w14:textId="404A6289" w:rsidR="00D00697" w:rsidRDefault="00256C62" w:rsidP="00D00697">
            <w:pPr>
              <w:pStyle w:val="CommentText"/>
            </w:pPr>
            <w:r>
              <w:t>Rearrange the formula to isolate</w:t>
            </w:r>
            <w:r w:rsidR="00D00697">
              <w:t xml:space="preserve"> x.</w:t>
            </w:r>
          </w:p>
          <w:p w14:paraId="1576C610" w14:textId="164A6D28" w:rsidR="00D00697" w:rsidRDefault="00D00697" w:rsidP="004C46E5">
            <w:pPr>
              <w:pStyle w:val="CommentText"/>
              <w:numPr>
                <w:ilvl w:val="0"/>
                <w:numId w:val="28"/>
              </w:numPr>
            </w:pPr>
            <w:r w:rsidRPr="2CAC9873">
              <w:rPr>
                <w:lang w:val="en-US"/>
              </w:rPr>
              <w:t xml:space="preserve">x+b=d </w:t>
            </w:r>
          </w:p>
          <w:p w14:paraId="08990532" w14:textId="7A8D3580" w:rsidR="00D00697" w:rsidRDefault="00D00697" w:rsidP="004C46E5">
            <w:pPr>
              <w:pStyle w:val="CommentText"/>
              <w:numPr>
                <w:ilvl w:val="0"/>
                <w:numId w:val="28"/>
              </w:numPr>
            </w:pPr>
            <w:r>
              <w:t>Ax=C</w:t>
            </w:r>
          </w:p>
          <w:p w14:paraId="7168F72C" w14:textId="77777777" w:rsidR="00D00697" w:rsidRDefault="00D00697" w:rsidP="004C46E5">
            <w:pPr>
              <w:pStyle w:val="CommentText"/>
              <w:numPr>
                <w:ilvl w:val="0"/>
                <w:numId w:val="28"/>
              </w:numPr>
            </w:pPr>
            <w:r w:rsidRPr="2CAC9873">
              <w:rPr>
                <w:lang w:val="en-US"/>
              </w:rPr>
              <w:t>Ax+b=c</w:t>
            </w:r>
          </w:p>
          <w:p w14:paraId="62DF5309" w14:textId="77777777" w:rsidR="00D00697" w:rsidRDefault="00D00697" w:rsidP="004C46E5">
            <w:pPr>
              <w:pStyle w:val="CommentText"/>
              <w:numPr>
                <w:ilvl w:val="0"/>
                <w:numId w:val="28"/>
              </w:numPr>
            </w:pPr>
            <w:r w:rsidRPr="2CAC9873">
              <w:rPr>
                <w:lang w:val="en-US"/>
              </w:rPr>
              <w:t>A(x+b)=c</w:t>
            </w:r>
          </w:p>
          <w:p w14:paraId="75E6F6FE" w14:textId="39678FEB" w:rsidR="00D00697" w:rsidRDefault="00D00697" w:rsidP="004C46E5">
            <w:pPr>
              <w:pStyle w:val="CommentText"/>
              <w:numPr>
                <w:ilvl w:val="0"/>
                <w:numId w:val="28"/>
              </w:numPr>
            </w:pPr>
            <w:r w:rsidRPr="2CAC9873">
              <w:rPr>
                <w:lang w:val="en-US"/>
              </w:rPr>
              <w:t xml:space="preserve">Ax+b=cx+d (extension?) </w:t>
            </w:r>
          </w:p>
          <w:p w14:paraId="2C816A72" w14:textId="0A662349" w:rsidR="00D00697" w:rsidRDefault="00D00697" w:rsidP="00D00697">
            <w:pPr>
              <w:pStyle w:val="CommentText"/>
            </w:pPr>
            <w:r>
              <w:t>Other Examples:</w:t>
            </w:r>
          </w:p>
          <w:p w14:paraId="7BDD59A6" w14:textId="77777777" w:rsidR="00D00697" w:rsidRDefault="00D00697" w:rsidP="00D00697">
            <w:pPr>
              <w:pStyle w:val="CommentText"/>
            </w:pPr>
            <w:r>
              <w:t>D=rt</w:t>
            </w:r>
          </w:p>
          <w:p w14:paraId="75C52505" w14:textId="77777777" w:rsidR="00D00697" w:rsidRDefault="00D00697" w:rsidP="00D00697">
            <w:pPr>
              <w:pStyle w:val="CommentText"/>
            </w:pPr>
            <w:r>
              <w:t>C+273=K</w:t>
            </w:r>
          </w:p>
          <w:p w14:paraId="272A2A6D" w14:textId="77777777" w:rsidR="00D00697" w:rsidRDefault="00D00697" w:rsidP="00D00697">
            <w:pPr>
              <w:pStyle w:val="CommentText"/>
            </w:pPr>
            <w:r>
              <w:t>Conversion between C and F</w:t>
            </w:r>
          </w:p>
          <w:p w14:paraId="49226AB2" w14:textId="17AA69F2" w:rsidR="00D00697" w:rsidRPr="00BE4AA3" w:rsidRDefault="00D00697" w:rsidP="00D00697">
            <w:pPr>
              <w:widowControl w:val="0"/>
              <w:spacing w:after="0" w:line="240" w:lineRule="auto"/>
            </w:pPr>
            <w:r>
              <w:t>V=IR</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641431" w14:textId="77777777" w:rsidR="008468F8" w:rsidRPr="00BE4AA3" w:rsidRDefault="008468F8">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2677A5C" w14:textId="77777777" w:rsidR="008468F8" w:rsidRPr="00BE4AA3" w:rsidRDefault="008468F8">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6CDFE1B" w14:textId="77777777" w:rsidR="008468F8" w:rsidRDefault="008468F8">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79A0DC0" w14:textId="77777777" w:rsidR="008468F8" w:rsidRDefault="008468F8">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C0E6493" w14:textId="77777777" w:rsidR="008468F8" w:rsidRDefault="008468F8">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F3555E8" w14:textId="77777777" w:rsidR="008468F8" w:rsidRDefault="008468F8">
            <w:pPr>
              <w:widowControl w:val="0"/>
              <w:spacing w:after="0" w:line="240" w:lineRule="auto"/>
            </w:pPr>
          </w:p>
        </w:tc>
      </w:tr>
      <w:tr w:rsidR="008468F8" w14:paraId="7CC8946B" w14:textId="77777777" w:rsidTr="2CAC987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E1B58D4" w14:textId="77777777" w:rsidR="008468F8" w:rsidRPr="0067092A" w:rsidRDefault="008468F8">
            <w:pPr>
              <w:spacing w:after="0" w:line="240" w:lineRule="auto"/>
              <w:jc w:val="center"/>
              <w:rPr>
                <w:b/>
              </w:rPr>
            </w:pPr>
            <w:r w:rsidRPr="0067092A">
              <w:rPr>
                <w:b/>
              </w:rPr>
              <w:t>Misconceptions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2B97FB" w14:textId="6AEA641E" w:rsidR="008468F8" w:rsidRDefault="00256C62">
            <w:pPr>
              <w:widowControl w:val="0"/>
              <w:spacing w:after="0" w:line="240" w:lineRule="auto"/>
            </w:pPr>
            <w:r w:rsidRPr="6B9BCD4F">
              <w:rPr>
                <w:lang w:val="en-US"/>
              </w:rPr>
              <w:t xml:space="preserve">NOTE: For prompts, let’s be consistent about isolate/solve. If we say solve, it may lead to confusion with the definition. For these, we want to say ‘Isolate ___.’or ‘Rearrange the formula to isolate ___.’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5723F4B" w14:textId="77777777" w:rsidR="008468F8" w:rsidRDefault="008468F8">
            <w:pPr>
              <w:widowControl w:val="0"/>
              <w:pBdr>
                <w:top w:val="nil"/>
                <w:left w:val="nil"/>
                <w:bottom w:val="nil"/>
                <w:right w:val="nil"/>
                <w:between w:val="nil"/>
              </w:pBdr>
              <w:spacing w:after="0" w:line="240" w:lineRule="auto"/>
              <w:ind w:left="360" w:hanging="360"/>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AF2E22E" w14:textId="77777777" w:rsidR="008468F8" w:rsidRDefault="008468F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2DBF8EB" w14:textId="77777777" w:rsidR="008468F8" w:rsidRDefault="008468F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BE93319" w14:textId="77777777" w:rsidR="008468F8" w:rsidRDefault="008468F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C5A3D38" w14:textId="77777777" w:rsidR="008468F8" w:rsidRDefault="008468F8">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4CEB5FD7" w14:textId="77777777" w:rsidR="008468F8" w:rsidRDefault="008468F8">
            <w:pPr>
              <w:widowControl w:val="0"/>
              <w:pBdr>
                <w:top w:val="nil"/>
                <w:left w:val="nil"/>
                <w:bottom w:val="nil"/>
                <w:right w:val="nil"/>
                <w:between w:val="nil"/>
              </w:pBdr>
              <w:spacing w:after="0" w:line="240" w:lineRule="auto"/>
            </w:pPr>
          </w:p>
        </w:tc>
      </w:tr>
      <w:tr w:rsidR="008468F8" w14:paraId="0912ABCF" w14:textId="77777777" w:rsidTr="2CAC987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5F2BA7E" w14:textId="77777777" w:rsidR="008468F8" w:rsidRPr="0067092A" w:rsidRDefault="008468F8" w:rsidP="4A9E6A4B">
            <w:pPr>
              <w:spacing w:after="0" w:line="240" w:lineRule="auto"/>
              <w:jc w:val="center"/>
              <w:rPr>
                <w:b/>
                <w:bCs/>
                <w:lang w:val="en-US"/>
              </w:rPr>
            </w:pPr>
            <w:r w:rsidRPr="4A9E6A4B">
              <w:rPr>
                <w:b/>
                <w:bCs/>
                <w:lang w:val="en-US"/>
              </w:rPr>
              <w:t>Existing Product Reference, if any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E943B9" w14:textId="70822DCE" w:rsidR="008468F8" w:rsidRPr="00844182" w:rsidRDefault="00D00697">
            <w:pPr>
              <w:widowControl w:val="0"/>
              <w:pBdr>
                <w:top w:val="nil"/>
                <w:left w:val="nil"/>
                <w:bottom w:val="nil"/>
                <w:right w:val="nil"/>
                <w:between w:val="nil"/>
              </w:pBdr>
              <w:spacing w:after="0" w:line="240" w:lineRule="auto"/>
            </w:pPr>
            <w:r>
              <w:t>A1 M1 L12</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D7E2C6" w14:textId="77777777" w:rsidR="008468F8" w:rsidRDefault="008468F8">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B23CC94" w14:textId="77777777" w:rsidR="008468F8" w:rsidRDefault="008468F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76C0CF9" w14:textId="77777777" w:rsidR="008468F8" w:rsidRDefault="008468F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73AAA0A" w14:textId="77777777" w:rsidR="008468F8" w:rsidRDefault="008468F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09A0597" w14:textId="77777777" w:rsidR="008468F8" w:rsidRDefault="008468F8">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FD56865" w14:textId="77777777" w:rsidR="008468F8" w:rsidRDefault="008468F8">
            <w:pPr>
              <w:widowControl w:val="0"/>
              <w:pBdr>
                <w:top w:val="nil"/>
                <w:left w:val="nil"/>
                <w:bottom w:val="nil"/>
                <w:right w:val="nil"/>
                <w:between w:val="nil"/>
              </w:pBdr>
              <w:spacing w:after="0" w:line="240" w:lineRule="auto"/>
            </w:pPr>
          </w:p>
        </w:tc>
      </w:tr>
      <w:tr w:rsidR="008468F8" w14:paraId="3847FC03" w14:textId="77777777" w:rsidTr="2CAC987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C55D1C2" w14:textId="77777777" w:rsidR="008468F8" w:rsidRPr="00844182" w:rsidRDefault="008468F8">
            <w:pPr>
              <w:spacing w:after="0" w:line="240" w:lineRule="auto"/>
              <w:jc w:val="center"/>
              <w:rPr>
                <w:b/>
              </w:rPr>
            </w:pPr>
            <w:r w:rsidRPr="00844182">
              <w:rPr>
                <w:b/>
              </w:rPr>
              <w:t>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998145" w14:textId="290DECE6" w:rsidR="009C63B6" w:rsidRPr="00844182" w:rsidRDefault="005A602F" w:rsidP="002B1108">
            <w:pPr>
              <w:widowControl w:val="0"/>
              <w:pBdr>
                <w:top w:val="nil"/>
                <w:left w:val="nil"/>
                <w:bottom w:val="nil"/>
                <w:right w:val="nil"/>
                <w:between w:val="nil"/>
              </w:pBdr>
              <w:spacing w:after="0" w:line="240" w:lineRule="auto"/>
            </w:pPr>
            <w:r>
              <w:t>8, 9</w:t>
            </w:r>
          </w:p>
          <w:p w14:paraId="4447BDF3" w14:textId="77777777" w:rsidR="002F2100" w:rsidRDefault="002F2100" w:rsidP="00CB2C40">
            <w:pPr>
              <w:widowControl w:val="0"/>
              <w:pBdr>
                <w:top w:val="nil"/>
                <w:left w:val="nil"/>
                <w:bottom w:val="nil"/>
                <w:right w:val="nil"/>
                <w:between w:val="nil"/>
              </w:pBdr>
              <w:spacing w:after="0" w:line="240" w:lineRule="auto"/>
            </w:pPr>
          </w:p>
          <w:p w14:paraId="735CC3BC" w14:textId="77777777" w:rsidR="008468F8" w:rsidRDefault="008468F8" w:rsidP="00D54BD6">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CDEF58" w14:textId="77777777" w:rsidR="008468F8" w:rsidRDefault="008468F8">
            <w:pPr>
              <w:widowControl w:val="0"/>
              <w:pBdr>
                <w:top w:val="nil"/>
                <w:left w:val="nil"/>
                <w:bottom w:val="nil"/>
                <w:right w:val="nil"/>
                <w:between w:val="nil"/>
              </w:pBdr>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F63DA1D" w14:textId="77777777" w:rsidR="008468F8" w:rsidRDefault="008468F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4B34787" w14:textId="77777777" w:rsidR="008468F8" w:rsidRDefault="008468F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CCBDA55" w14:textId="77777777" w:rsidR="008468F8" w:rsidRDefault="008468F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383FC58" w14:textId="77777777" w:rsidR="008468F8" w:rsidRDefault="008468F8">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9749368" w14:textId="77777777" w:rsidR="008468F8" w:rsidRDefault="008468F8">
            <w:pPr>
              <w:widowControl w:val="0"/>
              <w:pBdr>
                <w:top w:val="nil"/>
                <w:left w:val="nil"/>
                <w:bottom w:val="nil"/>
                <w:right w:val="nil"/>
                <w:between w:val="nil"/>
              </w:pBdr>
              <w:spacing w:after="0" w:line="240" w:lineRule="auto"/>
            </w:pPr>
          </w:p>
        </w:tc>
      </w:tr>
      <w:tr w:rsidR="008468F8" w14:paraId="507169BF" w14:textId="77777777" w:rsidTr="2CAC987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C9BC2E7" w14:textId="77777777" w:rsidR="008468F8" w:rsidRPr="0067092A" w:rsidRDefault="008468F8">
            <w:pPr>
              <w:spacing w:after="0" w:line="240" w:lineRule="auto"/>
              <w:jc w:val="center"/>
              <w:rPr>
                <w:b/>
              </w:rPr>
            </w:pPr>
            <w:r w:rsidRPr="0067092A">
              <w:rPr>
                <w:b/>
              </w:rPr>
              <w:lastRenderedPageBreak/>
              <w:t>Notes related to Standards, 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84CD92" w14:textId="77777777" w:rsidR="005A602F" w:rsidRPr="00F80AC7" w:rsidRDefault="005A602F" w:rsidP="005A602F">
            <w:pPr>
              <w:widowControl w:val="0"/>
              <w:pBdr>
                <w:top w:val="nil"/>
                <w:left w:val="nil"/>
                <w:bottom w:val="nil"/>
                <w:right w:val="nil"/>
                <w:between w:val="nil"/>
              </w:pBdr>
              <w:spacing w:after="0" w:line="240" w:lineRule="auto"/>
              <w:rPr>
                <w:lang w:val="pt-BR"/>
              </w:rPr>
            </w:pPr>
            <w:r w:rsidRPr="00F80AC7">
              <w:rPr>
                <w:lang w:val="pt-BR"/>
              </w:rPr>
              <w:t>HSA-CED.A.4</w:t>
            </w:r>
          </w:p>
          <w:p w14:paraId="49CF5047" w14:textId="77777777" w:rsidR="005A602F" w:rsidRPr="00F80AC7" w:rsidRDefault="005A602F" w:rsidP="005A602F">
            <w:pPr>
              <w:widowControl w:val="0"/>
              <w:pBdr>
                <w:top w:val="nil"/>
                <w:left w:val="nil"/>
                <w:bottom w:val="nil"/>
                <w:right w:val="nil"/>
                <w:between w:val="nil"/>
              </w:pBdr>
              <w:spacing w:after="0" w:line="240" w:lineRule="auto"/>
              <w:rPr>
                <w:lang w:val="pt-BR"/>
              </w:rPr>
            </w:pPr>
            <w:r w:rsidRPr="00F80AC7">
              <w:rPr>
                <w:lang w:val="pt-BR"/>
              </w:rPr>
              <w:t>HSA-REI.B.3</w:t>
            </w:r>
          </w:p>
          <w:p w14:paraId="31477F66" w14:textId="77777777" w:rsidR="005A602F" w:rsidRPr="00F80AC7" w:rsidRDefault="005A602F" w:rsidP="005A602F">
            <w:pPr>
              <w:widowControl w:val="0"/>
              <w:pBdr>
                <w:top w:val="nil"/>
                <w:left w:val="nil"/>
                <w:bottom w:val="nil"/>
                <w:right w:val="nil"/>
                <w:between w:val="nil"/>
              </w:pBdr>
              <w:spacing w:after="0" w:line="240" w:lineRule="auto"/>
              <w:rPr>
                <w:lang w:val="pt-BR"/>
              </w:rPr>
            </w:pPr>
            <w:r w:rsidRPr="00F80AC7">
              <w:rPr>
                <w:lang w:val="pt-BR"/>
              </w:rPr>
              <w:t>FL.912.AR.1.2</w:t>
            </w:r>
          </w:p>
          <w:p w14:paraId="1EEF2A19" w14:textId="77777777" w:rsidR="005A602F" w:rsidRPr="00F80AC7" w:rsidRDefault="005A602F" w:rsidP="005A602F">
            <w:pPr>
              <w:widowControl w:val="0"/>
              <w:pBdr>
                <w:top w:val="nil"/>
                <w:left w:val="nil"/>
                <w:bottom w:val="nil"/>
                <w:right w:val="nil"/>
                <w:between w:val="nil"/>
              </w:pBdr>
              <w:spacing w:after="0" w:line="240" w:lineRule="auto"/>
              <w:rPr>
                <w:lang w:val="pt-BR"/>
              </w:rPr>
            </w:pPr>
            <w:r w:rsidRPr="00F80AC7">
              <w:rPr>
                <w:lang w:val="pt-BR"/>
              </w:rPr>
              <w:t>TX.A1.12E</w:t>
            </w:r>
          </w:p>
          <w:p w14:paraId="582EC3D8" w14:textId="77777777" w:rsidR="005A602F" w:rsidRPr="00F80AC7" w:rsidRDefault="005A602F" w:rsidP="005A602F">
            <w:pPr>
              <w:widowControl w:val="0"/>
              <w:pBdr>
                <w:top w:val="nil"/>
                <w:left w:val="nil"/>
                <w:bottom w:val="nil"/>
                <w:right w:val="nil"/>
                <w:between w:val="nil"/>
              </w:pBdr>
              <w:spacing w:after="0" w:line="240" w:lineRule="auto"/>
              <w:rPr>
                <w:lang w:val="pt-BR"/>
              </w:rPr>
            </w:pPr>
            <w:r w:rsidRPr="00F80AC7">
              <w:rPr>
                <w:lang w:val="pt-BR"/>
              </w:rPr>
              <w:t>MN.8.3.6.3</w:t>
            </w:r>
          </w:p>
          <w:p w14:paraId="151C093E" w14:textId="77777777" w:rsidR="005A602F" w:rsidRPr="00844182" w:rsidRDefault="005A602F" w:rsidP="005A602F">
            <w:pPr>
              <w:widowControl w:val="0"/>
              <w:pBdr>
                <w:top w:val="nil"/>
                <w:left w:val="nil"/>
                <w:bottom w:val="nil"/>
                <w:right w:val="nil"/>
                <w:between w:val="nil"/>
              </w:pBdr>
              <w:spacing w:after="0" w:line="240" w:lineRule="auto"/>
            </w:pPr>
            <w:r w:rsidRPr="00844182">
              <w:t>GA.8.PAR.3.6</w:t>
            </w:r>
          </w:p>
          <w:p w14:paraId="6F9B45D8" w14:textId="77777777" w:rsidR="005A602F" w:rsidRPr="00844182" w:rsidRDefault="005A602F" w:rsidP="005A602F">
            <w:pPr>
              <w:widowControl w:val="0"/>
              <w:pBdr>
                <w:top w:val="nil"/>
                <w:left w:val="nil"/>
                <w:bottom w:val="nil"/>
                <w:right w:val="nil"/>
                <w:between w:val="nil"/>
              </w:pBdr>
              <w:spacing w:after="0" w:line="240" w:lineRule="auto"/>
            </w:pPr>
            <w:r w:rsidRPr="00844182">
              <w:t>GA.8.PAR.3.5</w:t>
            </w:r>
          </w:p>
          <w:p w14:paraId="3E90DA28" w14:textId="77777777" w:rsidR="008468F8" w:rsidRDefault="008468F8">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0DF9E3" w14:textId="77777777" w:rsidR="008468F8" w:rsidRDefault="008468F8">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1384CA2" w14:textId="77777777" w:rsidR="008468F8" w:rsidRDefault="008468F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7E0D485" w14:textId="77777777" w:rsidR="008468F8" w:rsidRDefault="008468F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745BAEC" w14:textId="77777777" w:rsidR="008468F8" w:rsidRDefault="008468F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920C9F3" w14:textId="77777777" w:rsidR="008468F8" w:rsidRDefault="008468F8">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9F03D6E" w14:textId="77777777" w:rsidR="008468F8" w:rsidRDefault="008468F8">
            <w:pPr>
              <w:widowControl w:val="0"/>
              <w:pBdr>
                <w:top w:val="nil"/>
                <w:left w:val="nil"/>
                <w:bottom w:val="nil"/>
                <w:right w:val="nil"/>
                <w:between w:val="nil"/>
              </w:pBdr>
              <w:spacing w:after="0" w:line="240" w:lineRule="auto"/>
            </w:pPr>
          </w:p>
        </w:tc>
      </w:tr>
      <w:tr w:rsidR="008468F8" w14:paraId="2E1E852F" w14:textId="77777777" w:rsidTr="2CAC987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9F2947D" w14:textId="77777777" w:rsidR="008468F8" w:rsidRPr="0067092A" w:rsidRDefault="008468F8">
            <w:pPr>
              <w:spacing w:after="0" w:line="240" w:lineRule="auto"/>
              <w:jc w:val="center"/>
              <w:rPr>
                <w:b/>
              </w:rPr>
            </w:pPr>
            <w:r>
              <w:rPr>
                <w:b/>
              </w:rPr>
              <w:t>Notes for Intervention, Extension, or Optional Activities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37398E" w14:textId="739EF3C4" w:rsidR="008468F8" w:rsidRDefault="000C0B22">
            <w:pPr>
              <w:widowControl w:val="0"/>
              <w:spacing w:after="0" w:line="240" w:lineRule="auto"/>
            </w:pPr>
            <w:r>
              <w:t xml:space="preserve">Show how the properties of equality </w:t>
            </w:r>
            <w:r w:rsidR="00D51567">
              <w:t>still apply</w:t>
            </w:r>
            <w:r>
              <w:t xml:space="preserve">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A7D4A1" w14:textId="77777777" w:rsidR="008468F8" w:rsidRPr="00844182" w:rsidRDefault="008468F8">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894E860" w14:textId="77777777" w:rsidR="008468F8" w:rsidRDefault="008468F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3A37414" w14:textId="77777777" w:rsidR="008468F8" w:rsidRDefault="008468F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0A90EDC" w14:textId="77777777" w:rsidR="008468F8" w:rsidRDefault="008468F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0AC07D4" w14:textId="77777777" w:rsidR="008468F8" w:rsidRDefault="008468F8">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2B53E28" w14:textId="77777777" w:rsidR="008468F8" w:rsidRDefault="008468F8">
            <w:pPr>
              <w:widowControl w:val="0"/>
              <w:pBdr>
                <w:top w:val="nil"/>
                <w:left w:val="nil"/>
                <w:bottom w:val="nil"/>
                <w:right w:val="nil"/>
                <w:between w:val="nil"/>
              </w:pBdr>
              <w:spacing w:after="0" w:line="240" w:lineRule="auto"/>
            </w:pPr>
          </w:p>
        </w:tc>
      </w:tr>
      <w:tr w:rsidR="008468F8" w14:paraId="5E6C751F" w14:textId="77777777" w:rsidTr="2CAC987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3E83144" w14:textId="77777777" w:rsidR="008468F8" w:rsidRPr="0067092A" w:rsidRDefault="008468F8">
            <w:pPr>
              <w:spacing w:after="0" w:line="240" w:lineRule="auto"/>
              <w:jc w:val="center"/>
              <w:rPr>
                <w:b/>
              </w:rPr>
            </w:pPr>
            <w:r w:rsidRPr="0067092A">
              <w:rPr>
                <w:b/>
              </w:rPr>
              <w:t>Additional Notes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B6EBB2" w14:textId="77777777" w:rsidR="008468F8" w:rsidRDefault="008468F8">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7CFE61" w14:textId="77777777" w:rsidR="008468F8" w:rsidRPr="00844182" w:rsidRDefault="008468F8">
            <w:pPr>
              <w:widowControl w:val="0"/>
              <w:spacing w:after="0" w:line="240" w:lineRule="auto"/>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F37AC99" w14:textId="77777777" w:rsidR="008468F8" w:rsidRDefault="008468F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5E54FDC" w14:textId="77777777" w:rsidR="008468F8" w:rsidRDefault="008468F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9358270" w14:textId="77777777" w:rsidR="008468F8" w:rsidRDefault="008468F8">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4D9E285" w14:textId="77777777" w:rsidR="008468F8" w:rsidRDefault="008468F8">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5D3EE5E" w14:textId="77777777" w:rsidR="008468F8" w:rsidRDefault="008468F8">
            <w:pPr>
              <w:widowControl w:val="0"/>
              <w:pBdr>
                <w:top w:val="nil"/>
                <w:left w:val="nil"/>
                <w:bottom w:val="nil"/>
                <w:right w:val="nil"/>
                <w:between w:val="nil"/>
              </w:pBdr>
              <w:spacing w:after="0" w:line="240" w:lineRule="auto"/>
            </w:pPr>
          </w:p>
        </w:tc>
      </w:tr>
    </w:tbl>
    <w:p w14:paraId="01D6128A" w14:textId="77777777" w:rsidR="008468F8" w:rsidRDefault="008468F8" w:rsidP="008468F8"/>
    <w:p w14:paraId="5648D20D" w14:textId="77777777" w:rsidR="002347B9" w:rsidRDefault="002347B9" w:rsidP="00E0509D"/>
    <w:sectPr w:rsidR="002347B9" w:rsidSect="000C0DA9">
      <w:pgSz w:w="31680" w:h="15840" w:orient="landscape" w:code="3"/>
      <w:pgMar w:top="720" w:right="720" w:bottom="720" w:left="720" w:header="720" w:footer="720"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3" w:author="Raena King" w:date="2026-05-19T13:21:00Z" w:initials="RK">
    <w:p w14:paraId="6164D542" w14:textId="119806A2" w:rsidR="00D21C49" w:rsidRDefault="00D21C49">
      <w:pPr>
        <w:pStyle w:val="CommentText"/>
      </w:pPr>
      <w:r>
        <w:rPr>
          <w:rStyle w:val="CommentReference"/>
        </w:rPr>
        <w:annotationRef/>
      </w:r>
      <w:r>
        <w:t>This is multiple concept/skills.</w:t>
      </w:r>
      <w:r w:rsidR="007C2190">
        <w:t xml:space="preserve"> I was told not to worry about these anymore.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164D54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5E638AE" w16cex:dateUtc="2026-05-19T17: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164D542" w16cid:durableId="15E638A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60B60BC-51A9-FD40-8028-BCAB0C72AD80}"/>
    <w:embedBold r:id="rId2" w:fontKey="{770308B6-936C-E647-B308-0DB1D50D359C}"/>
  </w:font>
  <w:font w:name="Symbol">
    <w:panose1 w:val="05050102010706020507"/>
    <w:charset w:val="02"/>
    <w:family w:val="decorative"/>
    <w:pitch w:val="variable"/>
    <w:sig w:usb0="00000000" w:usb1="10000000" w:usb2="00000000" w:usb3="00000000" w:csb0="80000000" w:csb1="00000000"/>
    <w:embedRegular r:id="rId3" w:fontKey="{503D53C4-C816-AA4A-ACDC-05954E0988FA}"/>
  </w:font>
  <w:font w:name="Courier New">
    <w:panose1 w:val="02070309020205020404"/>
    <w:charset w:val="00"/>
    <w:family w:val="modern"/>
    <w:pitch w:val="fixed"/>
    <w:sig w:usb0="E0002EFF" w:usb1="C0007843" w:usb2="00000009" w:usb3="00000000" w:csb0="000001FF" w:csb1="00000000"/>
    <w:embedRegular r:id="rId4" w:fontKey="{38D68F42-5786-D34B-A016-74E2416C9808}"/>
  </w:font>
  <w:font w:name="Wingdings">
    <w:panose1 w:val="05000000000000000000"/>
    <w:charset w:val="4D"/>
    <w:family w:val="decorative"/>
    <w:pitch w:val="variable"/>
    <w:sig w:usb0="00000003" w:usb1="00000000" w:usb2="00000000" w:usb3="00000000" w:csb0="80000001" w:csb1="00000000"/>
    <w:embedRegular r:id="rId5" w:fontKey="{DA66F2D9-4E80-D04E-84ED-DF8A6D8B273E}"/>
  </w:font>
  <w:font w:name="Calibri">
    <w:panose1 w:val="020F0502020204030204"/>
    <w:charset w:val="00"/>
    <w:family w:val="swiss"/>
    <w:pitch w:val="variable"/>
    <w:sig w:usb0="E4002EFF" w:usb1="C200247B" w:usb2="00000009" w:usb3="00000000" w:csb0="000001FF" w:csb1="00000000"/>
    <w:embedRegular r:id="rId6" w:fontKey="{DE19CA00-12D6-1647-AD54-AFF87D61787F}"/>
    <w:embedBold r:id="rId7" w:fontKey="{8E6963DF-D3FA-6F4B-BDBA-EB20C89C782C}"/>
    <w:embedItalic r:id="rId8" w:fontKey="{F6CA4939-C0A7-0B45-BEEF-BACF0E5757F4}"/>
    <w:embedBoldItalic r:id="rId9" w:fontKey="{887B2174-26F9-C846-A3F2-0A737BF45905}"/>
  </w:font>
  <w:font w:name="Georgia">
    <w:panose1 w:val="02040502050405020303"/>
    <w:charset w:val="00"/>
    <w:family w:val="roman"/>
    <w:pitch w:val="variable"/>
    <w:sig w:usb0="00000287" w:usb1="00000000" w:usb2="00000000" w:usb3="00000000" w:csb0="0000009F" w:csb1="00000000"/>
    <w:embedItalic r:id="rId10" w:fontKey="{52A327FA-832E-1540-BA6F-69DA8F84DA65}"/>
  </w:font>
  <w:font w:name="Cambria">
    <w:panose1 w:val="02040503050406030204"/>
    <w:charset w:val="00"/>
    <w:family w:val="roman"/>
    <w:pitch w:val="variable"/>
    <w:sig w:usb0="E00006FF" w:usb1="420024FF" w:usb2="02000000" w:usb3="00000000" w:csb0="0000019F" w:csb1="00000000"/>
    <w:embedRegular r:id="rId11" w:fontKey="{50215DD7-EA56-6E49-A2F3-2742BF071D25}"/>
    <w:embedBold r:id="rId12" w:fontKey="{BEDC4634-246D-3F48-8D4B-E2D5BBEC4696}"/>
    <w:embedItalic r:id="rId13" w:fontKey="{A07967C6-2983-CA4E-A01D-BB525598FB72}"/>
  </w:font>
  <w:font w:name="Arial">
    <w:panose1 w:val="020B0604020202020204"/>
    <w:charset w:val="00"/>
    <w:family w:val="swiss"/>
    <w:pitch w:val="variable"/>
    <w:sig w:usb0="E0002EFF" w:usb1="C000785B" w:usb2="00000009" w:usb3="00000000" w:csb0="000001FF" w:csb1="00000000"/>
    <w:embedRegular r:id="rId14" w:fontKey="{E52A5816-40C0-4D43-8359-ED4DC8CC1B24}"/>
    <w:embedBold r:id="rId15" w:fontKey="{17253E37-F94E-A641-ADAD-0F26CBAD36BF}"/>
    <w:embedItalic r:id="rId16" w:fontKey="{A589B59B-FFC5-5842-8CFA-B3C5BFA3542A}"/>
  </w:font>
  <w:font w:name="Cambria Math">
    <w:panose1 w:val="02040503050406030204"/>
    <w:charset w:val="00"/>
    <w:family w:val="roman"/>
    <w:pitch w:val="variable"/>
    <w:sig w:usb0="E00002FF" w:usb1="420024FF" w:usb2="00000000" w:usb3="00000000" w:csb0="0000019F" w:csb1="00000000"/>
    <w:embedRegular r:id="rId17" w:fontKey="{FDAEFC35-DA8E-C14A-9D5E-EA09325F8177}"/>
    <w:embedItalic r:id="rId18" w:fontKey="{0E29D8E4-E010-C64A-9A65-292F0A06A124}"/>
    <w:embedBoldItalic r:id="rId19" w:fontKey="{D5D12494-40C2-1F47-A556-E6A94B07ABE5}"/>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embedRegular r:id="rId21" w:fontKey="{97532BDD-C862-2B41-BC2A-B879838344F2}"/>
    <w:embedItalic r:id="rId22" w:fontKey="{AD5AF70D-ECFA-E44E-8908-B84101D3CD68}"/>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5E3D3B"/>
    <w:multiLevelType w:val="hybridMultilevel"/>
    <w:tmpl w:val="DF287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B65621A"/>
    <w:multiLevelType w:val="hybridMultilevel"/>
    <w:tmpl w:val="D58283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5120472"/>
    <w:multiLevelType w:val="hybridMultilevel"/>
    <w:tmpl w:val="8F5ADA5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F664375"/>
    <w:multiLevelType w:val="hybridMultilevel"/>
    <w:tmpl w:val="3F540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E91853"/>
    <w:multiLevelType w:val="hybridMultilevel"/>
    <w:tmpl w:val="765AC01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3262251"/>
    <w:multiLevelType w:val="hybridMultilevel"/>
    <w:tmpl w:val="66927D3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2B3C4BBA"/>
    <w:multiLevelType w:val="multilevel"/>
    <w:tmpl w:val="A49A3040"/>
    <w:lvl w:ilvl="0">
      <w:start w:val="1"/>
      <w:numFmt w:val="decimal"/>
      <w:lvlText w:val="%1."/>
      <w:lvlJc w:val="left"/>
      <w:pPr>
        <w:tabs>
          <w:tab w:val="num" w:pos="360"/>
        </w:tabs>
        <w:ind w:left="360" w:hanging="360"/>
      </w:pPr>
      <w:rPr>
        <w:rFonts w:ascii="Calibri" w:eastAsia="Calibri" w:hAnsi="Calibri" w:cs="Calibri"/>
        <w:b w:val="0"/>
        <w:bCs w:val="0"/>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31055A29"/>
    <w:multiLevelType w:val="hybridMultilevel"/>
    <w:tmpl w:val="765AC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DA051C"/>
    <w:multiLevelType w:val="hybridMultilevel"/>
    <w:tmpl w:val="E72C0D4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342C2FBC"/>
    <w:multiLevelType w:val="multilevel"/>
    <w:tmpl w:val="A49A3040"/>
    <w:lvl w:ilvl="0">
      <w:start w:val="1"/>
      <w:numFmt w:val="decimal"/>
      <w:lvlText w:val="%1."/>
      <w:lvlJc w:val="left"/>
      <w:pPr>
        <w:tabs>
          <w:tab w:val="num" w:pos="360"/>
        </w:tabs>
        <w:ind w:left="360" w:hanging="360"/>
      </w:pPr>
      <w:rPr>
        <w:rFonts w:ascii="Calibri" w:eastAsia="Calibri" w:hAnsi="Calibri" w:cs="Calibri"/>
        <w:b w:val="0"/>
        <w:bCs w:val="0"/>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344203E7"/>
    <w:multiLevelType w:val="hybridMultilevel"/>
    <w:tmpl w:val="152449B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350677DC"/>
    <w:multiLevelType w:val="hybridMultilevel"/>
    <w:tmpl w:val="5BECE22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366D232D"/>
    <w:multiLevelType w:val="hybridMultilevel"/>
    <w:tmpl w:val="F0EE59D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37DE073B"/>
    <w:multiLevelType w:val="multilevel"/>
    <w:tmpl w:val="9CC6CB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BF2F00"/>
    <w:multiLevelType w:val="hybridMultilevel"/>
    <w:tmpl w:val="C2AAAB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B6428"/>
    <w:multiLevelType w:val="hybridMultilevel"/>
    <w:tmpl w:val="8F5ADA5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40ED09BF"/>
    <w:multiLevelType w:val="multilevel"/>
    <w:tmpl w:val="A49A3040"/>
    <w:lvl w:ilvl="0">
      <w:start w:val="1"/>
      <w:numFmt w:val="decimal"/>
      <w:lvlText w:val="%1."/>
      <w:lvlJc w:val="left"/>
      <w:pPr>
        <w:tabs>
          <w:tab w:val="num" w:pos="360"/>
        </w:tabs>
        <w:ind w:left="360" w:hanging="360"/>
      </w:pPr>
      <w:rPr>
        <w:rFonts w:ascii="Calibri" w:eastAsia="Calibri" w:hAnsi="Calibri" w:cs="Calibri" w:hint="default"/>
        <w:b w:val="0"/>
        <w:bCs w:val="0"/>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52A1938"/>
    <w:multiLevelType w:val="multilevel"/>
    <w:tmpl w:val="A49A3040"/>
    <w:lvl w:ilvl="0">
      <w:start w:val="1"/>
      <w:numFmt w:val="decimal"/>
      <w:lvlText w:val="%1."/>
      <w:lvlJc w:val="left"/>
      <w:pPr>
        <w:tabs>
          <w:tab w:val="num" w:pos="360"/>
        </w:tabs>
        <w:ind w:left="360" w:hanging="360"/>
      </w:pPr>
      <w:rPr>
        <w:rFonts w:ascii="Calibri" w:eastAsia="Calibri" w:hAnsi="Calibri" w:cs="Calibri" w:hint="default"/>
        <w:b w:val="0"/>
        <w:bCs w:val="0"/>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46EE61B8"/>
    <w:multiLevelType w:val="hybridMultilevel"/>
    <w:tmpl w:val="70A04C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94D4FAE"/>
    <w:multiLevelType w:val="multilevel"/>
    <w:tmpl w:val="A49A3040"/>
    <w:lvl w:ilvl="0">
      <w:start w:val="1"/>
      <w:numFmt w:val="decimal"/>
      <w:lvlText w:val="%1."/>
      <w:lvlJc w:val="left"/>
      <w:pPr>
        <w:tabs>
          <w:tab w:val="num" w:pos="360"/>
        </w:tabs>
        <w:ind w:left="360" w:hanging="360"/>
      </w:pPr>
      <w:rPr>
        <w:rFonts w:ascii="Calibri" w:eastAsia="Calibri" w:hAnsi="Calibri" w:cs="Calibri" w:hint="default"/>
        <w:b w:val="0"/>
        <w:bCs w:val="0"/>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D630AB6"/>
    <w:multiLevelType w:val="hybridMultilevel"/>
    <w:tmpl w:val="0CA8C37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4DC00FA6"/>
    <w:multiLevelType w:val="multilevel"/>
    <w:tmpl w:val="090C6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5B4FA2"/>
    <w:multiLevelType w:val="hybridMultilevel"/>
    <w:tmpl w:val="765AC0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2A124A7"/>
    <w:multiLevelType w:val="hybridMultilevel"/>
    <w:tmpl w:val="E38CEE2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C72A8F"/>
    <w:multiLevelType w:val="hybridMultilevel"/>
    <w:tmpl w:val="FCBE9E7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5633350C"/>
    <w:multiLevelType w:val="hybridMultilevel"/>
    <w:tmpl w:val="F0EE59D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59863353"/>
    <w:multiLevelType w:val="hybridMultilevel"/>
    <w:tmpl w:val="8F5ADA5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5DB662F5"/>
    <w:multiLevelType w:val="hybridMultilevel"/>
    <w:tmpl w:val="CED42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610D65"/>
    <w:multiLevelType w:val="hybridMultilevel"/>
    <w:tmpl w:val="CBB2115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64AF67BA"/>
    <w:multiLevelType w:val="hybridMultilevel"/>
    <w:tmpl w:val="529A3E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8722C84"/>
    <w:multiLevelType w:val="hybridMultilevel"/>
    <w:tmpl w:val="70A04C2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AF91F5C"/>
    <w:multiLevelType w:val="hybridMultilevel"/>
    <w:tmpl w:val="32A65AB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70AE0CE3"/>
    <w:multiLevelType w:val="multilevel"/>
    <w:tmpl w:val="9CC6CB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2407E6"/>
    <w:multiLevelType w:val="hybridMultilevel"/>
    <w:tmpl w:val="653C2E7E"/>
    <w:lvl w:ilvl="0" w:tplc="0D6EB294">
      <w:start w:val="1"/>
      <w:numFmt w:val="decimal"/>
      <w:lvlText w:val="%1."/>
      <w:lvlJc w:val="left"/>
      <w:pPr>
        <w:ind w:left="360" w:hanging="360"/>
      </w:pPr>
    </w:lvl>
    <w:lvl w:ilvl="1" w:tplc="49DE4306">
      <w:start w:val="1"/>
      <w:numFmt w:val="decimal"/>
      <w:lvlText w:val="%2."/>
      <w:lvlJc w:val="left"/>
      <w:pPr>
        <w:ind w:left="360" w:hanging="360"/>
      </w:pPr>
    </w:lvl>
    <w:lvl w:ilvl="2" w:tplc="BC92D98A">
      <w:start w:val="1"/>
      <w:numFmt w:val="decimal"/>
      <w:lvlText w:val="%3."/>
      <w:lvlJc w:val="left"/>
      <w:pPr>
        <w:ind w:left="360" w:hanging="360"/>
      </w:pPr>
    </w:lvl>
    <w:lvl w:ilvl="3" w:tplc="36D64228">
      <w:start w:val="1"/>
      <w:numFmt w:val="decimal"/>
      <w:lvlText w:val="%4."/>
      <w:lvlJc w:val="left"/>
      <w:pPr>
        <w:ind w:left="360" w:hanging="360"/>
      </w:pPr>
    </w:lvl>
    <w:lvl w:ilvl="4" w:tplc="65165B8A">
      <w:start w:val="1"/>
      <w:numFmt w:val="decimal"/>
      <w:lvlText w:val="%5."/>
      <w:lvlJc w:val="left"/>
      <w:pPr>
        <w:ind w:left="360" w:hanging="360"/>
      </w:pPr>
    </w:lvl>
    <w:lvl w:ilvl="5" w:tplc="24620F24">
      <w:start w:val="1"/>
      <w:numFmt w:val="decimal"/>
      <w:lvlText w:val="%6."/>
      <w:lvlJc w:val="left"/>
      <w:pPr>
        <w:ind w:left="360" w:hanging="360"/>
      </w:pPr>
    </w:lvl>
    <w:lvl w:ilvl="6" w:tplc="492CABA8">
      <w:start w:val="1"/>
      <w:numFmt w:val="decimal"/>
      <w:lvlText w:val="%7."/>
      <w:lvlJc w:val="left"/>
      <w:pPr>
        <w:ind w:left="360" w:hanging="360"/>
      </w:pPr>
    </w:lvl>
    <w:lvl w:ilvl="7" w:tplc="E2627994">
      <w:start w:val="1"/>
      <w:numFmt w:val="decimal"/>
      <w:lvlText w:val="%8."/>
      <w:lvlJc w:val="left"/>
      <w:pPr>
        <w:ind w:left="360" w:hanging="360"/>
      </w:pPr>
    </w:lvl>
    <w:lvl w:ilvl="8" w:tplc="A4583E36">
      <w:start w:val="1"/>
      <w:numFmt w:val="decimal"/>
      <w:lvlText w:val="%9."/>
      <w:lvlJc w:val="left"/>
      <w:pPr>
        <w:ind w:left="360" w:hanging="360"/>
      </w:pPr>
    </w:lvl>
  </w:abstractNum>
  <w:num w:numId="1" w16cid:durableId="110632253">
    <w:abstractNumId w:val="21"/>
  </w:num>
  <w:num w:numId="2" w16cid:durableId="1504051982">
    <w:abstractNumId w:val="29"/>
  </w:num>
  <w:num w:numId="3" w16cid:durableId="1970014333">
    <w:abstractNumId w:val="23"/>
  </w:num>
  <w:num w:numId="4" w16cid:durableId="359546744">
    <w:abstractNumId w:val="3"/>
  </w:num>
  <w:num w:numId="5" w16cid:durableId="501774469">
    <w:abstractNumId w:val="32"/>
  </w:num>
  <w:num w:numId="6" w16cid:durableId="2071226012">
    <w:abstractNumId w:val="14"/>
  </w:num>
  <w:num w:numId="7" w16cid:durableId="83655227">
    <w:abstractNumId w:val="1"/>
  </w:num>
  <w:num w:numId="8" w16cid:durableId="741148212">
    <w:abstractNumId w:val="13"/>
  </w:num>
  <w:num w:numId="9" w16cid:durableId="920412781">
    <w:abstractNumId w:val="9"/>
  </w:num>
  <w:num w:numId="10" w16cid:durableId="84152166">
    <w:abstractNumId w:val="16"/>
  </w:num>
  <w:num w:numId="11" w16cid:durableId="880166910">
    <w:abstractNumId w:val="17"/>
  </w:num>
  <w:num w:numId="12" w16cid:durableId="1961835354">
    <w:abstractNumId w:val="6"/>
  </w:num>
  <w:num w:numId="13" w16cid:durableId="155998132">
    <w:abstractNumId w:val="27"/>
  </w:num>
  <w:num w:numId="14" w16cid:durableId="2058120847">
    <w:abstractNumId w:val="7"/>
  </w:num>
  <w:num w:numId="15" w16cid:durableId="1160582289">
    <w:abstractNumId w:val="22"/>
  </w:num>
  <w:num w:numId="16" w16cid:durableId="949237786">
    <w:abstractNumId w:val="5"/>
  </w:num>
  <w:num w:numId="17" w16cid:durableId="1751273845">
    <w:abstractNumId w:val="24"/>
  </w:num>
  <w:num w:numId="18" w16cid:durableId="79060882">
    <w:abstractNumId w:val="28"/>
  </w:num>
  <w:num w:numId="19" w16cid:durableId="164827425">
    <w:abstractNumId w:val="11"/>
  </w:num>
  <w:num w:numId="20" w16cid:durableId="386804974">
    <w:abstractNumId w:val="15"/>
  </w:num>
  <w:num w:numId="21" w16cid:durableId="467481920">
    <w:abstractNumId w:val="20"/>
  </w:num>
  <w:num w:numId="22" w16cid:durableId="1146973708">
    <w:abstractNumId w:val="8"/>
  </w:num>
  <w:num w:numId="23" w16cid:durableId="1435705513">
    <w:abstractNumId w:val="31"/>
  </w:num>
  <w:num w:numId="24" w16cid:durableId="1486773737">
    <w:abstractNumId w:val="0"/>
  </w:num>
  <w:num w:numId="25" w16cid:durableId="1265844666">
    <w:abstractNumId w:val="18"/>
  </w:num>
  <w:num w:numId="26" w16cid:durableId="1968926179">
    <w:abstractNumId w:val="30"/>
  </w:num>
  <w:num w:numId="27" w16cid:durableId="646667083">
    <w:abstractNumId w:val="26"/>
  </w:num>
  <w:num w:numId="28" w16cid:durableId="426004868">
    <w:abstractNumId w:val="33"/>
  </w:num>
  <w:num w:numId="29" w16cid:durableId="32316102">
    <w:abstractNumId w:val="19"/>
  </w:num>
  <w:num w:numId="30" w16cid:durableId="1830556160">
    <w:abstractNumId w:val="4"/>
  </w:num>
  <w:num w:numId="31" w16cid:durableId="905409335">
    <w:abstractNumId w:val="2"/>
  </w:num>
  <w:num w:numId="32" w16cid:durableId="904224739">
    <w:abstractNumId w:val="12"/>
  </w:num>
  <w:num w:numId="33" w16cid:durableId="1536886753">
    <w:abstractNumId w:val="25"/>
  </w:num>
  <w:num w:numId="34" w16cid:durableId="1855722388">
    <w:abstractNumId w:val="10"/>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anielle Stantoznik">
    <w15:presenceInfo w15:providerId="AD" w15:userId="S::Danielle.Stantoznik@greatminds.org::7e9bceea-499f-482b-82de-484ae48fa658"/>
  </w15:person>
  <w15:person w15:author="Raena King">
    <w15:presenceInfo w15:providerId="AD" w15:userId="S::Raena.King@greatminds.org::0c9a020c-861c-46ac-8416-f14de917518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47A"/>
    <w:rsid w:val="0000443F"/>
    <w:rsid w:val="0000474C"/>
    <w:rsid w:val="000048F0"/>
    <w:rsid w:val="000054E9"/>
    <w:rsid w:val="0000652B"/>
    <w:rsid w:val="00007A7B"/>
    <w:rsid w:val="0001076B"/>
    <w:rsid w:val="00011A20"/>
    <w:rsid w:val="00012EA2"/>
    <w:rsid w:val="00013460"/>
    <w:rsid w:val="00013AFE"/>
    <w:rsid w:val="00013F94"/>
    <w:rsid w:val="0001600E"/>
    <w:rsid w:val="00017293"/>
    <w:rsid w:val="000173E2"/>
    <w:rsid w:val="000175F4"/>
    <w:rsid w:val="00020092"/>
    <w:rsid w:val="00021124"/>
    <w:rsid w:val="00025121"/>
    <w:rsid w:val="00026A37"/>
    <w:rsid w:val="0002753A"/>
    <w:rsid w:val="000303A5"/>
    <w:rsid w:val="000303F2"/>
    <w:rsid w:val="00030EC8"/>
    <w:rsid w:val="000313FF"/>
    <w:rsid w:val="00031888"/>
    <w:rsid w:val="00031D31"/>
    <w:rsid w:val="000326BD"/>
    <w:rsid w:val="000329F5"/>
    <w:rsid w:val="00032B81"/>
    <w:rsid w:val="00033083"/>
    <w:rsid w:val="00034A57"/>
    <w:rsid w:val="00034F7B"/>
    <w:rsid w:val="0003563B"/>
    <w:rsid w:val="00040687"/>
    <w:rsid w:val="00041A0A"/>
    <w:rsid w:val="00042B48"/>
    <w:rsid w:val="0004333B"/>
    <w:rsid w:val="00044EDA"/>
    <w:rsid w:val="00046D10"/>
    <w:rsid w:val="00047447"/>
    <w:rsid w:val="000478EA"/>
    <w:rsid w:val="000507EE"/>
    <w:rsid w:val="00051C3A"/>
    <w:rsid w:val="00052019"/>
    <w:rsid w:val="00052E88"/>
    <w:rsid w:val="00055FD0"/>
    <w:rsid w:val="00057798"/>
    <w:rsid w:val="00060DF0"/>
    <w:rsid w:val="000616DE"/>
    <w:rsid w:val="00061D92"/>
    <w:rsid w:val="000635BC"/>
    <w:rsid w:val="00063DA6"/>
    <w:rsid w:val="00063F12"/>
    <w:rsid w:val="00066B38"/>
    <w:rsid w:val="0007073B"/>
    <w:rsid w:val="000720B1"/>
    <w:rsid w:val="00072129"/>
    <w:rsid w:val="00077776"/>
    <w:rsid w:val="000778C7"/>
    <w:rsid w:val="000778F4"/>
    <w:rsid w:val="00080D30"/>
    <w:rsid w:val="00084872"/>
    <w:rsid w:val="00084C0D"/>
    <w:rsid w:val="00085A88"/>
    <w:rsid w:val="00085A90"/>
    <w:rsid w:val="00085C4C"/>
    <w:rsid w:val="00086B12"/>
    <w:rsid w:val="00086E15"/>
    <w:rsid w:val="00086E70"/>
    <w:rsid w:val="00087021"/>
    <w:rsid w:val="00087089"/>
    <w:rsid w:val="000910AF"/>
    <w:rsid w:val="00091AEC"/>
    <w:rsid w:val="000921B1"/>
    <w:rsid w:val="00092BCF"/>
    <w:rsid w:val="00094563"/>
    <w:rsid w:val="00095329"/>
    <w:rsid w:val="0009757D"/>
    <w:rsid w:val="00097CA0"/>
    <w:rsid w:val="000A0ACA"/>
    <w:rsid w:val="000A235C"/>
    <w:rsid w:val="000A2618"/>
    <w:rsid w:val="000A4AF9"/>
    <w:rsid w:val="000A5026"/>
    <w:rsid w:val="000B13FD"/>
    <w:rsid w:val="000B16FA"/>
    <w:rsid w:val="000B2832"/>
    <w:rsid w:val="000B3350"/>
    <w:rsid w:val="000B38AD"/>
    <w:rsid w:val="000B3AE6"/>
    <w:rsid w:val="000B6AE2"/>
    <w:rsid w:val="000B6EE0"/>
    <w:rsid w:val="000C0B22"/>
    <w:rsid w:val="000C0DA9"/>
    <w:rsid w:val="000C12B3"/>
    <w:rsid w:val="000C29F7"/>
    <w:rsid w:val="000C5329"/>
    <w:rsid w:val="000C612E"/>
    <w:rsid w:val="000C65DC"/>
    <w:rsid w:val="000D0326"/>
    <w:rsid w:val="000D068A"/>
    <w:rsid w:val="000D2A73"/>
    <w:rsid w:val="000D2F05"/>
    <w:rsid w:val="000D3614"/>
    <w:rsid w:val="000D3DB7"/>
    <w:rsid w:val="000D3DE6"/>
    <w:rsid w:val="000D3E7D"/>
    <w:rsid w:val="000D4AE1"/>
    <w:rsid w:val="000D53CD"/>
    <w:rsid w:val="000D575F"/>
    <w:rsid w:val="000D5F17"/>
    <w:rsid w:val="000D6018"/>
    <w:rsid w:val="000D6AA3"/>
    <w:rsid w:val="000D77FC"/>
    <w:rsid w:val="000D7CA0"/>
    <w:rsid w:val="000E12DF"/>
    <w:rsid w:val="000E19B7"/>
    <w:rsid w:val="000E29F6"/>
    <w:rsid w:val="000E2B17"/>
    <w:rsid w:val="000E4D63"/>
    <w:rsid w:val="000F0CB6"/>
    <w:rsid w:val="000F147F"/>
    <w:rsid w:val="000F201B"/>
    <w:rsid w:val="000F3226"/>
    <w:rsid w:val="000F4444"/>
    <w:rsid w:val="000F49AB"/>
    <w:rsid w:val="000F5E59"/>
    <w:rsid w:val="000F6202"/>
    <w:rsid w:val="000F6B71"/>
    <w:rsid w:val="00100B0C"/>
    <w:rsid w:val="00101014"/>
    <w:rsid w:val="00101882"/>
    <w:rsid w:val="0010271F"/>
    <w:rsid w:val="001043CE"/>
    <w:rsid w:val="001107F6"/>
    <w:rsid w:val="00112008"/>
    <w:rsid w:val="0011207F"/>
    <w:rsid w:val="001124A6"/>
    <w:rsid w:val="00112A39"/>
    <w:rsid w:val="00114077"/>
    <w:rsid w:val="00114C2C"/>
    <w:rsid w:val="00116B16"/>
    <w:rsid w:val="00116F5D"/>
    <w:rsid w:val="00117994"/>
    <w:rsid w:val="00121673"/>
    <w:rsid w:val="00122B82"/>
    <w:rsid w:val="00124050"/>
    <w:rsid w:val="0012462A"/>
    <w:rsid w:val="00124CE1"/>
    <w:rsid w:val="001255B3"/>
    <w:rsid w:val="00126FFC"/>
    <w:rsid w:val="00127184"/>
    <w:rsid w:val="001307E0"/>
    <w:rsid w:val="00132442"/>
    <w:rsid w:val="00132B51"/>
    <w:rsid w:val="0013564A"/>
    <w:rsid w:val="001371F5"/>
    <w:rsid w:val="00140D7D"/>
    <w:rsid w:val="00141398"/>
    <w:rsid w:val="00141524"/>
    <w:rsid w:val="0014241A"/>
    <w:rsid w:val="001433A0"/>
    <w:rsid w:val="001439D8"/>
    <w:rsid w:val="001448D8"/>
    <w:rsid w:val="00150997"/>
    <w:rsid w:val="00151178"/>
    <w:rsid w:val="00152601"/>
    <w:rsid w:val="00152F45"/>
    <w:rsid w:val="00153A66"/>
    <w:rsid w:val="001564AA"/>
    <w:rsid w:val="00157BAE"/>
    <w:rsid w:val="00157DDE"/>
    <w:rsid w:val="0016147A"/>
    <w:rsid w:val="001614B5"/>
    <w:rsid w:val="00161DAF"/>
    <w:rsid w:val="00162EF9"/>
    <w:rsid w:val="0016531A"/>
    <w:rsid w:val="00165339"/>
    <w:rsid w:val="00167430"/>
    <w:rsid w:val="00167727"/>
    <w:rsid w:val="001677E6"/>
    <w:rsid w:val="00170A02"/>
    <w:rsid w:val="00171FA0"/>
    <w:rsid w:val="00173A38"/>
    <w:rsid w:val="00173DF5"/>
    <w:rsid w:val="00173EB7"/>
    <w:rsid w:val="00174EA4"/>
    <w:rsid w:val="00174FD7"/>
    <w:rsid w:val="00176713"/>
    <w:rsid w:val="00180F53"/>
    <w:rsid w:val="00182841"/>
    <w:rsid w:val="00182945"/>
    <w:rsid w:val="0018329B"/>
    <w:rsid w:val="0018359C"/>
    <w:rsid w:val="00184275"/>
    <w:rsid w:val="00184511"/>
    <w:rsid w:val="0018559D"/>
    <w:rsid w:val="00187678"/>
    <w:rsid w:val="00187CD5"/>
    <w:rsid w:val="00187F1D"/>
    <w:rsid w:val="00190BD4"/>
    <w:rsid w:val="00191EE5"/>
    <w:rsid w:val="00192424"/>
    <w:rsid w:val="00195D35"/>
    <w:rsid w:val="00196373"/>
    <w:rsid w:val="00197302"/>
    <w:rsid w:val="001A00D3"/>
    <w:rsid w:val="001A04AC"/>
    <w:rsid w:val="001A1480"/>
    <w:rsid w:val="001A3391"/>
    <w:rsid w:val="001A33A7"/>
    <w:rsid w:val="001A4985"/>
    <w:rsid w:val="001A7500"/>
    <w:rsid w:val="001B089E"/>
    <w:rsid w:val="001B0BBD"/>
    <w:rsid w:val="001B42B0"/>
    <w:rsid w:val="001B4E62"/>
    <w:rsid w:val="001B7830"/>
    <w:rsid w:val="001C2256"/>
    <w:rsid w:val="001C43BC"/>
    <w:rsid w:val="001C4D36"/>
    <w:rsid w:val="001C4F03"/>
    <w:rsid w:val="001C6533"/>
    <w:rsid w:val="001C724D"/>
    <w:rsid w:val="001D162D"/>
    <w:rsid w:val="001D4B1D"/>
    <w:rsid w:val="001D583B"/>
    <w:rsid w:val="001D7898"/>
    <w:rsid w:val="001D7A6E"/>
    <w:rsid w:val="001E36FC"/>
    <w:rsid w:val="001E5762"/>
    <w:rsid w:val="001E6EFC"/>
    <w:rsid w:val="001E74AA"/>
    <w:rsid w:val="001E77E6"/>
    <w:rsid w:val="001E7BB8"/>
    <w:rsid w:val="001E7EDD"/>
    <w:rsid w:val="001F2408"/>
    <w:rsid w:val="001F33F5"/>
    <w:rsid w:val="001F5AF6"/>
    <w:rsid w:val="001F5D48"/>
    <w:rsid w:val="001F77B6"/>
    <w:rsid w:val="00200B61"/>
    <w:rsid w:val="002034B2"/>
    <w:rsid w:val="00203848"/>
    <w:rsid w:val="0020527F"/>
    <w:rsid w:val="0020561E"/>
    <w:rsid w:val="0020627B"/>
    <w:rsid w:val="00210D57"/>
    <w:rsid w:val="0021167E"/>
    <w:rsid w:val="00211BB4"/>
    <w:rsid w:val="00212D6B"/>
    <w:rsid w:val="00214160"/>
    <w:rsid w:val="00214411"/>
    <w:rsid w:val="00215063"/>
    <w:rsid w:val="00216BDD"/>
    <w:rsid w:val="00217CAC"/>
    <w:rsid w:val="002208C1"/>
    <w:rsid w:val="00220FC9"/>
    <w:rsid w:val="00222190"/>
    <w:rsid w:val="00223C69"/>
    <w:rsid w:val="0022430F"/>
    <w:rsid w:val="002247AE"/>
    <w:rsid w:val="00225222"/>
    <w:rsid w:val="00225E53"/>
    <w:rsid w:val="00230036"/>
    <w:rsid w:val="00230198"/>
    <w:rsid w:val="00230577"/>
    <w:rsid w:val="002316A3"/>
    <w:rsid w:val="00232643"/>
    <w:rsid w:val="00232F0F"/>
    <w:rsid w:val="002339DB"/>
    <w:rsid w:val="002344AB"/>
    <w:rsid w:val="002347B9"/>
    <w:rsid w:val="00242F8C"/>
    <w:rsid w:val="00244620"/>
    <w:rsid w:val="0024554C"/>
    <w:rsid w:val="0024740D"/>
    <w:rsid w:val="0025089C"/>
    <w:rsid w:val="00253ADB"/>
    <w:rsid w:val="00256C62"/>
    <w:rsid w:val="00257288"/>
    <w:rsid w:val="00257586"/>
    <w:rsid w:val="002614E2"/>
    <w:rsid w:val="00262016"/>
    <w:rsid w:val="0026368A"/>
    <w:rsid w:val="0026482B"/>
    <w:rsid w:val="00264AED"/>
    <w:rsid w:val="00264BC3"/>
    <w:rsid w:val="00265B1F"/>
    <w:rsid w:val="0026770F"/>
    <w:rsid w:val="00271086"/>
    <w:rsid w:val="00271CE4"/>
    <w:rsid w:val="0027399A"/>
    <w:rsid w:val="002741B9"/>
    <w:rsid w:val="00276AAB"/>
    <w:rsid w:val="00277DE0"/>
    <w:rsid w:val="00280BED"/>
    <w:rsid w:val="0028199A"/>
    <w:rsid w:val="00281BC2"/>
    <w:rsid w:val="00283467"/>
    <w:rsid w:val="00284434"/>
    <w:rsid w:val="0028716A"/>
    <w:rsid w:val="002902B6"/>
    <w:rsid w:val="00290737"/>
    <w:rsid w:val="00291331"/>
    <w:rsid w:val="00291445"/>
    <w:rsid w:val="0029242A"/>
    <w:rsid w:val="00292CC6"/>
    <w:rsid w:val="00294884"/>
    <w:rsid w:val="00294F81"/>
    <w:rsid w:val="002960F5"/>
    <w:rsid w:val="0029670C"/>
    <w:rsid w:val="0029737F"/>
    <w:rsid w:val="00297DF5"/>
    <w:rsid w:val="002A021F"/>
    <w:rsid w:val="002A0E77"/>
    <w:rsid w:val="002A1A55"/>
    <w:rsid w:val="002A297C"/>
    <w:rsid w:val="002A355C"/>
    <w:rsid w:val="002A4B5F"/>
    <w:rsid w:val="002A65B0"/>
    <w:rsid w:val="002A6AE7"/>
    <w:rsid w:val="002B1108"/>
    <w:rsid w:val="002B16BE"/>
    <w:rsid w:val="002B1BF3"/>
    <w:rsid w:val="002B2D78"/>
    <w:rsid w:val="002B333F"/>
    <w:rsid w:val="002B418B"/>
    <w:rsid w:val="002C0F24"/>
    <w:rsid w:val="002C3315"/>
    <w:rsid w:val="002C44D4"/>
    <w:rsid w:val="002C4B8D"/>
    <w:rsid w:val="002C5486"/>
    <w:rsid w:val="002C591F"/>
    <w:rsid w:val="002C5F2D"/>
    <w:rsid w:val="002C6ACA"/>
    <w:rsid w:val="002C7D1C"/>
    <w:rsid w:val="002D036A"/>
    <w:rsid w:val="002D0AF6"/>
    <w:rsid w:val="002D2C31"/>
    <w:rsid w:val="002D38B5"/>
    <w:rsid w:val="002D399C"/>
    <w:rsid w:val="002D3E26"/>
    <w:rsid w:val="002D6810"/>
    <w:rsid w:val="002D7055"/>
    <w:rsid w:val="002D74A3"/>
    <w:rsid w:val="002E14F4"/>
    <w:rsid w:val="002E2C4D"/>
    <w:rsid w:val="002E391B"/>
    <w:rsid w:val="002E3CCE"/>
    <w:rsid w:val="002E426A"/>
    <w:rsid w:val="002E462F"/>
    <w:rsid w:val="002E57F8"/>
    <w:rsid w:val="002E5E46"/>
    <w:rsid w:val="002E6F0A"/>
    <w:rsid w:val="002E7169"/>
    <w:rsid w:val="002E7749"/>
    <w:rsid w:val="002F18D1"/>
    <w:rsid w:val="002F2100"/>
    <w:rsid w:val="002F27D5"/>
    <w:rsid w:val="002F2E84"/>
    <w:rsid w:val="002F5580"/>
    <w:rsid w:val="002F5879"/>
    <w:rsid w:val="002F5EFC"/>
    <w:rsid w:val="00302462"/>
    <w:rsid w:val="003026C6"/>
    <w:rsid w:val="0030467C"/>
    <w:rsid w:val="00305AC7"/>
    <w:rsid w:val="00306B57"/>
    <w:rsid w:val="0030794C"/>
    <w:rsid w:val="003101B4"/>
    <w:rsid w:val="00311CF8"/>
    <w:rsid w:val="00311D7B"/>
    <w:rsid w:val="00313F6D"/>
    <w:rsid w:val="00314391"/>
    <w:rsid w:val="003148EB"/>
    <w:rsid w:val="003160A4"/>
    <w:rsid w:val="0031614F"/>
    <w:rsid w:val="00316AE4"/>
    <w:rsid w:val="00320871"/>
    <w:rsid w:val="003209B8"/>
    <w:rsid w:val="00322468"/>
    <w:rsid w:val="00322B18"/>
    <w:rsid w:val="00324FDD"/>
    <w:rsid w:val="003257C1"/>
    <w:rsid w:val="00326307"/>
    <w:rsid w:val="00326A5D"/>
    <w:rsid w:val="00327691"/>
    <w:rsid w:val="00330E5B"/>
    <w:rsid w:val="003315D6"/>
    <w:rsid w:val="00332F1E"/>
    <w:rsid w:val="0033344D"/>
    <w:rsid w:val="003374DA"/>
    <w:rsid w:val="00340F06"/>
    <w:rsid w:val="00340F60"/>
    <w:rsid w:val="003421AA"/>
    <w:rsid w:val="003426B7"/>
    <w:rsid w:val="003428B6"/>
    <w:rsid w:val="00344A24"/>
    <w:rsid w:val="00345CDB"/>
    <w:rsid w:val="00345CF9"/>
    <w:rsid w:val="0034795A"/>
    <w:rsid w:val="0035029D"/>
    <w:rsid w:val="00351A0A"/>
    <w:rsid w:val="00354B64"/>
    <w:rsid w:val="00354B88"/>
    <w:rsid w:val="0035528F"/>
    <w:rsid w:val="003559BB"/>
    <w:rsid w:val="003560EA"/>
    <w:rsid w:val="003617B3"/>
    <w:rsid w:val="003623B5"/>
    <w:rsid w:val="003624BC"/>
    <w:rsid w:val="0036433A"/>
    <w:rsid w:val="0036507A"/>
    <w:rsid w:val="0036728D"/>
    <w:rsid w:val="00367309"/>
    <w:rsid w:val="00367AA6"/>
    <w:rsid w:val="003703A6"/>
    <w:rsid w:val="00372658"/>
    <w:rsid w:val="00373C31"/>
    <w:rsid w:val="00374316"/>
    <w:rsid w:val="0037655A"/>
    <w:rsid w:val="00377560"/>
    <w:rsid w:val="00380895"/>
    <w:rsid w:val="00380989"/>
    <w:rsid w:val="00380A9B"/>
    <w:rsid w:val="00381201"/>
    <w:rsid w:val="003836E4"/>
    <w:rsid w:val="003845EA"/>
    <w:rsid w:val="00387FD0"/>
    <w:rsid w:val="0039244B"/>
    <w:rsid w:val="00392862"/>
    <w:rsid w:val="00394CE7"/>
    <w:rsid w:val="00395B29"/>
    <w:rsid w:val="003A15F3"/>
    <w:rsid w:val="003A2ED0"/>
    <w:rsid w:val="003A6A16"/>
    <w:rsid w:val="003A7C71"/>
    <w:rsid w:val="003B02FA"/>
    <w:rsid w:val="003B131E"/>
    <w:rsid w:val="003B200E"/>
    <w:rsid w:val="003B2C92"/>
    <w:rsid w:val="003B30BD"/>
    <w:rsid w:val="003B3519"/>
    <w:rsid w:val="003B574D"/>
    <w:rsid w:val="003B78F1"/>
    <w:rsid w:val="003C1A33"/>
    <w:rsid w:val="003C2681"/>
    <w:rsid w:val="003C3B90"/>
    <w:rsid w:val="003D179F"/>
    <w:rsid w:val="003D21CA"/>
    <w:rsid w:val="003D23F5"/>
    <w:rsid w:val="003D3E89"/>
    <w:rsid w:val="003D4257"/>
    <w:rsid w:val="003D4473"/>
    <w:rsid w:val="003D6ED6"/>
    <w:rsid w:val="003D7B07"/>
    <w:rsid w:val="003E04B4"/>
    <w:rsid w:val="003E129A"/>
    <w:rsid w:val="003E18A3"/>
    <w:rsid w:val="003E2B25"/>
    <w:rsid w:val="003E2F7C"/>
    <w:rsid w:val="003E38B2"/>
    <w:rsid w:val="003E3C41"/>
    <w:rsid w:val="003E3ED1"/>
    <w:rsid w:val="003E6547"/>
    <w:rsid w:val="003E6A1D"/>
    <w:rsid w:val="003E76BE"/>
    <w:rsid w:val="003F0450"/>
    <w:rsid w:val="003F0E05"/>
    <w:rsid w:val="003F197A"/>
    <w:rsid w:val="003F34B4"/>
    <w:rsid w:val="003F34E4"/>
    <w:rsid w:val="003F3953"/>
    <w:rsid w:val="003F4A15"/>
    <w:rsid w:val="003F4F51"/>
    <w:rsid w:val="003F5B04"/>
    <w:rsid w:val="003F5DFF"/>
    <w:rsid w:val="003F6713"/>
    <w:rsid w:val="003F76E2"/>
    <w:rsid w:val="00400024"/>
    <w:rsid w:val="004020D1"/>
    <w:rsid w:val="004039E1"/>
    <w:rsid w:val="00405313"/>
    <w:rsid w:val="0040721A"/>
    <w:rsid w:val="0040752F"/>
    <w:rsid w:val="00407E75"/>
    <w:rsid w:val="00407E95"/>
    <w:rsid w:val="0041025A"/>
    <w:rsid w:val="00410AC1"/>
    <w:rsid w:val="00411E6B"/>
    <w:rsid w:val="00412236"/>
    <w:rsid w:val="00412DB3"/>
    <w:rsid w:val="004133C9"/>
    <w:rsid w:val="00413A3C"/>
    <w:rsid w:val="00414519"/>
    <w:rsid w:val="00414AB7"/>
    <w:rsid w:val="00414E53"/>
    <w:rsid w:val="00415037"/>
    <w:rsid w:val="00416AD5"/>
    <w:rsid w:val="00417ACA"/>
    <w:rsid w:val="00417D96"/>
    <w:rsid w:val="004201BA"/>
    <w:rsid w:val="0042196C"/>
    <w:rsid w:val="004234E4"/>
    <w:rsid w:val="0042399D"/>
    <w:rsid w:val="00423EBE"/>
    <w:rsid w:val="00425DC9"/>
    <w:rsid w:val="00430524"/>
    <w:rsid w:val="00430B9E"/>
    <w:rsid w:val="00430D09"/>
    <w:rsid w:val="00431ADE"/>
    <w:rsid w:val="00431D60"/>
    <w:rsid w:val="00434BAC"/>
    <w:rsid w:val="00435C5A"/>
    <w:rsid w:val="00435CEB"/>
    <w:rsid w:val="004360CD"/>
    <w:rsid w:val="004367D0"/>
    <w:rsid w:val="00440D6E"/>
    <w:rsid w:val="00442F4E"/>
    <w:rsid w:val="00444345"/>
    <w:rsid w:val="00447432"/>
    <w:rsid w:val="0045302C"/>
    <w:rsid w:val="004572E1"/>
    <w:rsid w:val="004623B9"/>
    <w:rsid w:val="00463E8E"/>
    <w:rsid w:val="004667B7"/>
    <w:rsid w:val="00472A36"/>
    <w:rsid w:val="00472C7A"/>
    <w:rsid w:val="004737CE"/>
    <w:rsid w:val="004738F5"/>
    <w:rsid w:val="00474E54"/>
    <w:rsid w:val="004753D7"/>
    <w:rsid w:val="00476E49"/>
    <w:rsid w:val="00477144"/>
    <w:rsid w:val="004775AB"/>
    <w:rsid w:val="0047799A"/>
    <w:rsid w:val="00482129"/>
    <w:rsid w:val="00482F23"/>
    <w:rsid w:val="00483755"/>
    <w:rsid w:val="004839C5"/>
    <w:rsid w:val="004859B5"/>
    <w:rsid w:val="00490AA6"/>
    <w:rsid w:val="00492981"/>
    <w:rsid w:val="004938AB"/>
    <w:rsid w:val="004A0334"/>
    <w:rsid w:val="004A0CA9"/>
    <w:rsid w:val="004A3BBE"/>
    <w:rsid w:val="004A50E8"/>
    <w:rsid w:val="004A6405"/>
    <w:rsid w:val="004A71C6"/>
    <w:rsid w:val="004A7E64"/>
    <w:rsid w:val="004B3143"/>
    <w:rsid w:val="004B344C"/>
    <w:rsid w:val="004B4EAA"/>
    <w:rsid w:val="004B7618"/>
    <w:rsid w:val="004C1825"/>
    <w:rsid w:val="004C18C2"/>
    <w:rsid w:val="004C28D4"/>
    <w:rsid w:val="004C3426"/>
    <w:rsid w:val="004C46E5"/>
    <w:rsid w:val="004C488A"/>
    <w:rsid w:val="004C4D16"/>
    <w:rsid w:val="004C5473"/>
    <w:rsid w:val="004C7232"/>
    <w:rsid w:val="004C7E22"/>
    <w:rsid w:val="004D1174"/>
    <w:rsid w:val="004D16D7"/>
    <w:rsid w:val="004D18B5"/>
    <w:rsid w:val="004D1B63"/>
    <w:rsid w:val="004D4BE5"/>
    <w:rsid w:val="004D4CE8"/>
    <w:rsid w:val="004D54C0"/>
    <w:rsid w:val="004D5AAE"/>
    <w:rsid w:val="004D7CF2"/>
    <w:rsid w:val="004E1840"/>
    <w:rsid w:val="004E1DDC"/>
    <w:rsid w:val="004E2D55"/>
    <w:rsid w:val="004E2EF0"/>
    <w:rsid w:val="004E3550"/>
    <w:rsid w:val="004E49D5"/>
    <w:rsid w:val="004E4C17"/>
    <w:rsid w:val="004E5310"/>
    <w:rsid w:val="004E582D"/>
    <w:rsid w:val="004E6C6B"/>
    <w:rsid w:val="004F259D"/>
    <w:rsid w:val="004F2C94"/>
    <w:rsid w:val="004F378D"/>
    <w:rsid w:val="004F3BC0"/>
    <w:rsid w:val="004F536D"/>
    <w:rsid w:val="004F5C98"/>
    <w:rsid w:val="004F654A"/>
    <w:rsid w:val="004F731E"/>
    <w:rsid w:val="0050159F"/>
    <w:rsid w:val="00504C22"/>
    <w:rsid w:val="005055A1"/>
    <w:rsid w:val="00506538"/>
    <w:rsid w:val="00506F75"/>
    <w:rsid w:val="00511A4C"/>
    <w:rsid w:val="00513090"/>
    <w:rsid w:val="0051441A"/>
    <w:rsid w:val="005148BE"/>
    <w:rsid w:val="005154A8"/>
    <w:rsid w:val="0051621F"/>
    <w:rsid w:val="00516440"/>
    <w:rsid w:val="00520240"/>
    <w:rsid w:val="00521804"/>
    <w:rsid w:val="00522C91"/>
    <w:rsid w:val="00522CC5"/>
    <w:rsid w:val="0052526A"/>
    <w:rsid w:val="00525A01"/>
    <w:rsid w:val="00526456"/>
    <w:rsid w:val="00527B2B"/>
    <w:rsid w:val="00527B73"/>
    <w:rsid w:val="0053039D"/>
    <w:rsid w:val="00530D62"/>
    <w:rsid w:val="00532D28"/>
    <w:rsid w:val="005332E3"/>
    <w:rsid w:val="00534876"/>
    <w:rsid w:val="00534B8D"/>
    <w:rsid w:val="005354F2"/>
    <w:rsid w:val="0053593C"/>
    <w:rsid w:val="00535EC4"/>
    <w:rsid w:val="005366DA"/>
    <w:rsid w:val="00537916"/>
    <w:rsid w:val="00542FE9"/>
    <w:rsid w:val="0055041C"/>
    <w:rsid w:val="00551844"/>
    <w:rsid w:val="00551888"/>
    <w:rsid w:val="005521FF"/>
    <w:rsid w:val="00552379"/>
    <w:rsid w:val="00552B5C"/>
    <w:rsid w:val="00553AC5"/>
    <w:rsid w:val="00554651"/>
    <w:rsid w:val="00554B87"/>
    <w:rsid w:val="00554D10"/>
    <w:rsid w:val="00556BD7"/>
    <w:rsid w:val="00560070"/>
    <w:rsid w:val="0056054E"/>
    <w:rsid w:val="0056281D"/>
    <w:rsid w:val="00564BDF"/>
    <w:rsid w:val="005675AD"/>
    <w:rsid w:val="00567690"/>
    <w:rsid w:val="005700CC"/>
    <w:rsid w:val="00570497"/>
    <w:rsid w:val="00571A96"/>
    <w:rsid w:val="0057203E"/>
    <w:rsid w:val="005723FA"/>
    <w:rsid w:val="00573EDD"/>
    <w:rsid w:val="00574A43"/>
    <w:rsid w:val="0057605C"/>
    <w:rsid w:val="00576B7B"/>
    <w:rsid w:val="00577484"/>
    <w:rsid w:val="00581369"/>
    <w:rsid w:val="005827FC"/>
    <w:rsid w:val="00582DDB"/>
    <w:rsid w:val="00583AE2"/>
    <w:rsid w:val="00583FCB"/>
    <w:rsid w:val="005854A6"/>
    <w:rsid w:val="005856EE"/>
    <w:rsid w:val="005871EE"/>
    <w:rsid w:val="005879FF"/>
    <w:rsid w:val="00590334"/>
    <w:rsid w:val="00592DC7"/>
    <w:rsid w:val="00593D13"/>
    <w:rsid w:val="00594A81"/>
    <w:rsid w:val="00595D86"/>
    <w:rsid w:val="005979A0"/>
    <w:rsid w:val="005979E9"/>
    <w:rsid w:val="005A001F"/>
    <w:rsid w:val="005A0CD7"/>
    <w:rsid w:val="005A2CFA"/>
    <w:rsid w:val="005A4790"/>
    <w:rsid w:val="005A4D52"/>
    <w:rsid w:val="005A4DC0"/>
    <w:rsid w:val="005A526C"/>
    <w:rsid w:val="005A602F"/>
    <w:rsid w:val="005B0AAC"/>
    <w:rsid w:val="005B1F6F"/>
    <w:rsid w:val="005B2355"/>
    <w:rsid w:val="005B2E42"/>
    <w:rsid w:val="005B333F"/>
    <w:rsid w:val="005B3359"/>
    <w:rsid w:val="005B38ED"/>
    <w:rsid w:val="005B391B"/>
    <w:rsid w:val="005B49C0"/>
    <w:rsid w:val="005B4B47"/>
    <w:rsid w:val="005B56EA"/>
    <w:rsid w:val="005B7547"/>
    <w:rsid w:val="005C1D6A"/>
    <w:rsid w:val="005C7742"/>
    <w:rsid w:val="005D0383"/>
    <w:rsid w:val="005D5684"/>
    <w:rsid w:val="005D7FF6"/>
    <w:rsid w:val="005E3FCA"/>
    <w:rsid w:val="005F0A58"/>
    <w:rsid w:val="005F0D9C"/>
    <w:rsid w:val="005F38C8"/>
    <w:rsid w:val="005F6047"/>
    <w:rsid w:val="005F784B"/>
    <w:rsid w:val="0060236F"/>
    <w:rsid w:val="00605059"/>
    <w:rsid w:val="00606E2C"/>
    <w:rsid w:val="006070A0"/>
    <w:rsid w:val="00610250"/>
    <w:rsid w:val="00610E3D"/>
    <w:rsid w:val="00611015"/>
    <w:rsid w:val="00612356"/>
    <w:rsid w:val="0061261A"/>
    <w:rsid w:val="00612C92"/>
    <w:rsid w:val="00613CF9"/>
    <w:rsid w:val="006150A0"/>
    <w:rsid w:val="00615DBE"/>
    <w:rsid w:val="00616001"/>
    <w:rsid w:val="006239A2"/>
    <w:rsid w:val="00623DFF"/>
    <w:rsid w:val="00625847"/>
    <w:rsid w:val="006274C2"/>
    <w:rsid w:val="006326C0"/>
    <w:rsid w:val="00632ADB"/>
    <w:rsid w:val="00634B37"/>
    <w:rsid w:val="00635DDC"/>
    <w:rsid w:val="00636F65"/>
    <w:rsid w:val="006371E7"/>
    <w:rsid w:val="006371FE"/>
    <w:rsid w:val="0064143D"/>
    <w:rsid w:val="00643C86"/>
    <w:rsid w:val="00644D73"/>
    <w:rsid w:val="006457DF"/>
    <w:rsid w:val="0064714F"/>
    <w:rsid w:val="00651495"/>
    <w:rsid w:val="006517BE"/>
    <w:rsid w:val="00652376"/>
    <w:rsid w:val="00654654"/>
    <w:rsid w:val="00656CEB"/>
    <w:rsid w:val="006579EC"/>
    <w:rsid w:val="0066123A"/>
    <w:rsid w:val="00662CF8"/>
    <w:rsid w:val="006642E4"/>
    <w:rsid w:val="00664AE7"/>
    <w:rsid w:val="006666C1"/>
    <w:rsid w:val="00667445"/>
    <w:rsid w:val="00667B2F"/>
    <w:rsid w:val="0067092A"/>
    <w:rsid w:val="00670D35"/>
    <w:rsid w:val="0067164A"/>
    <w:rsid w:val="00673BDE"/>
    <w:rsid w:val="00674E6D"/>
    <w:rsid w:val="00676269"/>
    <w:rsid w:val="00676839"/>
    <w:rsid w:val="0067686E"/>
    <w:rsid w:val="006776E6"/>
    <w:rsid w:val="006808FA"/>
    <w:rsid w:val="00684D2A"/>
    <w:rsid w:val="0068587A"/>
    <w:rsid w:val="00686039"/>
    <w:rsid w:val="00686F22"/>
    <w:rsid w:val="00690FEE"/>
    <w:rsid w:val="006912E8"/>
    <w:rsid w:val="0069595D"/>
    <w:rsid w:val="00696681"/>
    <w:rsid w:val="00697B5C"/>
    <w:rsid w:val="006A05E1"/>
    <w:rsid w:val="006A0B53"/>
    <w:rsid w:val="006A51AA"/>
    <w:rsid w:val="006A51C6"/>
    <w:rsid w:val="006A64F1"/>
    <w:rsid w:val="006B1766"/>
    <w:rsid w:val="006B2917"/>
    <w:rsid w:val="006B36A1"/>
    <w:rsid w:val="006B3963"/>
    <w:rsid w:val="006B71A7"/>
    <w:rsid w:val="006C12FF"/>
    <w:rsid w:val="006C163C"/>
    <w:rsid w:val="006C2665"/>
    <w:rsid w:val="006C2667"/>
    <w:rsid w:val="006C2CF7"/>
    <w:rsid w:val="006C3169"/>
    <w:rsid w:val="006C4B5A"/>
    <w:rsid w:val="006C56FC"/>
    <w:rsid w:val="006C5D27"/>
    <w:rsid w:val="006C6643"/>
    <w:rsid w:val="006D288B"/>
    <w:rsid w:val="006D2C2B"/>
    <w:rsid w:val="006D3548"/>
    <w:rsid w:val="006D6631"/>
    <w:rsid w:val="006E0DA8"/>
    <w:rsid w:val="006E2057"/>
    <w:rsid w:val="006E25ED"/>
    <w:rsid w:val="006E290D"/>
    <w:rsid w:val="006E3EBD"/>
    <w:rsid w:val="006E6197"/>
    <w:rsid w:val="006E767C"/>
    <w:rsid w:val="006F62A2"/>
    <w:rsid w:val="006F68C5"/>
    <w:rsid w:val="006F6CD7"/>
    <w:rsid w:val="006F7B15"/>
    <w:rsid w:val="007019AB"/>
    <w:rsid w:val="00701A19"/>
    <w:rsid w:val="00704960"/>
    <w:rsid w:val="007119DF"/>
    <w:rsid w:val="00711A45"/>
    <w:rsid w:val="00711FC5"/>
    <w:rsid w:val="00712E70"/>
    <w:rsid w:val="00713829"/>
    <w:rsid w:val="00713CF4"/>
    <w:rsid w:val="007141F5"/>
    <w:rsid w:val="00715BAC"/>
    <w:rsid w:val="00716CED"/>
    <w:rsid w:val="0071702A"/>
    <w:rsid w:val="007200B7"/>
    <w:rsid w:val="00722FB4"/>
    <w:rsid w:val="00723992"/>
    <w:rsid w:val="007246BE"/>
    <w:rsid w:val="007246F0"/>
    <w:rsid w:val="00726A2F"/>
    <w:rsid w:val="00727B55"/>
    <w:rsid w:val="00730B18"/>
    <w:rsid w:val="00732910"/>
    <w:rsid w:val="00736377"/>
    <w:rsid w:val="007369B0"/>
    <w:rsid w:val="00736C3F"/>
    <w:rsid w:val="007417C1"/>
    <w:rsid w:val="00742A2C"/>
    <w:rsid w:val="0074415C"/>
    <w:rsid w:val="00744A7E"/>
    <w:rsid w:val="00745B4E"/>
    <w:rsid w:val="007463F2"/>
    <w:rsid w:val="00746D85"/>
    <w:rsid w:val="00752A54"/>
    <w:rsid w:val="007531EB"/>
    <w:rsid w:val="00753D79"/>
    <w:rsid w:val="00754D4A"/>
    <w:rsid w:val="00757B42"/>
    <w:rsid w:val="00760C48"/>
    <w:rsid w:val="007619B5"/>
    <w:rsid w:val="00763CD1"/>
    <w:rsid w:val="007642C5"/>
    <w:rsid w:val="0076524B"/>
    <w:rsid w:val="00765B05"/>
    <w:rsid w:val="0077383A"/>
    <w:rsid w:val="00774EE3"/>
    <w:rsid w:val="0077704D"/>
    <w:rsid w:val="007801CC"/>
    <w:rsid w:val="00784D9C"/>
    <w:rsid w:val="00785AD7"/>
    <w:rsid w:val="007873D9"/>
    <w:rsid w:val="00790699"/>
    <w:rsid w:val="00792D1E"/>
    <w:rsid w:val="0079356E"/>
    <w:rsid w:val="00793BF7"/>
    <w:rsid w:val="007945C3"/>
    <w:rsid w:val="007A0296"/>
    <w:rsid w:val="007A0958"/>
    <w:rsid w:val="007A2F6D"/>
    <w:rsid w:val="007A3F0D"/>
    <w:rsid w:val="007A4623"/>
    <w:rsid w:val="007A6532"/>
    <w:rsid w:val="007A67EA"/>
    <w:rsid w:val="007A6CC8"/>
    <w:rsid w:val="007B0777"/>
    <w:rsid w:val="007B26BB"/>
    <w:rsid w:val="007B304B"/>
    <w:rsid w:val="007B397A"/>
    <w:rsid w:val="007B3C10"/>
    <w:rsid w:val="007B6773"/>
    <w:rsid w:val="007B6B2D"/>
    <w:rsid w:val="007C0568"/>
    <w:rsid w:val="007C0C3F"/>
    <w:rsid w:val="007C1133"/>
    <w:rsid w:val="007C2190"/>
    <w:rsid w:val="007C2507"/>
    <w:rsid w:val="007C4AF9"/>
    <w:rsid w:val="007D0976"/>
    <w:rsid w:val="007D123C"/>
    <w:rsid w:val="007D29B6"/>
    <w:rsid w:val="007D2A3D"/>
    <w:rsid w:val="007D41D3"/>
    <w:rsid w:val="007D5950"/>
    <w:rsid w:val="007E137E"/>
    <w:rsid w:val="007E40E6"/>
    <w:rsid w:val="007E4715"/>
    <w:rsid w:val="007E533F"/>
    <w:rsid w:val="007E542B"/>
    <w:rsid w:val="007E750D"/>
    <w:rsid w:val="007E7657"/>
    <w:rsid w:val="007F379D"/>
    <w:rsid w:val="007F41B6"/>
    <w:rsid w:val="007F5E7C"/>
    <w:rsid w:val="00800270"/>
    <w:rsid w:val="00800622"/>
    <w:rsid w:val="008023C7"/>
    <w:rsid w:val="00803302"/>
    <w:rsid w:val="00804F30"/>
    <w:rsid w:val="008059C0"/>
    <w:rsid w:val="008070C3"/>
    <w:rsid w:val="00807590"/>
    <w:rsid w:val="0081089D"/>
    <w:rsid w:val="00811517"/>
    <w:rsid w:val="0081268E"/>
    <w:rsid w:val="008132E3"/>
    <w:rsid w:val="0081353F"/>
    <w:rsid w:val="008148D6"/>
    <w:rsid w:val="00815B69"/>
    <w:rsid w:val="00816219"/>
    <w:rsid w:val="00816352"/>
    <w:rsid w:val="00816A85"/>
    <w:rsid w:val="00817247"/>
    <w:rsid w:val="00817862"/>
    <w:rsid w:val="00817F1B"/>
    <w:rsid w:val="00821E61"/>
    <w:rsid w:val="0082225B"/>
    <w:rsid w:val="008225FA"/>
    <w:rsid w:val="00822D6D"/>
    <w:rsid w:val="00822F8D"/>
    <w:rsid w:val="00823FA4"/>
    <w:rsid w:val="00823FD9"/>
    <w:rsid w:val="008244F2"/>
    <w:rsid w:val="00825102"/>
    <w:rsid w:val="008269B1"/>
    <w:rsid w:val="00827AB4"/>
    <w:rsid w:val="00831E1B"/>
    <w:rsid w:val="008331E2"/>
    <w:rsid w:val="008336F7"/>
    <w:rsid w:val="008358FF"/>
    <w:rsid w:val="00836287"/>
    <w:rsid w:val="008403C6"/>
    <w:rsid w:val="00842473"/>
    <w:rsid w:val="00842DE0"/>
    <w:rsid w:val="008436BF"/>
    <w:rsid w:val="00843D40"/>
    <w:rsid w:val="00844182"/>
    <w:rsid w:val="00844B7E"/>
    <w:rsid w:val="008468F8"/>
    <w:rsid w:val="00862A06"/>
    <w:rsid w:val="00863391"/>
    <w:rsid w:val="008651B7"/>
    <w:rsid w:val="00867108"/>
    <w:rsid w:val="00867814"/>
    <w:rsid w:val="00867ECE"/>
    <w:rsid w:val="00870674"/>
    <w:rsid w:val="00872A49"/>
    <w:rsid w:val="00873A03"/>
    <w:rsid w:val="00873A18"/>
    <w:rsid w:val="008741F5"/>
    <w:rsid w:val="00874B65"/>
    <w:rsid w:val="00875584"/>
    <w:rsid w:val="00875C19"/>
    <w:rsid w:val="00875FFD"/>
    <w:rsid w:val="00876005"/>
    <w:rsid w:val="00880AED"/>
    <w:rsid w:val="00881A35"/>
    <w:rsid w:val="00883014"/>
    <w:rsid w:val="00885946"/>
    <w:rsid w:val="00887C99"/>
    <w:rsid w:val="0089137C"/>
    <w:rsid w:val="00892A89"/>
    <w:rsid w:val="00893EBF"/>
    <w:rsid w:val="00894B5B"/>
    <w:rsid w:val="0089628F"/>
    <w:rsid w:val="00897616"/>
    <w:rsid w:val="00897DCC"/>
    <w:rsid w:val="008A1A51"/>
    <w:rsid w:val="008A28CD"/>
    <w:rsid w:val="008A340B"/>
    <w:rsid w:val="008A36F1"/>
    <w:rsid w:val="008A550B"/>
    <w:rsid w:val="008A6429"/>
    <w:rsid w:val="008A70FC"/>
    <w:rsid w:val="008A74C7"/>
    <w:rsid w:val="008A7CEF"/>
    <w:rsid w:val="008B08FB"/>
    <w:rsid w:val="008B1D54"/>
    <w:rsid w:val="008B3F5B"/>
    <w:rsid w:val="008B4DEF"/>
    <w:rsid w:val="008B6ADE"/>
    <w:rsid w:val="008B781B"/>
    <w:rsid w:val="008C0E57"/>
    <w:rsid w:val="008C1203"/>
    <w:rsid w:val="008C291F"/>
    <w:rsid w:val="008C29EC"/>
    <w:rsid w:val="008C2DE5"/>
    <w:rsid w:val="008C3D0E"/>
    <w:rsid w:val="008C5D79"/>
    <w:rsid w:val="008D0947"/>
    <w:rsid w:val="008D134A"/>
    <w:rsid w:val="008D164D"/>
    <w:rsid w:val="008D1E26"/>
    <w:rsid w:val="008D3CD7"/>
    <w:rsid w:val="008D536B"/>
    <w:rsid w:val="008E0610"/>
    <w:rsid w:val="008E378E"/>
    <w:rsid w:val="008E5B1C"/>
    <w:rsid w:val="008E5F45"/>
    <w:rsid w:val="008F0F0B"/>
    <w:rsid w:val="008F1592"/>
    <w:rsid w:val="008F1C2F"/>
    <w:rsid w:val="008F2411"/>
    <w:rsid w:val="008F2D18"/>
    <w:rsid w:val="008F67AE"/>
    <w:rsid w:val="0090028E"/>
    <w:rsid w:val="009017FA"/>
    <w:rsid w:val="009023BD"/>
    <w:rsid w:val="00902429"/>
    <w:rsid w:val="009025A3"/>
    <w:rsid w:val="00903D6D"/>
    <w:rsid w:val="00904094"/>
    <w:rsid w:val="009040A1"/>
    <w:rsid w:val="0090432B"/>
    <w:rsid w:val="009047CA"/>
    <w:rsid w:val="00907696"/>
    <w:rsid w:val="00913543"/>
    <w:rsid w:val="00914E0C"/>
    <w:rsid w:val="00915E5D"/>
    <w:rsid w:val="00916489"/>
    <w:rsid w:val="00916654"/>
    <w:rsid w:val="009263A5"/>
    <w:rsid w:val="009307B3"/>
    <w:rsid w:val="00930EEE"/>
    <w:rsid w:val="00931429"/>
    <w:rsid w:val="00932013"/>
    <w:rsid w:val="009321BF"/>
    <w:rsid w:val="00932219"/>
    <w:rsid w:val="00933BA7"/>
    <w:rsid w:val="009342EA"/>
    <w:rsid w:val="00935F6D"/>
    <w:rsid w:val="00940041"/>
    <w:rsid w:val="00941CFD"/>
    <w:rsid w:val="0094268E"/>
    <w:rsid w:val="00942B24"/>
    <w:rsid w:val="00943742"/>
    <w:rsid w:val="00945402"/>
    <w:rsid w:val="00945604"/>
    <w:rsid w:val="0094579B"/>
    <w:rsid w:val="00947FCA"/>
    <w:rsid w:val="009501C5"/>
    <w:rsid w:val="009523E8"/>
    <w:rsid w:val="00953E85"/>
    <w:rsid w:val="00954EAB"/>
    <w:rsid w:val="00957C65"/>
    <w:rsid w:val="00960246"/>
    <w:rsid w:val="00960816"/>
    <w:rsid w:val="00963935"/>
    <w:rsid w:val="00963B8A"/>
    <w:rsid w:val="00963C3C"/>
    <w:rsid w:val="00963F79"/>
    <w:rsid w:val="00964A21"/>
    <w:rsid w:val="00964AAA"/>
    <w:rsid w:val="00964C13"/>
    <w:rsid w:val="00964DD3"/>
    <w:rsid w:val="009663D3"/>
    <w:rsid w:val="00966A05"/>
    <w:rsid w:val="009678EB"/>
    <w:rsid w:val="009679A9"/>
    <w:rsid w:val="009729DA"/>
    <w:rsid w:val="009732E4"/>
    <w:rsid w:val="00974A27"/>
    <w:rsid w:val="00975FB7"/>
    <w:rsid w:val="0097757E"/>
    <w:rsid w:val="0098176F"/>
    <w:rsid w:val="00981D37"/>
    <w:rsid w:val="00981F3D"/>
    <w:rsid w:val="00982BB8"/>
    <w:rsid w:val="00983E1D"/>
    <w:rsid w:val="009842D6"/>
    <w:rsid w:val="00985304"/>
    <w:rsid w:val="00991339"/>
    <w:rsid w:val="00991D17"/>
    <w:rsid w:val="00994194"/>
    <w:rsid w:val="00994F80"/>
    <w:rsid w:val="009958EE"/>
    <w:rsid w:val="00995A39"/>
    <w:rsid w:val="00996D82"/>
    <w:rsid w:val="00996FD6"/>
    <w:rsid w:val="009974D8"/>
    <w:rsid w:val="009A0C21"/>
    <w:rsid w:val="009A137A"/>
    <w:rsid w:val="009A7C0D"/>
    <w:rsid w:val="009A7C19"/>
    <w:rsid w:val="009A7E0E"/>
    <w:rsid w:val="009B10FE"/>
    <w:rsid w:val="009B229D"/>
    <w:rsid w:val="009B2676"/>
    <w:rsid w:val="009B27D3"/>
    <w:rsid w:val="009B38F7"/>
    <w:rsid w:val="009B3E7F"/>
    <w:rsid w:val="009B457D"/>
    <w:rsid w:val="009C024A"/>
    <w:rsid w:val="009C1AFE"/>
    <w:rsid w:val="009C1C6C"/>
    <w:rsid w:val="009C2AC1"/>
    <w:rsid w:val="009C2D48"/>
    <w:rsid w:val="009C4799"/>
    <w:rsid w:val="009C4D18"/>
    <w:rsid w:val="009C58BC"/>
    <w:rsid w:val="009C63B6"/>
    <w:rsid w:val="009C6814"/>
    <w:rsid w:val="009C78C7"/>
    <w:rsid w:val="009D075B"/>
    <w:rsid w:val="009D1CEE"/>
    <w:rsid w:val="009D2EE0"/>
    <w:rsid w:val="009D5A36"/>
    <w:rsid w:val="009D6360"/>
    <w:rsid w:val="009E0128"/>
    <w:rsid w:val="009E0B3B"/>
    <w:rsid w:val="009E1A2E"/>
    <w:rsid w:val="009E46BF"/>
    <w:rsid w:val="009E6A84"/>
    <w:rsid w:val="009E7636"/>
    <w:rsid w:val="009E795B"/>
    <w:rsid w:val="009F03CF"/>
    <w:rsid w:val="009F1CBA"/>
    <w:rsid w:val="009F55FF"/>
    <w:rsid w:val="009F71A0"/>
    <w:rsid w:val="00A002B8"/>
    <w:rsid w:val="00A00605"/>
    <w:rsid w:val="00A00C70"/>
    <w:rsid w:val="00A03B59"/>
    <w:rsid w:val="00A0402F"/>
    <w:rsid w:val="00A05B4A"/>
    <w:rsid w:val="00A064C6"/>
    <w:rsid w:val="00A068FB"/>
    <w:rsid w:val="00A06D57"/>
    <w:rsid w:val="00A06DB0"/>
    <w:rsid w:val="00A0707E"/>
    <w:rsid w:val="00A071AE"/>
    <w:rsid w:val="00A103C4"/>
    <w:rsid w:val="00A136CB"/>
    <w:rsid w:val="00A1466D"/>
    <w:rsid w:val="00A14DF4"/>
    <w:rsid w:val="00A16CC3"/>
    <w:rsid w:val="00A16D40"/>
    <w:rsid w:val="00A243B4"/>
    <w:rsid w:val="00A25C13"/>
    <w:rsid w:val="00A25D83"/>
    <w:rsid w:val="00A260EC"/>
    <w:rsid w:val="00A307A3"/>
    <w:rsid w:val="00A33523"/>
    <w:rsid w:val="00A33A6D"/>
    <w:rsid w:val="00A33C92"/>
    <w:rsid w:val="00A346A9"/>
    <w:rsid w:val="00A34C0A"/>
    <w:rsid w:val="00A35138"/>
    <w:rsid w:val="00A35741"/>
    <w:rsid w:val="00A35E79"/>
    <w:rsid w:val="00A35F82"/>
    <w:rsid w:val="00A3646A"/>
    <w:rsid w:val="00A422B6"/>
    <w:rsid w:val="00A443D8"/>
    <w:rsid w:val="00A445E5"/>
    <w:rsid w:val="00A45B93"/>
    <w:rsid w:val="00A45F98"/>
    <w:rsid w:val="00A50B3C"/>
    <w:rsid w:val="00A50E65"/>
    <w:rsid w:val="00A5172C"/>
    <w:rsid w:val="00A52803"/>
    <w:rsid w:val="00A53CBB"/>
    <w:rsid w:val="00A53D97"/>
    <w:rsid w:val="00A560DD"/>
    <w:rsid w:val="00A56B73"/>
    <w:rsid w:val="00A57635"/>
    <w:rsid w:val="00A57831"/>
    <w:rsid w:val="00A6132F"/>
    <w:rsid w:val="00A61D60"/>
    <w:rsid w:val="00A62923"/>
    <w:rsid w:val="00A646EC"/>
    <w:rsid w:val="00A6540D"/>
    <w:rsid w:val="00A675FD"/>
    <w:rsid w:val="00A67F2B"/>
    <w:rsid w:val="00A70504"/>
    <w:rsid w:val="00A739E5"/>
    <w:rsid w:val="00A746D0"/>
    <w:rsid w:val="00A75ACA"/>
    <w:rsid w:val="00A76259"/>
    <w:rsid w:val="00A7640D"/>
    <w:rsid w:val="00A766A1"/>
    <w:rsid w:val="00A76B2E"/>
    <w:rsid w:val="00A76D48"/>
    <w:rsid w:val="00A77631"/>
    <w:rsid w:val="00A80305"/>
    <w:rsid w:val="00A82E2A"/>
    <w:rsid w:val="00A82FC1"/>
    <w:rsid w:val="00A834E7"/>
    <w:rsid w:val="00A8351B"/>
    <w:rsid w:val="00A86355"/>
    <w:rsid w:val="00A86640"/>
    <w:rsid w:val="00A87C07"/>
    <w:rsid w:val="00A87E36"/>
    <w:rsid w:val="00A91574"/>
    <w:rsid w:val="00A917D2"/>
    <w:rsid w:val="00A920EA"/>
    <w:rsid w:val="00A93B81"/>
    <w:rsid w:val="00A96074"/>
    <w:rsid w:val="00A9749A"/>
    <w:rsid w:val="00A97CE9"/>
    <w:rsid w:val="00AA0241"/>
    <w:rsid w:val="00AA1860"/>
    <w:rsid w:val="00AA27BC"/>
    <w:rsid w:val="00AA2A26"/>
    <w:rsid w:val="00AA2FB7"/>
    <w:rsid w:val="00AB4F50"/>
    <w:rsid w:val="00AB51EC"/>
    <w:rsid w:val="00AB5981"/>
    <w:rsid w:val="00AB7620"/>
    <w:rsid w:val="00AC028A"/>
    <w:rsid w:val="00AC06AD"/>
    <w:rsid w:val="00AC4530"/>
    <w:rsid w:val="00AC478E"/>
    <w:rsid w:val="00AC650D"/>
    <w:rsid w:val="00AC7C5F"/>
    <w:rsid w:val="00AD01F1"/>
    <w:rsid w:val="00AD1C02"/>
    <w:rsid w:val="00AD4E64"/>
    <w:rsid w:val="00AD4EFC"/>
    <w:rsid w:val="00AD580D"/>
    <w:rsid w:val="00AD5AAE"/>
    <w:rsid w:val="00AD5C32"/>
    <w:rsid w:val="00AD6B09"/>
    <w:rsid w:val="00AD6C40"/>
    <w:rsid w:val="00AD6FE5"/>
    <w:rsid w:val="00AE10C0"/>
    <w:rsid w:val="00AE38E2"/>
    <w:rsid w:val="00AE4D6A"/>
    <w:rsid w:val="00AE5E3D"/>
    <w:rsid w:val="00AE6399"/>
    <w:rsid w:val="00AE7D39"/>
    <w:rsid w:val="00AF021C"/>
    <w:rsid w:val="00AF0D56"/>
    <w:rsid w:val="00AF3989"/>
    <w:rsid w:val="00AF3A76"/>
    <w:rsid w:val="00AF3C9D"/>
    <w:rsid w:val="00AF414C"/>
    <w:rsid w:val="00AF42D4"/>
    <w:rsid w:val="00AF52DC"/>
    <w:rsid w:val="00AF6BA3"/>
    <w:rsid w:val="00B00BC5"/>
    <w:rsid w:val="00B020E0"/>
    <w:rsid w:val="00B04328"/>
    <w:rsid w:val="00B07399"/>
    <w:rsid w:val="00B0775A"/>
    <w:rsid w:val="00B07868"/>
    <w:rsid w:val="00B11E58"/>
    <w:rsid w:val="00B13DFA"/>
    <w:rsid w:val="00B14537"/>
    <w:rsid w:val="00B14753"/>
    <w:rsid w:val="00B15546"/>
    <w:rsid w:val="00B1722D"/>
    <w:rsid w:val="00B17782"/>
    <w:rsid w:val="00B17E89"/>
    <w:rsid w:val="00B203E7"/>
    <w:rsid w:val="00B211B7"/>
    <w:rsid w:val="00B23713"/>
    <w:rsid w:val="00B25F16"/>
    <w:rsid w:val="00B271AE"/>
    <w:rsid w:val="00B27FDF"/>
    <w:rsid w:val="00B31028"/>
    <w:rsid w:val="00B31262"/>
    <w:rsid w:val="00B31C4B"/>
    <w:rsid w:val="00B32E2B"/>
    <w:rsid w:val="00B333ED"/>
    <w:rsid w:val="00B34128"/>
    <w:rsid w:val="00B34747"/>
    <w:rsid w:val="00B34814"/>
    <w:rsid w:val="00B34AA3"/>
    <w:rsid w:val="00B34FC7"/>
    <w:rsid w:val="00B351DE"/>
    <w:rsid w:val="00B369B1"/>
    <w:rsid w:val="00B37307"/>
    <w:rsid w:val="00B42FCB"/>
    <w:rsid w:val="00B434E3"/>
    <w:rsid w:val="00B438A3"/>
    <w:rsid w:val="00B43FE5"/>
    <w:rsid w:val="00B4542D"/>
    <w:rsid w:val="00B46248"/>
    <w:rsid w:val="00B503BF"/>
    <w:rsid w:val="00B55882"/>
    <w:rsid w:val="00B56443"/>
    <w:rsid w:val="00B60439"/>
    <w:rsid w:val="00B63AAD"/>
    <w:rsid w:val="00B64222"/>
    <w:rsid w:val="00B64E13"/>
    <w:rsid w:val="00B666B8"/>
    <w:rsid w:val="00B67BA1"/>
    <w:rsid w:val="00B716A4"/>
    <w:rsid w:val="00B71D15"/>
    <w:rsid w:val="00B72CD6"/>
    <w:rsid w:val="00B755F3"/>
    <w:rsid w:val="00B76049"/>
    <w:rsid w:val="00B80225"/>
    <w:rsid w:val="00B80A74"/>
    <w:rsid w:val="00B81647"/>
    <w:rsid w:val="00B81B59"/>
    <w:rsid w:val="00B82002"/>
    <w:rsid w:val="00B8259D"/>
    <w:rsid w:val="00B8414A"/>
    <w:rsid w:val="00B85512"/>
    <w:rsid w:val="00B87C00"/>
    <w:rsid w:val="00B87FBE"/>
    <w:rsid w:val="00B91139"/>
    <w:rsid w:val="00B916E8"/>
    <w:rsid w:val="00B9179E"/>
    <w:rsid w:val="00B9312E"/>
    <w:rsid w:val="00B95F24"/>
    <w:rsid w:val="00B96ED9"/>
    <w:rsid w:val="00BA0425"/>
    <w:rsid w:val="00BA0E3D"/>
    <w:rsid w:val="00BA5BAD"/>
    <w:rsid w:val="00BA7213"/>
    <w:rsid w:val="00BB0C4A"/>
    <w:rsid w:val="00BB13A4"/>
    <w:rsid w:val="00BB47E0"/>
    <w:rsid w:val="00BB4B70"/>
    <w:rsid w:val="00BB4EAA"/>
    <w:rsid w:val="00BB7045"/>
    <w:rsid w:val="00BB7C18"/>
    <w:rsid w:val="00BB7C7A"/>
    <w:rsid w:val="00BC02DC"/>
    <w:rsid w:val="00BC1B3C"/>
    <w:rsid w:val="00BC2530"/>
    <w:rsid w:val="00BC2893"/>
    <w:rsid w:val="00BC544B"/>
    <w:rsid w:val="00BC6DE5"/>
    <w:rsid w:val="00BC7ED2"/>
    <w:rsid w:val="00BD0A9C"/>
    <w:rsid w:val="00BD1AC2"/>
    <w:rsid w:val="00BD55F7"/>
    <w:rsid w:val="00BD5ACB"/>
    <w:rsid w:val="00BD6AA2"/>
    <w:rsid w:val="00BD6FA0"/>
    <w:rsid w:val="00BE107A"/>
    <w:rsid w:val="00BE1F16"/>
    <w:rsid w:val="00BE3724"/>
    <w:rsid w:val="00BE4AA3"/>
    <w:rsid w:val="00BE51DE"/>
    <w:rsid w:val="00BE72E3"/>
    <w:rsid w:val="00BF11FA"/>
    <w:rsid w:val="00BF3161"/>
    <w:rsid w:val="00BF533C"/>
    <w:rsid w:val="00C01D2E"/>
    <w:rsid w:val="00C02A45"/>
    <w:rsid w:val="00C02AAD"/>
    <w:rsid w:val="00C02D64"/>
    <w:rsid w:val="00C04053"/>
    <w:rsid w:val="00C04E11"/>
    <w:rsid w:val="00C04EE4"/>
    <w:rsid w:val="00C06B75"/>
    <w:rsid w:val="00C104FA"/>
    <w:rsid w:val="00C10A2E"/>
    <w:rsid w:val="00C10F8B"/>
    <w:rsid w:val="00C11134"/>
    <w:rsid w:val="00C11EFE"/>
    <w:rsid w:val="00C129B7"/>
    <w:rsid w:val="00C13878"/>
    <w:rsid w:val="00C151EB"/>
    <w:rsid w:val="00C17FFB"/>
    <w:rsid w:val="00C20C41"/>
    <w:rsid w:val="00C221E1"/>
    <w:rsid w:val="00C221F2"/>
    <w:rsid w:val="00C22704"/>
    <w:rsid w:val="00C231FD"/>
    <w:rsid w:val="00C24539"/>
    <w:rsid w:val="00C3360D"/>
    <w:rsid w:val="00C345DC"/>
    <w:rsid w:val="00C34BFD"/>
    <w:rsid w:val="00C364D8"/>
    <w:rsid w:val="00C36E0D"/>
    <w:rsid w:val="00C411AE"/>
    <w:rsid w:val="00C41B13"/>
    <w:rsid w:val="00C41F50"/>
    <w:rsid w:val="00C42FAE"/>
    <w:rsid w:val="00C44AD0"/>
    <w:rsid w:val="00C45FFC"/>
    <w:rsid w:val="00C460D3"/>
    <w:rsid w:val="00C47BF6"/>
    <w:rsid w:val="00C51F7A"/>
    <w:rsid w:val="00C547DF"/>
    <w:rsid w:val="00C5640D"/>
    <w:rsid w:val="00C60B1B"/>
    <w:rsid w:val="00C6168D"/>
    <w:rsid w:val="00C61BB3"/>
    <w:rsid w:val="00C622C7"/>
    <w:rsid w:val="00C63EE2"/>
    <w:rsid w:val="00C667E1"/>
    <w:rsid w:val="00C70216"/>
    <w:rsid w:val="00C70CAA"/>
    <w:rsid w:val="00C71E95"/>
    <w:rsid w:val="00C72C18"/>
    <w:rsid w:val="00C72EDC"/>
    <w:rsid w:val="00C74C44"/>
    <w:rsid w:val="00C74E66"/>
    <w:rsid w:val="00C7558D"/>
    <w:rsid w:val="00C776F8"/>
    <w:rsid w:val="00C77A3F"/>
    <w:rsid w:val="00C77C5A"/>
    <w:rsid w:val="00C80E15"/>
    <w:rsid w:val="00C82C3A"/>
    <w:rsid w:val="00C83B10"/>
    <w:rsid w:val="00C8743B"/>
    <w:rsid w:val="00C8752B"/>
    <w:rsid w:val="00C87B40"/>
    <w:rsid w:val="00C87DCB"/>
    <w:rsid w:val="00C90E64"/>
    <w:rsid w:val="00C91FE7"/>
    <w:rsid w:val="00C92BC3"/>
    <w:rsid w:val="00C9319B"/>
    <w:rsid w:val="00C93C86"/>
    <w:rsid w:val="00C9490C"/>
    <w:rsid w:val="00C977CD"/>
    <w:rsid w:val="00CA1C3D"/>
    <w:rsid w:val="00CA2AC6"/>
    <w:rsid w:val="00CA4407"/>
    <w:rsid w:val="00CA4A24"/>
    <w:rsid w:val="00CA50EB"/>
    <w:rsid w:val="00CA51D4"/>
    <w:rsid w:val="00CA658B"/>
    <w:rsid w:val="00CB0C67"/>
    <w:rsid w:val="00CB0D8F"/>
    <w:rsid w:val="00CB14B6"/>
    <w:rsid w:val="00CB1D52"/>
    <w:rsid w:val="00CB214A"/>
    <w:rsid w:val="00CB21BE"/>
    <w:rsid w:val="00CB2C40"/>
    <w:rsid w:val="00CB2E02"/>
    <w:rsid w:val="00CB36BF"/>
    <w:rsid w:val="00CB3F36"/>
    <w:rsid w:val="00CB43AA"/>
    <w:rsid w:val="00CB52E2"/>
    <w:rsid w:val="00CB6A41"/>
    <w:rsid w:val="00CB6D68"/>
    <w:rsid w:val="00CC1F65"/>
    <w:rsid w:val="00CC2A0B"/>
    <w:rsid w:val="00CC3B55"/>
    <w:rsid w:val="00CC3F25"/>
    <w:rsid w:val="00CC5E03"/>
    <w:rsid w:val="00CC5F2E"/>
    <w:rsid w:val="00CC5F5C"/>
    <w:rsid w:val="00CC6032"/>
    <w:rsid w:val="00CC70E8"/>
    <w:rsid w:val="00CD236C"/>
    <w:rsid w:val="00CD2B1F"/>
    <w:rsid w:val="00CD44C9"/>
    <w:rsid w:val="00CD507A"/>
    <w:rsid w:val="00CD7B5D"/>
    <w:rsid w:val="00CD7EC5"/>
    <w:rsid w:val="00CE09B2"/>
    <w:rsid w:val="00CE0CE6"/>
    <w:rsid w:val="00CE12B8"/>
    <w:rsid w:val="00CE156B"/>
    <w:rsid w:val="00CE1B14"/>
    <w:rsid w:val="00CE2828"/>
    <w:rsid w:val="00CE4039"/>
    <w:rsid w:val="00CE5666"/>
    <w:rsid w:val="00CF11EB"/>
    <w:rsid w:val="00CF18B2"/>
    <w:rsid w:val="00CF2ADC"/>
    <w:rsid w:val="00CF3373"/>
    <w:rsid w:val="00D00697"/>
    <w:rsid w:val="00D026C5"/>
    <w:rsid w:val="00D03CF3"/>
    <w:rsid w:val="00D04425"/>
    <w:rsid w:val="00D05681"/>
    <w:rsid w:val="00D05767"/>
    <w:rsid w:val="00D05EB2"/>
    <w:rsid w:val="00D061D6"/>
    <w:rsid w:val="00D06E52"/>
    <w:rsid w:val="00D075A6"/>
    <w:rsid w:val="00D07ADE"/>
    <w:rsid w:val="00D1102E"/>
    <w:rsid w:val="00D125EB"/>
    <w:rsid w:val="00D169C7"/>
    <w:rsid w:val="00D1717E"/>
    <w:rsid w:val="00D2012C"/>
    <w:rsid w:val="00D21C49"/>
    <w:rsid w:val="00D22EAA"/>
    <w:rsid w:val="00D23CB2"/>
    <w:rsid w:val="00D24004"/>
    <w:rsid w:val="00D2453C"/>
    <w:rsid w:val="00D25E9F"/>
    <w:rsid w:val="00D27357"/>
    <w:rsid w:val="00D306A3"/>
    <w:rsid w:val="00D30D0E"/>
    <w:rsid w:val="00D310DB"/>
    <w:rsid w:val="00D3265B"/>
    <w:rsid w:val="00D345DE"/>
    <w:rsid w:val="00D34A71"/>
    <w:rsid w:val="00D35380"/>
    <w:rsid w:val="00D35A21"/>
    <w:rsid w:val="00D35A7F"/>
    <w:rsid w:val="00D37638"/>
    <w:rsid w:val="00D42596"/>
    <w:rsid w:val="00D42794"/>
    <w:rsid w:val="00D43902"/>
    <w:rsid w:val="00D43EC7"/>
    <w:rsid w:val="00D46AB2"/>
    <w:rsid w:val="00D51567"/>
    <w:rsid w:val="00D5333F"/>
    <w:rsid w:val="00D54BD6"/>
    <w:rsid w:val="00D576E7"/>
    <w:rsid w:val="00D57FB0"/>
    <w:rsid w:val="00D60D37"/>
    <w:rsid w:val="00D639EA"/>
    <w:rsid w:val="00D65316"/>
    <w:rsid w:val="00D66F61"/>
    <w:rsid w:val="00D67969"/>
    <w:rsid w:val="00D70B69"/>
    <w:rsid w:val="00D719E0"/>
    <w:rsid w:val="00D72645"/>
    <w:rsid w:val="00D73271"/>
    <w:rsid w:val="00D7476B"/>
    <w:rsid w:val="00D754A4"/>
    <w:rsid w:val="00D75A0A"/>
    <w:rsid w:val="00D7618C"/>
    <w:rsid w:val="00D767C0"/>
    <w:rsid w:val="00D76D27"/>
    <w:rsid w:val="00D76DB4"/>
    <w:rsid w:val="00D77559"/>
    <w:rsid w:val="00D77EF7"/>
    <w:rsid w:val="00D802D4"/>
    <w:rsid w:val="00D808B0"/>
    <w:rsid w:val="00D81CBE"/>
    <w:rsid w:val="00D81D60"/>
    <w:rsid w:val="00D82CE8"/>
    <w:rsid w:val="00D83BD1"/>
    <w:rsid w:val="00D847FE"/>
    <w:rsid w:val="00D848C4"/>
    <w:rsid w:val="00D85583"/>
    <w:rsid w:val="00D86E44"/>
    <w:rsid w:val="00D871C8"/>
    <w:rsid w:val="00D90328"/>
    <w:rsid w:val="00D91D15"/>
    <w:rsid w:val="00D95532"/>
    <w:rsid w:val="00D9775D"/>
    <w:rsid w:val="00DA03FE"/>
    <w:rsid w:val="00DA154B"/>
    <w:rsid w:val="00DA1A37"/>
    <w:rsid w:val="00DA1B3B"/>
    <w:rsid w:val="00DA2566"/>
    <w:rsid w:val="00DA2CA5"/>
    <w:rsid w:val="00DA4EC8"/>
    <w:rsid w:val="00DB102B"/>
    <w:rsid w:val="00DB1636"/>
    <w:rsid w:val="00DB18E8"/>
    <w:rsid w:val="00DB3A19"/>
    <w:rsid w:val="00DB4DFD"/>
    <w:rsid w:val="00DB5855"/>
    <w:rsid w:val="00DC128F"/>
    <w:rsid w:val="00DC17D4"/>
    <w:rsid w:val="00DC3D38"/>
    <w:rsid w:val="00DC4F18"/>
    <w:rsid w:val="00DC69EE"/>
    <w:rsid w:val="00DC7F4E"/>
    <w:rsid w:val="00DD09DB"/>
    <w:rsid w:val="00DD202E"/>
    <w:rsid w:val="00DD2933"/>
    <w:rsid w:val="00DD2B53"/>
    <w:rsid w:val="00DD3795"/>
    <w:rsid w:val="00DD4E0E"/>
    <w:rsid w:val="00DD5106"/>
    <w:rsid w:val="00DD6966"/>
    <w:rsid w:val="00DE1018"/>
    <w:rsid w:val="00DE130E"/>
    <w:rsid w:val="00DE2FF6"/>
    <w:rsid w:val="00DE36BC"/>
    <w:rsid w:val="00DE712F"/>
    <w:rsid w:val="00DE7F6F"/>
    <w:rsid w:val="00DF2056"/>
    <w:rsid w:val="00DF51FB"/>
    <w:rsid w:val="00DF748E"/>
    <w:rsid w:val="00DF7A6C"/>
    <w:rsid w:val="00E016BA"/>
    <w:rsid w:val="00E02B25"/>
    <w:rsid w:val="00E04783"/>
    <w:rsid w:val="00E0509D"/>
    <w:rsid w:val="00E055A5"/>
    <w:rsid w:val="00E1073B"/>
    <w:rsid w:val="00E11859"/>
    <w:rsid w:val="00E11A22"/>
    <w:rsid w:val="00E11B54"/>
    <w:rsid w:val="00E123F8"/>
    <w:rsid w:val="00E12695"/>
    <w:rsid w:val="00E146CC"/>
    <w:rsid w:val="00E16009"/>
    <w:rsid w:val="00E167E2"/>
    <w:rsid w:val="00E171D8"/>
    <w:rsid w:val="00E21589"/>
    <w:rsid w:val="00E2211E"/>
    <w:rsid w:val="00E23604"/>
    <w:rsid w:val="00E2408B"/>
    <w:rsid w:val="00E27B84"/>
    <w:rsid w:val="00E30283"/>
    <w:rsid w:val="00E31EA1"/>
    <w:rsid w:val="00E345F1"/>
    <w:rsid w:val="00E3508C"/>
    <w:rsid w:val="00E36D6A"/>
    <w:rsid w:val="00E37B2E"/>
    <w:rsid w:val="00E40FD9"/>
    <w:rsid w:val="00E41457"/>
    <w:rsid w:val="00E41DEC"/>
    <w:rsid w:val="00E4218E"/>
    <w:rsid w:val="00E42EE2"/>
    <w:rsid w:val="00E438C9"/>
    <w:rsid w:val="00E44132"/>
    <w:rsid w:val="00E448E1"/>
    <w:rsid w:val="00E459C1"/>
    <w:rsid w:val="00E464DB"/>
    <w:rsid w:val="00E50C6F"/>
    <w:rsid w:val="00E5268D"/>
    <w:rsid w:val="00E526EF"/>
    <w:rsid w:val="00E546E1"/>
    <w:rsid w:val="00E55E40"/>
    <w:rsid w:val="00E55E96"/>
    <w:rsid w:val="00E63FCF"/>
    <w:rsid w:val="00E6495B"/>
    <w:rsid w:val="00E721C5"/>
    <w:rsid w:val="00E749B8"/>
    <w:rsid w:val="00E7520C"/>
    <w:rsid w:val="00E75D2D"/>
    <w:rsid w:val="00E774F1"/>
    <w:rsid w:val="00E80D78"/>
    <w:rsid w:val="00E81473"/>
    <w:rsid w:val="00E81C36"/>
    <w:rsid w:val="00E82FBC"/>
    <w:rsid w:val="00E835E6"/>
    <w:rsid w:val="00E8486E"/>
    <w:rsid w:val="00E859D4"/>
    <w:rsid w:val="00E85CD9"/>
    <w:rsid w:val="00E92E5D"/>
    <w:rsid w:val="00E94F0E"/>
    <w:rsid w:val="00E97DF1"/>
    <w:rsid w:val="00EA18BD"/>
    <w:rsid w:val="00EA3481"/>
    <w:rsid w:val="00EA3BC4"/>
    <w:rsid w:val="00EA537C"/>
    <w:rsid w:val="00EA7BB0"/>
    <w:rsid w:val="00EB24F2"/>
    <w:rsid w:val="00EB2957"/>
    <w:rsid w:val="00EB332E"/>
    <w:rsid w:val="00EB568A"/>
    <w:rsid w:val="00EB5F1D"/>
    <w:rsid w:val="00EB6096"/>
    <w:rsid w:val="00EB6BFC"/>
    <w:rsid w:val="00EB7E92"/>
    <w:rsid w:val="00EB7F35"/>
    <w:rsid w:val="00EC01C6"/>
    <w:rsid w:val="00EC360E"/>
    <w:rsid w:val="00EC5011"/>
    <w:rsid w:val="00EC5040"/>
    <w:rsid w:val="00ED0FF2"/>
    <w:rsid w:val="00ED13A4"/>
    <w:rsid w:val="00ED4CF4"/>
    <w:rsid w:val="00ED64F4"/>
    <w:rsid w:val="00EE092A"/>
    <w:rsid w:val="00EE32AF"/>
    <w:rsid w:val="00EE73FE"/>
    <w:rsid w:val="00EF1706"/>
    <w:rsid w:val="00EF30DE"/>
    <w:rsid w:val="00EF4A96"/>
    <w:rsid w:val="00EF4EC0"/>
    <w:rsid w:val="00EF5C0A"/>
    <w:rsid w:val="00EF6570"/>
    <w:rsid w:val="00EF6FEB"/>
    <w:rsid w:val="00EF7228"/>
    <w:rsid w:val="00F007FC"/>
    <w:rsid w:val="00F00EFF"/>
    <w:rsid w:val="00F028E3"/>
    <w:rsid w:val="00F02C37"/>
    <w:rsid w:val="00F04E91"/>
    <w:rsid w:val="00F072CA"/>
    <w:rsid w:val="00F076DB"/>
    <w:rsid w:val="00F077CE"/>
    <w:rsid w:val="00F11977"/>
    <w:rsid w:val="00F12B91"/>
    <w:rsid w:val="00F13B4C"/>
    <w:rsid w:val="00F14D5D"/>
    <w:rsid w:val="00F14FBF"/>
    <w:rsid w:val="00F1595C"/>
    <w:rsid w:val="00F15BFC"/>
    <w:rsid w:val="00F15F68"/>
    <w:rsid w:val="00F2163D"/>
    <w:rsid w:val="00F2193A"/>
    <w:rsid w:val="00F22A91"/>
    <w:rsid w:val="00F23255"/>
    <w:rsid w:val="00F2471D"/>
    <w:rsid w:val="00F24A7F"/>
    <w:rsid w:val="00F25104"/>
    <w:rsid w:val="00F26C99"/>
    <w:rsid w:val="00F2704C"/>
    <w:rsid w:val="00F319B0"/>
    <w:rsid w:val="00F328CB"/>
    <w:rsid w:val="00F33492"/>
    <w:rsid w:val="00F3619F"/>
    <w:rsid w:val="00F365C1"/>
    <w:rsid w:val="00F37358"/>
    <w:rsid w:val="00F4092B"/>
    <w:rsid w:val="00F419CF"/>
    <w:rsid w:val="00F41ABA"/>
    <w:rsid w:val="00F41E86"/>
    <w:rsid w:val="00F43DFB"/>
    <w:rsid w:val="00F43FED"/>
    <w:rsid w:val="00F454EC"/>
    <w:rsid w:val="00F4579B"/>
    <w:rsid w:val="00F51E5B"/>
    <w:rsid w:val="00F52411"/>
    <w:rsid w:val="00F5267A"/>
    <w:rsid w:val="00F53ADF"/>
    <w:rsid w:val="00F5425F"/>
    <w:rsid w:val="00F54F2B"/>
    <w:rsid w:val="00F55BA5"/>
    <w:rsid w:val="00F55BEA"/>
    <w:rsid w:val="00F5713C"/>
    <w:rsid w:val="00F57612"/>
    <w:rsid w:val="00F604E8"/>
    <w:rsid w:val="00F620DB"/>
    <w:rsid w:val="00F6475B"/>
    <w:rsid w:val="00F64A0B"/>
    <w:rsid w:val="00F65236"/>
    <w:rsid w:val="00F6549F"/>
    <w:rsid w:val="00F6673D"/>
    <w:rsid w:val="00F67113"/>
    <w:rsid w:val="00F70EEF"/>
    <w:rsid w:val="00F71D9F"/>
    <w:rsid w:val="00F7306B"/>
    <w:rsid w:val="00F73A38"/>
    <w:rsid w:val="00F741F3"/>
    <w:rsid w:val="00F7576A"/>
    <w:rsid w:val="00F757BC"/>
    <w:rsid w:val="00F77683"/>
    <w:rsid w:val="00F80AC7"/>
    <w:rsid w:val="00F80C92"/>
    <w:rsid w:val="00F85032"/>
    <w:rsid w:val="00F85A68"/>
    <w:rsid w:val="00F87D53"/>
    <w:rsid w:val="00F90810"/>
    <w:rsid w:val="00F9095E"/>
    <w:rsid w:val="00F92105"/>
    <w:rsid w:val="00F930D2"/>
    <w:rsid w:val="00F937C8"/>
    <w:rsid w:val="00F93EA7"/>
    <w:rsid w:val="00F9433A"/>
    <w:rsid w:val="00F944CD"/>
    <w:rsid w:val="00F945E1"/>
    <w:rsid w:val="00F9541F"/>
    <w:rsid w:val="00FA10B0"/>
    <w:rsid w:val="00FA1176"/>
    <w:rsid w:val="00FA1D67"/>
    <w:rsid w:val="00FA2E92"/>
    <w:rsid w:val="00FA4036"/>
    <w:rsid w:val="00FA6DBD"/>
    <w:rsid w:val="00FB0591"/>
    <w:rsid w:val="00FB2646"/>
    <w:rsid w:val="00FB3F69"/>
    <w:rsid w:val="00FB5BA0"/>
    <w:rsid w:val="00FB7D4C"/>
    <w:rsid w:val="00FC0162"/>
    <w:rsid w:val="00FC1943"/>
    <w:rsid w:val="00FC3506"/>
    <w:rsid w:val="00FC490E"/>
    <w:rsid w:val="00FC5ACA"/>
    <w:rsid w:val="00FC6144"/>
    <w:rsid w:val="00FC691D"/>
    <w:rsid w:val="00FD09A7"/>
    <w:rsid w:val="00FD0B56"/>
    <w:rsid w:val="00FD24F1"/>
    <w:rsid w:val="00FD428A"/>
    <w:rsid w:val="00FD4A9B"/>
    <w:rsid w:val="00FD67F6"/>
    <w:rsid w:val="00FD79BB"/>
    <w:rsid w:val="00FE1D40"/>
    <w:rsid w:val="00FE2A88"/>
    <w:rsid w:val="00FE54E4"/>
    <w:rsid w:val="00FE668E"/>
    <w:rsid w:val="00FF2020"/>
    <w:rsid w:val="00FF5632"/>
    <w:rsid w:val="02D4DBD0"/>
    <w:rsid w:val="057BC67B"/>
    <w:rsid w:val="0658AEA8"/>
    <w:rsid w:val="06BCDD42"/>
    <w:rsid w:val="0B205271"/>
    <w:rsid w:val="0CF28C34"/>
    <w:rsid w:val="10487A07"/>
    <w:rsid w:val="19428384"/>
    <w:rsid w:val="1C241CB0"/>
    <w:rsid w:val="1D04AC21"/>
    <w:rsid w:val="2BA73CCA"/>
    <w:rsid w:val="2CA7B274"/>
    <w:rsid w:val="2CAC9873"/>
    <w:rsid w:val="30B163B1"/>
    <w:rsid w:val="31196CB6"/>
    <w:rsid w:val="32623246"/>
    <w:rsid w:val="36521D17"/>
    <w:rsid w:val="3A4C6EB8"/>
    <w:rsid w:val="3CFA9087"/>
    <w:rsid w:val="4397571B"/>
    <w:rsid w:val="455F066A"/>
    <w:rsid w:val="49E62FF4"/>
    <w:rsid w:val="4A9E6A4B"/>
    <w:rsid w:val="4EDC1722"/>
    <w:rsid w:val="4F281608"/>
    <w:rsid w:val="50A57563"/>
    <w:rsid w:val="589328A6"/>
    <w:rsid w:val="601430D0"/>
    <w:rsid w:val="6204B5F8"/>
    <w:rsid w:val="68931F23"/>
    <w:rsid w:val="6972DA91"/>
    <w:rsid w:val="6AE59C4B"/>
    <w:rsid w:val="6B9BCD4F"/>
    <w:rsid w:val="6F7F2E7A"/>
    <w:rsid w:val="6FC27346"/>
    <w:rsid w:val="769ACFC7"/>
    <w:rsid w:val="7845B751"/>
    <w:rsid w:val="7AEF71BA"/>
    <w:rsid w:val="7BD64134"/>
    <w:rsid w:val="7E9F49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9D81C"/>
  <w15:docId w15:val="{EA381BA2-E9EA-429C-9A78-143ABF314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link w:val="Heading3Char"/>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354B88"/>
    <w:rPr>
      <w:b/>
      <w:bCs/>
    </w:rPr>
  </w:style>
  <w:style w:type="character" w:customStyle="1" w:styleId="CommentSubjectChar">
    <w:name w:val="Comment Subject Char"/>
    <w:basedOn w:val="CommentTextChar"/>
    <w:link w:val="CommentSubject"/>
    <w:uiPriority w:val="99"/>
    <w:semiHidden/>
    <w:rsid w:val="00354B88"/>
    <w:rPr>
      <w:b/>
      <w:bCs/>
      <w:sz w:val="20"/>
      <w:szCs w:val="20"/>
    </w:rPr>
  </w:style>
  <w:style w:type="character" w:styleId="Hyperlink">
    <w:name w:val="Hyperlink"/>
    <w:basedOn w:val="DefaultParagraphFont"/>
    <w:uiPriority w:val="99"/>
    <w:unhideWhenUsed/>
    <w:rsid w:val="00354B88"/>
    <w:rPr>
      <w:color w:val="0000FF" w:themeColor="hyperlink"/>
      <w:u w:val="single"/>
    </w:rPr>
  </w:style>
  <w:style w:type="character" w:styleId="UnresolvedMention">
    <w:name w:val="Unresolved Mention"/>
    <w:basedOn w:val="DefaultParagraphFont"/>
    <w:uiPriority w:val="99"/>
    <w:unhideWhenUsed/>
    <w:rsid w:val="00354B88"/>
    <w:rPr>
      <w:color w:val="605E5C"/>
      <w:shd w:val="clear" w:color="auto" w:fill="E1DFDD"/>
    </w:rPr>
  </w:style>
  <w:style w:type="paragraph" w:styleId="ListParagraph">
    <w:name w:val="List Paragraph"/>
    <w:basedOn w:val="Normal"/>
    <w:uiPriority w:val="34"/>
    <w:qFormat/>
    <w:rsid w:val="000D3E7D"/>
    <w:pPr>
      <w:ind w:left="720"/>
      <w:contextualSpacing/>
    </w:pPr>
  </w:style>
  <w:style w:type="table" w:styleId="TableGrid">
    <w:name w:val="Table Grid"/>
    <w:basedOn w:val="TableNormal"/>
    <w:uiPriority w:val="39"/>
    <w:rsid w:val="00842473"/>
    <w:pPr>
      <w:spacing w:after="0" w:line="240" w:lineRule="auto"/>
    </w:pPr>
    <w:rPr>
      <w:rFonts w:asciiTheme="minorHAnsi" w:eastAsiaTheme="minorHAnsi" w:hAnsiTheme="minorHAnsi" w:cstheme="minorBidi"/>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132B51"/>
    <w:rPr>
      <w:b/>
      <w:bCs/>
      <w:sz w:val="28"/>
      <w:szCs w:val="28"/>
    </w:rPr>
  </w:style>
  <w:style w:type="paragraph" w:styleId="NoSpacing">
    <w:name w:val="No Spacing"/>
    <w:uiPriority w:val="1"/>
    <w:qFormat/>
    <w:rsid w:val="00EC5040"/>
    <w:pPr>
      <w:spacing w:after="0" w:line="240" w:lineRule="auto"/>
    </w:pPr>
  </w:style>
  <w:style w:type="character" w:styleId="PlaceholderText">
    <w:name w:val="Placeholder Text"/>
    <w:basedOn w:val="DefaultParagraphFont"/>
    <w:uiPriority w:val="99"/>
    <w:semiHidden/>
    <w:rsid w:val="00FA6DBD"/>
    <w:rPr>
      <w:color w:val="666666"/>
    </w:rPr>
  </w:style>
  <w:style w:type="paragraph" w:styleId="Revision">
    <w:name w:val="Revision"/>
    <w:hidden/>
    <w:uiPriority w:val="99"/>
    <w:semiHidden/>
    <w:rsid w:val="00D76D27"/>
    <w:pPr>
      <w:spacing w:after="0" w:line="240" w:lineRule="auto"/>
    </w:pPr>
  </w:style>
  <w:style w:type="character" w:styleId="Mention">
    <w:name w:val="Mention"/>
    <w:basedOn w:val="DefaultParagraphFont"/>
    <w:uiPriority w:val="99"/>
    <w:unhideWhenUsed/>
    <w:rsid w:val="00A00C70"/>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F1395D93089F4792CA9AEADE34C9BA" ma:contentTypeVersion="14" ma:contentTypeDescription="Create a new document." ma:contentTypeScope="" ma:versionID="76d6225826dae9ecf104c236807204c8">
  <xsd:schema xmlns:xsd="http://www.w3.org/2001/XMLSchema" xmlns:xs="http://www.w3.org/2001/XMLSchema" xmlns:p="http://schemas.microsoft.com/office/2006/metadata/properties" xmlns:ns2="6d50c519-b1de-41b8-ad6b-bfb7bbafe39e" xmlns:ns3="97f0c5bb-397e-4765-89d6-0bad93a14c39" targetNamespace="http://schemas.microsoft.com/office/2006/metadata/properties" ma:root="true" ma:fieldsID="b327d81d4585462d126264133c72e03f" ns2:_="" ns3:_="">
    <xsd:import namespace="6d50c519-b1de-41b8-ad6b-bfb7bbafe39e"/>
    <xsd:import namespace="97f0c5bb-397e-4765-89d6-0bad93a14c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Comment"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50c519-b1de-41b8-ad6b-bfb7bbafe3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e60b0ef-67dc-4259-b262-c7e5de44971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Comment" ma:index="19" nillable="true" ma:displayName="Comment" ma:internalName="Comment">
      <xsd:simpleType>
        <xsd:restriction base="dms:Text">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7f0c5bb-397e-4765-89d6-0bad93a14c3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46a7b0a-b7bd-4a64-8c69-680081adcda9}" ma:internalName="TaxCatchAll" ma:showField="CatchAllData" ma:web="97f0c5bb-397e-4765-89d6-0bad93a14c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7f0c5bb-397e-4765-89d6-0bad93a14c39" xsi:nil="true"/>
    <lcf76f155ced4ddcb4097134ff3c332f xmlns="6d50c519-b1de-41b8-ad6b-bfb7bbafe39e">
      <Terms xmlns="http://schemas.microsoft.com/office/infopath/2007/PartnerControls"/>
    </lcf76f155ced4ddcb4097134ff3c332f>
    <Comment xmlns="6d50c519-b1de-41b8-ad6b-bfb7bbafe39e" xsi:nil="true"/>
  </documentManagement>
</p:properties>
</file>

<file path=customXml/itemProps1.xml><?xml version="1.0" encoding="utf-8"?>
<ds:datastoreItem xmlns:ds="http://schemas.openxmlformats.org/officeDocument/2006/customXml" ds:itemID="{D6F52319-840A-4F4D-9EDE-5DF81C7324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50c519-b1de-41b8-ad6b-bfb7bbafe39e"/>
    <ds:schemaRef ds:uri="97f0c5bb-397e-4765-89d6-0bad93a14c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D0A3295-3111-483F-AFDD-8CE9D1E26963}">
  <ds:schemaRefs>
    <ds:schemaRef ds:uri="http://schemas.microsoft.com/sharepoint/v3/contenttype/forms"/>
  </ds:schemaRefs>
</ds:datastoreItem>
</file>

<file path=customXml/itemProps3.xml><?xml version="1.0" encoding="utf-8"?>
<ds:datastoreItem xmlns:ds="http://schemas.openxmlformats.org/officeDocument/2006/customXml" ds:itemID="{B423AB98-06B1-481D-B24F-3258E794E82C}">
  <ds:schemaRefs>
    <ds:schemaRef ds:uri="http://schemas.microsoft.com/office/2006/metadata/properties"/>
    <ds:schemaRef ds:uri="http://schemas.microsoft.com/office/infopath/2007/PartnerControls"/>
    <ds:schemaRef ds:uri="97f0c5bb-397e-4765-89d6-0bad93a14c39"/>
    <ds:schemaRef ds:uri="6d50c519-b1de-41b8-ad6b-bfb7bbafe39e"/>
  </ds:schemaRefs>
</ds:datastoreItem>
</file>

<file path=docProps/app.xml><?xml version="1.0" encoding="utf-8"?>
<Properties xmlns="http://schemas.openxmlformats.org/officeDocument/2006/extended-properties" xmlns:vt="http://schemas.openxmlformats.org/officeDocument/2006/docPropsVTypes">
  <Template>Normal.dotm</Template>
  <TotalTime>3426</TotalTime>
  <Pages>21</Pages>
  <Words>6648</Words>
  <Characters>37896</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Deborah Schluben</dc:creator>
  <cp:keywords/>
  <cp:lastModifiedBy>Danielle Stantoznik</cp:lastModifiedBy>
  <cp:revision>71</cp:revision>
  <dcterms:created xsi:type="dcterms:W3CDTF">2026-05-27T18:16:00Z</dcterms:created>
  <dcterms:modified xsi:type="dcterms:W3CDTF">2026-08-06T17:19:00Z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0x0101003AF1395D93089F4792CA9AEADE34C9BA</vt:lpwstr>
  </property>
  <property fmtid="{D5CDD505-2E9C-101B-9397-08002B2CF9AE}" pid="3" name="MediaServiceImageTags">
    <vt:lpwstr>MediaServiceImageTags</vt:lpwstr>
  </property>
  <property fmtid="{D5CDD505-2E9C-101B-9397-08002B2CF9AE}" pid="4" name="docLang">
    <vt:lpwstr>en</vt:lpwstr>
  </property>
</Properties>
</file>